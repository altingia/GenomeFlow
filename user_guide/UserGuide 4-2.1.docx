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443BE" w14:textId="77777777" w:rsidR="00701E2E" w:rsidRPr="005D7F72" w:rsidRDefault="0028605E" w:rsidP="005D507D">
      <w:pPr>
        <w:jc w:val="center"/>
        <w:rPr>
          <w:rFonts w:ascii="Times New Roman" w:hAnsi="Times New Roman" w:cs="Times New Roman"/>
          <w:b/>
          <w:sz w:val="24"/>
          <w:szCs w:val="24"/>
        </w:rPr>
      </w:pPr>
      <w:proofErr w:type="spellStart"/>
      <w:r w:rsidRPr="005D7F72">
        <w:rPr>
          <w:rFonts w:ascii="Times New Roman" w:hAnsi="Times New Roman" w:cs="Times New Roman"/>
          <w:b/>
          <w:sz w:val="24"/>
          <w:szCs w:val="24"/>
        </w:rPr>
        <w:t>GenomeFlow</w:t>
      </w:r>
      <w:proofErr w:type="spellEnd"/>
      <w:r w:rsidRPr="005D7F72">
        <w:rPr>
          <w:rFonts w:ascii="Times New Roman" w:hAnsi="Times New Roman" w:cs="Times New Roman"/>
          <w:b/>
          <w:sz w:val="24"/>
          <w:szCs w:val="24"/>
        </w:rPr>
        <w:t xml:space="preserve"> User Manual</w:t>
      </w:r>
    </w:p>
    <w:sdt>
      <w:sdtPr>
        <w:rPr>
          <w:rFonts w:asciiTheme="minorHAnsi" w:hAnsiTheme="minorHAnsi" w:cstheme="minorBidi"/>
          <w:b w:val="0"/>
          <w:sz w:val="24"/>
          <w:szCs w:val="24"/>
        </w:rPr>
        <w:id w:val="401647872"/>
        <w:docPartObj>
          <w:docPartGallery w:val="Table of Contents"/>
          <w:docPartUnique/>
        </w:docPartObj>
      </w:sdtPr>
      <w:sdtEndPr>
        <w:rPr>
          <w:bCs/>
          <w:noProof/>
        </w:rPr>
      </w:sdtEndPr>
      <w:sdtContent>
        <w:p w14:paraId="205D81E8" w14:textId="14BB91AA" w:rsidR="00BB5670" w:rsidRPr="005D7F72" w:rsidRDefault="0028605E" w:rsidP="0094343A">
          <w:pPr>
            <w:pStyle w:val="TOCHeading"/>
            <w:rPr>
              <w:sz w:val="24"/>
              <w:szCs w:val="24"/>
            </w:rPr>
          </w:pPr>
          <w:r w:rsidRPr="005D7F72">
            <w:rPr>
              <w:sz w:val="24"/>
              <w:szCs w:val="24"/>
            </w:rPr>
            <w:t>Contents</w:t>
          </w:r>
        </w:p>
        <w:p w14:paraId="4CF6A1D8" w14:textId="1D58E786" w:rsidR="00BE358E" w:rsidRDefault="00BE358E">
          <w:pPr>
            <w:pStyle w:val="TOC1"/>
            <w:tabs>
              <w:tab w:val="left" w:pos="440"/>
              <w:tab w:val="right" w:leader="dot" w:pos="9890"/>
            </w:tabs>
            <w:rPr>
              <w:rFonts w:asciiTheme="minorHAnsi" w:eastAsiaTheme="minorEastAsia" w:hAnsiTheme="minorHAnsi"/>
              <w:noProof/>
            </w:rPr>
          </w:pPr>
          <w:r>
            <w:rPr>
              <w:rFonts w:cs="Times New Roman"/>
              <w:b/>
              <w:bCs/>
              <w:noProof/>
              <w:sz w:val="24"/>
              <w:szCs w:val="24"/>
            </w:rPr>
            <w:fldChar w:fldCharType="begin"/>
          </w:r>
          <w:r>
            <w:rPr>
              <w:rFonts w:cs="Times New Roman"/>
              <w:b/>
              <w:bCs/>
              <w:noProof/>
              <w:sz w:val="24"/>
              <w:szCs w:val="24"/>
            </w:rPr>
            <w:instrText xml:space="preserve"> TOC \o "1-3" \h \z \u </w:instrText>
          </w:r>
          <w:r>
            <w:rPr>
              <w:rFonts w:cs="Times New Roman"/>
              <w:b/>
              <w:bCs/>
              <w:noProof/>
              <w:sz w:val="24"/>
              <w:szCs w:val="24"/>
            </w:rPr>
            <w:fldChar w:fldCharType="separate"/>
          </w:r>
          <w:hyperlink w:anchor="_Toc508398276" w:history="1">
            <w:r w:rsidRPr="00A31F2E">
              <w:rPr>
                <w:rStyle w:val="Hyperlink"/>
                <w:noProof/>
              </w:rPr>
              <w:t>1</w:t>
            </w:r>
            <w:r>
              <w:rPr>
                <w:rFonts w:asciiTheme="minorHAnsi" w:eastAsiaTheme="minorEastAsia" w:hAnsiTheme="minorHAnsi"/>
                <w:noProof/>
              </w:rPr>
              <w:tab/>
            </w:r>
            <w:r w:rsidRPr="00A31F2E">
              <w:rPr>
                <w:rStyle w:val="Hyperlink"/>
                <w:noProof/>
              </w:rPr>
              <w:t>1D-Functions</w:t>
            </w:r>
            <w:r>
              <w:rPr>
                <w:noProof/>
                <w:webHidden/>
              </w:rPr>
              <w:tab/>
            </w:r>
            <w:r>
              <w:rPr>
                <w:noProof/>
                <w:webHidden/>
              </w:rPr>
              <w:fldChar w:fldCharType="begin"/>
            </w:r>
            <w:r>
              <w:rPr>
                <w:noProof/>
                <w:webHidden/>
              </w:rPr>
              <w:instrText xml:space="preserve"> PAGEREF _Toc508398276 \h </w:instrText>
            </w:r>
            <w:r>
              <w:rPr>
                <w:noProof/>
                <w:webHidden/>
              </w:rPr>
            </w:r>
            <w:r>
              <w:rPr>
                <w:noProof/>
                <w:webHidden/>
              </w:rPr>
              <w:fldChar w:fldCharType="separate"/>
            </w:r>
            <w:r w:rsidR="000D1CC2">
              <w:rPr>
                <w:noProof/>
                <w:webHidden/>
              </w:rPr>
              <w:t>5</w:t>
            </w:r>
            <w:r>
              <w:rPr>
                <w:noProof/>
                <w:webHidden/>
              </w:rPr>
              <w:fldChar w:fldCharType="end"/>
            </w:r>
          </w:hyperlink>
        </w:p>
        <w:p w14:paraId="2CABCCB0" w14:textId="5EDD9F55" w:rsidR="00BE358E" w:rsidRDefault="00A22B88">
          <w:pPr>
            <w:pStyle w:val="TOC2"/>
            <w:tabs>
              <w:tab w:val="left" w:pos="880"/>
              <w:tab w:val="right" w:leader="dot" w:pos="9890"/>
            </w:tabs>
            <w:rPr>
              <w:rFonts w:asciiTheme="minorHAnsi" w:eastAsiaTheme="minorEastAsia" w:hAnsiTheme="minorHAnsi"/>
              <w:noProof/>
            </w:rPr>
          </w:pPr>
          <w:hyperlink w:anchor="_Toc508398277" w:history="1">
            <w:r w:rsidR="00BE358E" w:rsidRPr="00A31F2E">
              <w:rPr>
                <w:rStyle w:val="Hyperlink"/>
                <w:noProof/>
              </w:rPr>
              <w:t>1.1</w:t>
            </w:r>
            <w:r w:rsidR="00BE358E">
              <w:rPr>
                <w:rFonts w:asciiTheme="minorHAnsi" w:eastAsiaTheme="minorEastAsia" w:hAnsiTheme="minorHAnsi"/>
                <w:noProof/>
              </w:rPr>
              <w:tab/>
            </w:r>
            <w:r w:rsidR="00BE358E" w:rsidRPr="00A31F2E">
              <w:rPr>
                <w:rStyle w:val="Hyperlink"/>
                <w:noProof/>
              </w:rPr>
              <w:t>Dependencies</w:t>
            </w:r>
            <w:r w:rsidR="00BE358E">
              <w:rPr>
                <w:noProof/>
                <w:webHidden/>
              </w:rPr>
              <w:tab/>
            </w:r>
            <w:r w:rsidR="00BE358E">
              <w:rPr>
                <w:noProof/>
                <w:webHidden/>
              </w:rPr>
              <w:fldChar w:fldCharType="begin"/>
            </w:r>
            <w:r w:rsidR="00BE358E">
              <w:rPr>
                <w:noProof/>
                <w:webHidden/>
              </w:rPr>
              <w:instrText xml:space="preserve"> PAGEREF _Toc508398277 \h </w:instrText>
            </w:r>
            <w:r w:rsidR="00BE358E">
              <w:rPr>
                <w:noProof/>
                <w:webHidden/>
              </w:rPr>
            </w:r>
            <w:r w:rsidR="00BE358E">
              <w:rPr>
                <w:noProof/>
                <w:webHidden/>
              </w:rPr>
              <w:fldChar w:fldCharType="separate"/>
            </w:r>
            <w:r w:rsidR="000D1CC2">
              <w:rPr>
                <w:noProof/>
                <w:webHidden/>
              </w:rPr>
              <w:t>5</w:t>
            </w:r>
            <w:r w:rsidR="00BE358E">
              <w:rPr>
                <w:noProof/>
                <w:webHidden/>
              </w:rPr>
              <w:fldChar w:fldCharType="end"/>
            </w:r>
          </w:hyperlink>
        </w:p>
        <w:p w14:paraId="55D84105" w14:textId="7E7B12B7" w:rsidR="00BE358E" w:rsidRDefault="00A22B88">
          <w:pPr>
            <w:pStyle w:val="TOC3"/>
            <w:tabs>
              <w:tab w:val="left" w:pos="1320"/>
              <w:tab w:val="right" w:leader="dot" w:pos="9890"/>
            </w:tabs>
            <w:rPr>
              <w:rFonts w:asciiTheme="minorHAnsi" w:eastAsiaTheme="minorEastAsia" w:hAnsiTheme="minorHAnsi"/>
              <w:noProof/>
            </w:rPr>
          </w:pPr>
          <w:hyperlink w:anchor="_Toc508398278" w:history="1">
            <w:r w:rsidR="00BE358E" w:rsidRPr="00A31F2E">
              <w:rPr>
                <w:rStyle w:val="Hyperlink"/>
                <w:noProof/>
              </w:rPr>
              <w:t>1.1.1</w:t>
            </w:r>
            <w:r w:rsidR="00BE358E">
              <w:rPr>
                <w:rFonts w:asciiTheme="minorHAnsi" w:eastAsiaTheme="minorEastAsia" w:hAnsiTheme="minorHAnsi"/>
                <w:noProof/>
              </w:rPr>
              <w:tab/>
            </w:r>
            <w:r w:rsidR="00BE358E" w:rsidRPr="00A31F2E">
              <w:rPr>
                <w:rStyle w:val="Hyperlink"/>
                <w:noProof/>
              </w:rPr>
              <w:t>Operating System (OS)</w:t>
            </w:r>
            <w:r w:rsidR="00BE358E">
              <w:rPr>
                <w:noProof/>
                <w:webHidden/>
              </w:rPr>
              <w:tab/>
            </w:r>
            <w:r w:rsidR="00BE358E">
              <w:rPr>
                <w:noProof/>
                <w:webHidden/>
              </w:rPr>
              <w:fldChar w:fldCharType="begin"/>
            </w:r>
            <w:r w:rsidR="00BE358E">
              <w:rPr>
                <w:noProof/>
                <w:webHidden/>
              </w:rPr>
              <w:instrText xml:space="preserve"> PAGEREF _Toc508398278 \h </w:instrText>
            </w:r>
            <w:r w:rsidR="00BE358E">
              <w:rPr>
                <w:noProof/>
                <w:webHidden/>
              </w:rPr>
            </w:r>
            <w:r w:rsidR="00BE358E">
              <w:rPr>
                <w:noProof/>
                <w:webHidden/>
              </w:rPr>
              <w:fldChar w:fldCharType="separate"/>
            </w:r>
            <w:r w:rsidR="000D1CC2">
              <w:rPr>
                <w:noProof/>
                <w:webHidden/>
              </w:rPr>
              <w:t>5</w:t>
            </w:r>
            <w:r w:rsidR="00BE358E">
              <w:rPr>
                <w:noProof/>
                <w:webHidden/>
              </w:rPr>
              <w:fldChar w:fldCharType="end"/>
            </w:r>
          </w:hyperlink>
        </w:p>
        <w:p w14:paraId="644348C9" w14:textId="107078D8" w:rsidR="00BE358E" w:rsidRDefault="00A22B88">
          <w:pPr>
            <w:pStyle w:val="TOC3"/>
            <w:tabs>
              <w:tab w:val="left" w:pos="1320"/>
              <w:tab w:val="right" w:leader="dot" w:pos="9890"/>
            </w:tabs>
            <w:rPr>
              <w:rFonts w:asciiTheme="minorHAnsi" w:eastAsiaTheme="minorEastAsia" w:hAnsiTheme="minorHAnsi"/>
              <w:noProof/>
            </w:rPr>
          </w:pPr>
          <w:hyperlink w:anchor="_Toc508398279" w:history="1">
            <w:r w:rsidR="00BE358E" w:rsidRPr="00A31F2E">
              <w:rPr>
                <w:rStyle w:val="Hyperlink"/>
                <w:noProof/>
              </w:rPr>
              <w:t>1.1.2</w:t>
            </w:r>
            <w:r w:rsidR="00BE358E">
              <w:rPr>
                <w:rFonts w:asciiTheme="minorHAnsi" w:eastAsiaTheme="minorEastAsia" w:hAnsiTheme="minorHAnsi"/>
                <w:noProof/>
              </w:rPr>
              <w:tab/>
            </w:r>
            <w:r w:rsidR="00BE358E" w:rsidRPr="00A31F2E">
              <w:rPr>
                <w:rStyle w:val="Hyperlink"/>
                <w:noProof/>
              </w:rPr>
              <w:t>Download External Tools</w:t>
            </w:r>
            <w:r w:rsidR="00BE358E">
              <w:rPr>
                <w:noProof/>
                <w:webHidden/>
              </w:rPr>
              <w:tab/>
            </w:r>
            <w:r w:rsidR="00BE358E">
              <w:rPr>
                <w:noProof/>
                <w:webHidden/>
              </w:rPr>
              <w:fldChar w:fldCharType="begin"/>
            </w:r>
            <w:r w:rsidR="00BE358E">
              <w:rPr>
                <w:noProof/>
                <w:webHidden/>
              </w:rPr>
              <w:instrText xml:space="preserve"> PAGEREF _Toc508398279 \h </w:instrText>
            </w:r>
            <w:r w:rsidR="00BE358E">
              <w:rPr>
                <w:noProof/>
                <w:webHidden/>
              </w:rPr>
            </w:r>
            <w:r w:rsidR="00BE358E">
              <w:rPr>
                <w:noProof/>
                <w:webHidden/>
              </w:rPr>
              <w:fldChar w:fldCharType="separate"/>
            </w:r>
            <w:r w:rsidR="000D1CC2">
              <w:rPr>
                <w:noProof/>
                <w:webHidden/>
              </w:rPr>
              <w:t>5</w:t>
            </w:r>
            <w:r w:rsidR="00BE358E">
              <w:rPr>
                <w:noProof/>
                <w:webHidden/>
              </w:rPr>
              <w:fldChar w:fldCharType="end"/>
            </w:r>
          </w:hyperlink>
        </w:p>
        <w:p w14:paraId="044C3D69" w14:textId="24559694" w:rsidR="00BE358E" w:rsidRDefault="00A22B88">
          <w:pPr>
            <w:pStyle w:val="TOC3"/>
            <w:tabs>
              <w:tab w:val="left" w:pos="1320"/>
              <w:tab w:val="right" w:leader="dot" w:pos="9890"/>
            </w:tabs>
            <w:rPr>
              <w:rFonts w:asciiTheme="minorHAnsi" w:eastAsiaTheme="minorEastAsia" w:hAnsiTheme="minorHAnsi"/>
              <w:noProof/>
            </w:rPr>
          </w:pPr>
          <w:hyperlink w:anchor="_Toc508398280" w:history="1">
            <w:r w:rsidR="00BE358E" w:rsidRPr="00A31F2E">
              <w:rPr>
                <w:rStyle w:val="Hyperlink"/>
                <w:iCs/>
                <w:noProof/>
                <w:bdr w:val="none" w:sz="0" w:space="0" w:color="auto" w:frame="1"/>
              </w:rPr>
              <w:t>1.1.3</w:t>
            </w:r>
            <w:r w:rsidR="00BE358E">
              <w:rPr>
                <w:rFonts w:asciiTheme="minorHAnsi" w:eastAsiaTheme="minorEastAsia" w:hAnsiTheme="minorHAnsi"/>
                <w:noProof/>
              </w:rPr>
              <w:tab/>
            </w:r>
            <w:r w:rsidR="00BE358E" w:rsidRPr="00A31F2E">
              <w:rPr>
                <w:rStyle w:val="Hyperlink"/>
                <w:iCs/>
                <w:noProof/>
                <w:bdr w:val="none" w:sz="0" w:space="0" w:color="auto" w:frame="1"/>
                <w:shd w:val="clear" w:color="auto" w:fill="FFFFFF"/>
              </w:rPr>
              <w:t>Installing External Tools</w:t>
            </w:r>
            <w:r w:rsidR="00BE358E">
              <w:rPr>
                <w:noProof/>
                <w:webHidden/>
              </w:rPr>
              <w:tab/>
            </w:r>
            <w:r w:rsidR="00BE358E">
              <w:rPr>
                <w:noProof/>
                <w:webHidden/>
              </w:rPr>
              <w:fldChar w:fldCharType="begin"/>
            </w:r>
            <w:r w:rsidR="00BE358E">
              <w:rPr>
                <w:noProof/>
                <w:webHidden/>
              </w:rPr>
              <w:instrText xml:space="preserve"> PAGEREF _Toc508398280 \h </w:instrText>
            </w:r>
            <w:r w:rsidR="00BE358E">
              <w:rPr>
                <w:noProof/>
                <w:webHidden/>
              </w:rPr>
            </w:r>
            <w:r w:rsidR="00BE358E">
              <w:rPr>
                <w:noProof/>
                <w:webHidden/>
              </w:rPr>
              <w:fldChar w:fldCharType="separate"/>
            </w:r>
            <w:r w:rsidR="000D1CC2">
              <w:rPr>
                <w:noProof/>
                <w:webHidden/>
              </w:rPr>
              <w:t>5</w:t>
            </w:r>
            <w:r w:rsidR="00BE358E">
              <w:rPr>
                <w:noProof/>
                <w:webHidden/>
              </w:rPr>
              <w:fldChar w:fldCharType="end"/>
            </w:r>
          </w:hyperlink>
        </w:p>
        <w:p w14:paraId="7BDC9851" w14:textId="48E1539D" w:rsidR="00BE358E" w:rsidRDefault="00A22B88">
          <w:pPr>
            <w:pStyle w:val="TOC2"/>
            <w:tabs>
              <w:tab w:val="left" w:pos="880"/>
              <w:tab w:val="right" w:leader="dot" w:pos="9890"/>
            </w:tabs>
            <w:rPr>
              <w:rFonts w:asciiTheme="minorHAnsi" w:eastAsiaTheme="minorEastAsia" w:hAnsiTheme="minorHAnsi"/>
              <w:noProof/>
            </w:rPr>
          </w:pPr>
          <w:hyperlink w:anchor="_Toc508398281" w:history="1">
            <w:r w:rsidR="00BE358E" w:rsidRPr="00A31F2E">
              <w:rPr>
                <w:rStyle w:val="Hyperlink"/>
                <w:noProof/>
              </w:rPr>
              <w:t>1.2</w:t>
            </w:r>
            <w:r w:rsidR="00BE358E">
              <w:rPr>
                <w:rFonts w:asciiTheme="minorHAnsi" w:eastAsiaTheme="minorEastAsia" w:hAnsiTheme="minorHAnsi"/>
                <w:noProof/>
              </w:rPr>
              <w:tab/>
            </w:r>
            <w:r w:rsidR="00BE358E" w:rsidRPr="00A31F2E">
              <w:rPr>
                <w:rStyle w:val="Hyperlink"/>
                <w:noProof/>
              </w:rPr>
              <w:t>Create an index for a reference genome</w:t>
            </w:r>
            <w:r w:rsidR="00BE358E">
              <w:rPr>
                <w:noProof/>
                <w:webHidden/>
              </w:rPr>
              <w:tab/>
            </w:r>
            <w:r w:rsidR="00BE358E">
              <w:rPr>
                <w:noProof/>
                <w:webHidden/>
              </w:rPr>
              <w:fldChar w:fldCharType="begin"/>
            </w:r>
            <w:r w:rsidR="00BE358E">
              <w:rPr>
                <w:noProof/>
                <w:webHidden/>
              </w:rPr>
              <w:instrText xml:space="preserve"> PAGEREF _Toc508398281 \h </w:instrText>
            </w:r>
            <w:r w:rsidR="00BE358E">
              <w:rPr>
                <w:noProof/>
                <w:webHidden/>
              </w:rPr>
            </w:r>
            <w:r w:rsidR="00BE358E">
              <w:rPr>
                <w:noProof/>
                <w:webHidden/>
              </w:rPr>
              <w:fldChar w:fldCharType="separate"/>
            </w:r>
            <w:r w:rsidR="000D1CC2">
              <w:rPr>
                <w:noProof/>
                <w:webHidden/>
              </w:rPr>
              <w:t>7</w:t>
            </w:r>
            <w:r w:rsidR="00BE358E">
              <w:rPr>
                <w:noProof/>
                <w:webHidden/>
              </w:rPr>
              <w:fldChar w:fldCharType="end"/>
            </w:r>
          </w:hyperlink>
        </w:p>
        <w:p w14:paraId="58CC5DF3" w14:textId="5C9D3325" w:rsidR="00BE358E" w:rsidRDefault="00A22B88">
          <w:pPr>
            <w:pStyle w:val="TOC3"/>
            <w:tabs>
              <w:tab w:val="left" w:pos="1320"/>
              <w:tab w:val="right" w:leader="dot" w:pos="9890"/>
            </w:tabs>
            <w:rPr>
              <w:rFonts w:asciiTheme="minorHAnsi" w:eastAsiaTheme="minorEastAsia" w:hAnsiTheme="minorHAnsi"/>
              <w:noProof/>
            </w:rPr>
          </w:pPr>
          <w:hyperlink w:anchor="_Toc508398282" w:history="1">
            <w:r w:rsidR="00BE358E" w:rsidRPr="00A31F2E">
              <w:rPr>
                <w:rStyle w:val="Hyperlink"/>
                <w:noProof/>
              </w:rPr>
              <w:t>1.2.1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_Toc508398282 \h </w:instrText>
            </w:r>
            <w:r w:rsidR="00BE358E">
              <w:rPr>
                <w:noProof/>
                <w:webHidden/>
              </w:rPr>
            </w:r>
            <w:r w:rsidR="00BE358E">
              <w:rPr>
                <w:noProof/>
                <w:webHidden/>
              </w:rPr>
              <w:fldChar w:fldCharType="separate"/>
            </w:r>
            <w:r w:rsidR="000D1CC2">
              <w:rPr>
                <w:noProof/>
                <w:webHidden/>
              </w:rPr>
              <w:t>7</w:t>
            </w:r>
            <w:r w:rsidR="00BE358E">
              <w:rPr>
                <w:noProof/>
                <w:webHidden/>
              </w:rPr>
              <w:fldChar w:fldCharType="end"/>
            </w:r>
          </w:hyperlink>
        </w:p>
        <w:p w14:paraId="333D1D4D" w14:textId="017EB950" w:rsidR="00BE358E" w:rsidRDefault="00A22B88">
          <w:pPr>
            <w:pStyle w:val="TOC3"/>
            <w:tabs>
              <w:tab w:val="left" w:pos="1320"/>
              <w:tab w:val="right" w:leader="dot" w:pos="9890"/>
            </w:tabs>
            <w:rPr>
              <w:rFonts w:asciiTheme="minorHAnsi" w:eastAsiaTheme="minorEastAsia" w:hAnsiTheme="minorHAnsi"/>
              <w:noProof/>
            </w:rPr>
          </w:pPr>
          <w:hyperlink w:anchor="_Toc508398283" w:history="1">
            <w:r w:rsidR="00BE358E" w:rsidRPr="00A31F2E">
              <w:rPr>
                <w:rStyle w:val="Hyperlink"/>
                <w:noProof/>
              </w:rPr>
              <w:t>1.2.2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_Toc508398283 \h </w:instrText>
            </w:r>
            <w:r w:rsidR="00BE358E">
              <w:rPr>
                <w:noProof/>
                <w:webHidden/>
              </w:rPr>
            </w:r>
            <w:r w:rsidR="00BE358E">
              <w:rPr>
                <w:noProof/>
                <w:webHidden/>
              </w:rPr>
              <w:fldChar w:fldCharType="separate"/>
            </w:r>
            <w:r w:rsidR="000D1CC2">
              <w:rPr>
                <w:noProof/>
                <w:webHidden/>
              </w:rPr>
              <w:t>7</w:t>
            </w:r>
            <w:r w:rsidR="00BE358E">
              <w:rPr>
                <w:noProof/>
                <w:webHidden/>
              </w:rPr>
              <w:fldChar w:fldCharType="end"/>
            </w:r>
          </w:hyperlink>
        </w:p>
        <w:p w14:paraId="4A99EDA3" w14:textId="5D3708DC" w:rsidR="00BE358E" w:rsidRDefault="00A22B88">
          <w:pPr>
            <w:pStyle w:val="TOC3"/>
            <w:tabs>
              <w:tab w:val="left" w:pos="1320"/>
              <w:tab w:val="right" w:leader="dot" w:pos="9890"/>
            </w:tabs>
            <w:rPr>
              <w:rFonts w:asciiTheme="minorHAnsi" w:eastAsiaTheme="minorEastAsia" w:hAnsiTheme="minorHAnsi"/>
              <w:noProof/>
            </w:rPr>
          </w:pPr>
          <w:hyperlink w:anchor="_Toc508398284" w:history="1">
            <w:r w:rsidR="00BE358E" w:rsidRPr="00A31F2E">
              <w:rPr>
                <w:rStyle w:val="Hyperlink"/>
                <w:noProof/>
              </w:rPr>
              <w:t>1.2.3</w:t>
            </w:r>
            <w:r w:rsidR="00BE358E">
              <w:rPr>
                <w:rFonts w:asciiTheme="minorHAnsi" w:eastAsiaTheme="minorEastAsia" w:hAnsiTheme="minorHAnsi"/>
                <w:noProof/>
              </w:rPr>
              <w:tab/>
            </w:r>
            <w:r w:rsidR="00BE358E" w:rsidRPr="00A31F2E">
              <w:rPr>
                <w:rStyle w:val="Hyperlink"/>
                <w:noProof/>
                <w:shd w:val="clear" w:color="auto" w:fill="FFFFFF"/>
              </w:rPr>
              <w:t>Test Data</w:t>
            </w:r>
            <w:r w:rsidR="00BE358E">
              <w:rPr>
                <w:noProof/>
                <w:webHidden/>
              </w:rPr>
              <w:tab/>
            </w:r>
            <w:r w:rsidR="00BE358E">
              <w:rPr>
                <w:noProof/>
                <w:webHidden/>
              </w:rPr>
              <w:fldChar w:fldCharType="begin"/>
            </w:r>
            <w:r w:rsidR="00BE358E">
              <w:rPr>
                <w:noProof/>
                <w:webHidden/>
              </w:rPr>
              <w:instrText xml:space="preserve"> PAGEREF _Toc508398284 \h </w:instrText>
            </w:r>
            <w:r w:rsidR="00BE358E">
              <w:rPr>
                <w:noProof/>
                <w:webHidden/>
              </w:rPr>
            </w:r>
            <w:r w:rsidR="00BE358E">
              <w:rPr>
                <w:noProof/>
                <w:webHidden/>
              </w:rPr>
              <w:fldChar w:fldCharType="separate"/>
            </w:r>
            <w:r w:rsidR="000D1CC2">
              <w:rPr>
                <w:noProof/>
                <w:webHidden/>
              </w:rPr>
              <w:t>7</w:t>
            </w:r>
            <w:r w:rsidR="00BE358E">
              <w:rPr>
                <w:noProof/>
                <w:webHidden/>
              </w:rPr>
              <w:fldChar w:fldCharType="end"/>
            </w:r>
          </w:hyperlink>
        </w:p>
        <w:p w14:paraId="0E3E57D1" w14:textId="127EEDAB" w:rsidR="00BE358E" w:rsidRDefault="00A22B88">
          <w:pPr>
            <w:pStyle w:val="TOC3"/>
            <w:tabs>
              <w:tab w:val="left" w:pos="1320"/>
              <w:tab w:val="right" w:leader="dot" w:pos="9890"/>
            </w:tabs>
            <w:rPr>
              <w:rFonts w:asciiTheme="minorHAnsi" w:eastAsiaTheme="minorEastAsia" w:hAnsiTheme="minorHAnsi"/>
              <w:noProof/>
            </w:rPr>
          </w:pPr>
          <w:hyperlink w:anchor="_Toc508398285" w:history="1">
            <w:r w:rsidR="00BE358E" w:rsidRPr="00A31F2E">
              <w:rPr>
                <w:rStyle w:val="Hyperlink"/>
                <w:noProof/>
              </w:rPr>
              <w:t>1.2.4</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_Toc508398285 \h </w:instrText>
            </w:r>
            <w:r w:rsidR="00BE358E">
              <w:rPr>
                <w:noProof/>
                <w:webHidden/>
              </w:rPr>
            </w:r>
            <w:r w:rsidR="00BE358E">
              <w:rPr>
                <w:noProof/>
                <w:webHidden/>
              </w:rPr>
              <w:fldChar w:fldCharType="separate"/>
            </w:r>
            <w:r w:rsidR="000D1CC2">
              <w:rPr>
                <w:noProof/>
                <w:webHidden/>
              </w:rPr>
              <w:t>7</w:t>
            </w:r>
            <w:r w:rsidR="00BE358E">
              <w:rPr>
                <w:noProof/>
                <w:webHidden/>
              </w:rPr>
              <w:fldChar w:fldCharType="end"/>
            </w:r>
          </w:hyperlink>
        </w:p>
        <w:p w14:paraId="08BB98FD" w14:textId="36F47064" w:rsidR="00BE358E" w:rsidRDefault="00A22B88">
          <w:pPr>
            <w:pStyle w:val="TOC3"/>
            <w:tabs>
              <w:tab w:val="left" w:pos="1320"/>
              <w:tab w:val="right" w:leader="dot" w:pos="9890"/>
            </w:tabs>
            <w:rPr>
              <w:rFonts w:asciiTheme="minorHAnsi" w:eastAsiaTheme="minorEastAsia" w:hAnsiTheme="minorHAnsi"/>
              <w:noProof/>
            </w:rPr>
          </w:pPr>
          <w:hyperlink w:anchor="_Toc508398286" w:history="1">
            <w:r w:rsidR="00BE358E" w:rsidRPr="00A31F2E">
              <w:rPr>
                <w:rStyle w:val="Hyperlink"/>
                <w:noProof/>
              </w:rPr>
              <w:t>1.2.5</w:t>
            </w:r>
            <w:r w:rsidR="00BE358E">
              <w:rPr>
                <w:rFonts w:asciiTheme="minorHAnsi" w:eastAsiaTheme="minorEastAsia" w:hAnsiTheme="minorHAnsi"/>
                <w:noProof/>
              </w:rPr>
              <w:tab/>
            </w:r>
            <w:r w:rsidR="00BE358E" w:rsidRPr="00A31F2E">
              <w:rPr>
                <w:rStyle w:val="Hyperlink"/>
                <w:noProof/>
              </w:rPr>
              <w:t>Output of script</w:t>
            </w:r>
            <w:r w:rsidR="00BE358E">
              <w:rPr>
                <w:noProof/>
                <w:webHidden/>
              </w:rPr>
              <w:tab/>
            </w:r>
            <w:r w:rsidR="00BE358E">
              <w:rPr>
                <w:noProof/>
                <w:webHidden/>
              </w:rPr>
              <w:fldChar w:fldCharType="begin"/>
            </w:r>
            <w:r w:rsidR="00BE358E">
              <w:rPr>
                <w:noProof/>
                <w:webHidden/>
              </w:rPr>
              <w:instrText xml:space="preserve"> PAGEREF _Toc508398286 \h </w:instrText>
            </w:r>
            <w:r w:rsidR="00BE358E">
              <w:rPr>
                <w:noProof/>
                <w:webHidden/>
              </w:rPr>
            </w:r>
            <w:r w:rsidR="00BE358E">
              <w:rPr>
                <w:noProof/>
                <w:webHidden/>
              </w:rPr>
              <w:fldChar w:fldCharType="separate"/>
            </w:r>
            <w:r w:rsidR="000D1CC2">
              <w:rPr>
                <w:noProof/>
                <w:webHidden/>
              </w:rPr>
              <w:t>7</w:t>
            </w:r>
            <w:r w:rsidR="00BE358E">
              <w:rPr>
                <w:noProof/>
                <w:webHidden/>
              </w:rPr>
              <w:fldChar w:fldCharType="end"/>
            </w:r>
          </w:hyperlink>
        </w:p>
        <w:p w14:paraId="1FE8CDE5" w14:textId="425C339F" w:rsidR="00BE358E" w:rsidRDefault="00A22B88">
          <w:pPr>
            <w:pStyle w:val="TOC3"/>
            <w:tabs>
              <w:tab w:val="left" w:pos="1320"/>
              <w:tab w:val="right" w:leader="dot" w:pos="9890"/>
            </w:tabs>
            <w:rPr>
              <w:rFonts w:asciiTheme="minorHAnsi" w:eastAsiaTheme="minorEastAsia" w:hAnsiTheme="minorHAnsi"/>
              <w:noProof/>
            </w:rPr>
          </w:pPr>
          <w:hyperlink w:anchor="_Toc508398287" w:history="1">
            <w:r w:rsidR="00BE358E" w:rsidRPr="00A31F2E">
              <w:rPr>
                <w:rStyle w:val="Hyperlink"/>
                <w:noProof/>
              </w:rPr>
              <w:t>1.2.6</w:t>
            </w:r>
            <w:r w:rsidR="00BE358E">
              <w:rPr>
                <w:rFonts w:asciiTheme="minorHAnsi" w:eastAsiaTheme="minorEastAsia" w:hAnsiTheme="minorHAnsi"/>
                <w:noProof/>
              </w:rPr>
              <w:tab/>
            </w:r>
            <w:r w:rsidR="00BE358E" w:rsidRPr="00A31F2E">
              <w:rPr>
                <w:rStyle w:val="Hyperlink"/>
                <w:noProof/>
              </w:rPr>
              <w:t>Test Data Output</w:t>
            </w:r>
            <w:r w:rsidR="00BE358E">
              <w:rPr>
                <w:noProof/>
                <w:webHidden/>
              </w:rPr>
              <w:tab/>
            </w:r>
            <w:r w:rsidR="00BE358E">
              <w:rPr>
                <w:noProof/>
                <w:webHidden/>
              </w:rPr>
              <w:fldChar w:fldCharType="begin"/>
            </w:r>
            <w:r w:rsidR="00BE358E">
              <w:rPr>
                <w:noProof/>
                <w:webHidden/>
              </w:rPr>
              <w:instrText xml:space="preserve"> PAGEREF _Toc508398287 \h </w:instrText>
            </w:r>
            <w:r w:rsidR="00BE358E">
              <w:rPr>
                <w:noProof/>
                <w:webHidden/>
              </w:rPr>
            </w:r>
            <w:r w:rsidR="00BE358E">
              <w:rPr>
                <w:noProof/>
                <w:webHidden/>
              </w:rPr>
              <w:fldChar w:fldCharType="separate"/>
            </w:r>
            <w:r w:rsidR="000D1CC2">
              <w:rPr>
                <w:noProof/>
                <w:webHidden/>
              </w:rPr>
              <w:t>7</w:t>
            </w:r>
            <w:r w:rsidR="00BE358E">
              <w:rPr>
                <w:noProof/>
                <w:webHidden/>
              </w:rPr>
              <w:fldChar w:fldCharType="end"/>
            </w:r>
          </w:hyperlink>
        </w:p>
        <w:p w14:paraId="412F9592" w14:textId="21BCCECB" w:rsidR="00BE358E" w:rsidRDefault="00A22B88">
          <w:pPr>
            <w:pStyle w:val="TOC3"/>
            <w:tabs>
              <w:tab w:val="left" w:pos="1320"/>
              <w:tab w:val="right" w:leader="dot" w:pos="9890"/>
            </w:tabs>
            <w:rPr>
              <w:rFonts w:asciiTheme="minorHAnsi" w:eastAsiaTheme="minorEastAsia" w:hAnsiTheme="minorHAnsi"/>
              <w:noProof/>
            </w:rPr>
          </w:pPr>
          <w:hyperlink w:anchor="_Toc508398288" w:history="1">
            <w:r w:rsidR="00BE358E" w:rsidRPr="00A31F2E">
              <w:rPr>
                <w:rStyle w:val="Hyperlink"/>
                <w:noProof/>
              </w:rPr>
              <w:t>1.2.7</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_Toc508398288 \h </w:instrText>
            </w:r>
            <w:r w:rsidR="00BE358E">
              <w:rPr>
                <w:noProof/>
                <w:webHidden/>
              </w:rPr>
            </w:r>
            <w:r w:rsidR="00BE358E">
              <w:rPr>
                <w:noProof/>
                <w:webHidden/>
              </w:rPr>
              <w:fldChar w:fldCharType="separate"/>
            </w:r>
            <w:r w:rsidR="000D1CC2">
              <w:rPr>
                <w:noProof/>
                <w:webHidden/>
              </w:rPr>
              <w:t>8</w:t>
            </w:r>
            <w:r w:rsidR="00BE358E">
              <w:rPr>
                <w:noProof/>
                <w:webHidden/>
              </w:rPr>
              <w:fldChar w:fldCharType="end"/>
            </w:r>
          </w:hyperlink>
        </w:p>
        <w:p w14:paraId="5989D189" w14:textId="75510A7F" w:rsidR="00BE358E" w:rsidRDefault="00A22B88">
          <w:pPr>
            <w:pStyle w:val="TOC2"/>
            <w:tabs>
              <w:tab w:val="left" w:pos="880"/>
              <w:tab w:val="right" w:leader="dot" w:pos="9890"/>
            </w:tabs>
            <w:rPr>
              <w:rFonts w:asciiTheme="minorHAnsi" w:eastAsiaTheme="minorEastAsia" w:hAnsiTheme="minorHAnsi"/>
              <w:noProof/>
            </w:rPr>
          </w:pPr>
          <w:hyperlink w:anchor="_Toc508398289" w:history="1">
            <w:r w:rsidR="00BE358E" w:rsidRPr="00A31F2E">
              <w:rPr>
                <w:rStyle w:val="Hyperlink"/>
                <w:noProof/>
              </w:rPr>
              <w:t>1.3</w:t>
            </w:r>
            <w:r w:rsidR="00BE358E">
              <w:rPr>
                <w:rFonts w:asciiTheme="minorHAnsi" w:eastAsiaTheme="minorEastAsia" w:hAnsiTheme="minorHAnsi"/>
                <w:noProof/>
              </w:rPr>
              <w:tab/>
            </w:r>
            <w:r w:rsidR="00BE358E" w:rsidRPr="00A31F2E">
              <w:rPr>
                <w:rStyle w:val="Hyperlink"/>
                <w:noProof/>
              </w:rPr>
              <w:t>Mapping the raw single or pair read FASTQ files</w:t>
            </w:r>
            <w:r w:rsidR="00BE358E">
              <w:rPr>
                <w:noProof/>
                <w:webHidden/>
              </w:rPr>
              <w:tab/>
            </w:r>
            <w:r w:rsidR="00BE358E">
              <w:rPr>
                <w:noProof/>
                <w:webHidden/>
              </w:rPr>
              <w:fldChar w:fldCharType="begin"/>
            </w:r>
            <w:r w:rsidR="00BE358E">
              <w:rPr>
                <w:noProof/>
                <w:webHidden/>
              </w:rPr>
              <w:instrText xml:space="preserve"> PAGEREF _Toc508398289 \h </w:instrText>
            </w:r>
            <w:r w:rsidR="00BE358E">
              <w:rPr>
                <w:noProof/>
                <w:webHidden/>
              </w:rPr>
            </w:r>
            <w:r w:rsidR="00BE358E">
              <w:rPr>
                <w:noProof/>
                <w:webHidden/>
              </w:rPr>
              <w:fldChar w:fldCharType="separate"/>
            </w:r>
            <w:r w:rsidR="000D1CC2">
              <w:rPr>
                <w:noProof/>
                <w:webHidden/>
              </w:rPr>
              <w:t>9</w:t>
            </w:r>
            <w:r w:rsidR="00BE358E">
              <w:rPr>
                <w:noProof/>
                <w:webHidden/>
              </w:rPr>
              <w:fldChar w:fldCharType="end"/>
            </w:r>
          </w:hyperlink>
        </w:p>
        <w:p w14:paraId="17386A43" w14:textId="19F04B65" w:rsidR="00BE358E" w:rsidRDefault="00A22B88">
          <w:pPr>
            <w:pStyle w:val="TOC3"/>
            <w:tabs>
              <w:tab w:val="left" w:pos="1320"/>
              <w:tab w:val="right" w:leader="dot" w:pos="9890"/>
            </w:tabs>
            <w:rPr>
              <w:rFonts w:asciiTheme="minorHAnsi" w:eastAsiaTheme="minorEastAsia" w:hAnsiTheme="minorHAnsi"/>
              <w:noProof/>
            </w:rPr>
          </w:pPr>
          <w:hyperlink w:anchor="_Toc508398290" w:history="1">
            <w:r w:rsidR="00BE358E" w:rsidRPr="00A31F2E">
              <w:rPr>
                <w:rStyle w:val="Hyperlink"/>
                <w:noProof/>
              </w:rPr>
              <w:t>1.3.1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_Toc508398290 \h </w:instrText>
            </w:r>
            <w:r w:rsidR="00BE358E">
              <w:rPr>
                <w:noProof/>
                <w:webHidden/>
              </w:rPr>
            </w:r>
            <w:r w:rsidR="00BE358E">
              <w:rPr>
                <w:noProof/>
                <w:webHidden/>
              </w:rPr>
              <w:fldChar w:fldCharType="separate"/>
            </w:r>
            <w:r w:rsidR="000D1CC2">
              <w:rPr>
                <w:noProof/>
                <w:webHidden/>
              </w:rPr>
              <w:t>9</w:t>
            </w:r>
            <w:r w:rsidR="00BE358E">
              <w:rPr>
                <w:noProof/>
                <w:webHidden/>
              </w:rPr>
              <w:fldChar w:fldCharType="end"/>
            </w:r>
          </w:hyperlink>
        </w:p>
        <w:p w14:paraId="6A51389F" w14:textId="525C6901" w:rsidR="00BE358E" w:rsidRDefault="00A22B88">
          <w:pPr>
            <w:pStyle w:val="TOC3"/>
            <w:tabs>
              <w:tab w:val="left" w:pos="1320"/>
              <w:tab w:val="right" w:leader="dot" w:pos="9890"/>
            </w:tabs>
            <w:rPr>
              <w:rFonts w:asciiTheme="minorHAnsi" w:eastAsiaTheme="minorEastAsia" w:hAnsiTheme="minorHAnsi"/>
              <w:noProof/>
            </w:rPr>
          </w:pPr>
          <w:hyperlink w:anchor="_Toc508398291" w:history="1">
            <w:r w:rsidR="00BE358E" w:rsidRPr="00A31F2E">
              <w:rPr>
                <w:rStyle w:val="Hyperlink"/>
                <w:noProof/>
              </w:rPr>
              <w:t>1.3.2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_Toc508398291 \h </w:instrText>
            </w:r>
            <w:r w:rsidR="00BE358E">
              <w:rPr>
                <w:noProof/>
                <w:webHidden/>
              </w:rPr>
            </w:r>
            <w:r w:rsidR="00BE358E">
              <w:rPr>
                <w:noProof/>
                <w:webHidden/>
              </w:rPr>
              <w:fldChar w:fldCharType="separate"/>
            </w:r>
            <w:r w:rsidR="000D1CC2">
              <w:rPr>
                <w:noProof/>
                <w:webHidden/>
              </w:rPr>
              <w:t>9</w:t>
            </w:r>
            <w:r w:rsidR="00BE358E">
              <w:rPr>
                <w:noProof/>
                <w:webHidden/>
              </w:rPr>
              <w:fldChar w:fldCharType="end"/>
            </w:r>
          </w:hyperlink>
        </w:p>
        <w:p w14:paraId="48F61303" w14:textId="19BB583A" w:rsidR="00BE358E" w:rsidRDefault="00A22B88">
          <w:pPr>
            <w:pStyle w:val="TOC3"/>
            <w:tabs>
              <w:tab w:val="left" w:pos="1320"/>
              <w:tab w:val="right" w:leader="dot" w:pos="9890"/>
            </w:tabs>
            <w:rPr>
              <w:rFonts w:asciiTheme="minorHAnsi" w:eastAsiaTheme="minorEastAsia" w:hAnsiTheme="minorHAnsi"/>
              <w:noProof/>
            </w:rPr>
          </w:pPr>
          <w:hyperlink w:anchor="_Toc508398292" w:history="1">
            <w:r w:rsidR="00BE358E" w:rsidRPr="00A31F2E">
              <w:rPr>
                <w:rStyle w:val="Hyperlink"/>
                <w:noProof/>
              </w:rPr>
              <w:t>1.3.3</w:t>
            </w:r>
            <w:r w:rsidR="00BE358E">
              <w:rPr>
                <w:rFonts w:asciiTheme="minorHAnsi" w:eastAsiaTheme="minorEastAsia" w:hAnsiTheme="minorHAnsi"/>
                <w:noProof/>
              </w:rPr>
              <w:tab/>
            </w:r>
            <w:r w:rsidR="00BE358E" w:rsidRPr="00A31F2E">
              <w:rPr>
                <w:rStyle w:val="Hyperlink"/>
                <w:noProof/>
              </w:rPr>
              <w:t>Test Data</w:t>
            </w:r>
            <w:r w:rsidR="00BE358E">
              <w:rPr>
                <w:noProof/>
                <w:webHidden/>
              </w:rPr>
              <w:tab/>
            </w:r>
            <w:r w:rsidR="00BE358E">
              <w:rPr>
                <w:noProof/>
                <w:webHidden/>
              </w:rPr>
              <w:fldChar w:fldCharType="begin"/>
            </w:r>
            <w:r w:rsidR="00BE358E">
              <w:rPr>
                <w:noProof/>
                <w:webHidden/>
              </w:rPr>
              <w:instrText xml:space="preserve"> PAGEREF _Toc508398292 \h </w:instrText>
            </w:r>
            <w:r w:rsidR="00BE358E">
              <w:rPr>
                <w:noProof/>
                <w:webHidden/>
              </w:rPr>
            </w:r>
            <w:r w:rsidR="00BE358E">
              <w:rPr>
                <w:noProof/>
                <w:webHidden/>
              </w:rPr>
              <w:fldChar w:fldCharType="separate"/>
            </w:r>
            <w:r w:rsidR="000D1CC2">
              <w:rPr>
                <w:noProof/>
                <w:webHidden/>
              </w:rPr>
              <w:t>9</w:t>
            </w:r>
            <w:r w:rsidR="00BE358E">
              <w:rPr>
                <w:noProof/>
                <w:webHidden/>
              </w:rPr>
              <w:fldChar w:fldCharType="end"/>
            </w:r>
          </w:hyperlink>
        </w:p>
        <w:p w14:paraId="23443F78" w14:textId="4C534712" w:rsidR="00BE358E" w:rsidRDefault="00A22B88">
          <w:pPr>
            <w:pStyle w:val="TOC3"/>
            <w:tabs>
              <w:tab w:val="left" w:pos="1320"/>
              <w:tab w:val="right" w:leader="dot" w:pos="9890"/>
            </w:tabs>
            <w:rPr>
              <w:rFonts w:asciiTheme="minorHAnsi" w:eastAsiaTheme="minorEastAsia" w:hAnsiTheme="minorHAnsi"/>
              <w:noProof/>
            </w:rPr>
          </w:pPr>
          <w:hyperlink w:anchor="_Toc508398293" w:history="1">
            <w:r w:rsidR="00BE358E" w:rsidRPr="00A31F2E">
              <w:rPr>
                <w:rStyle w:val="Hyperlink"/>
                <w:noProof/>
              </w:rPr>
              <w:t>1.3.4</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_Toc508398293 \h </w:instrText>
            </w:r>
            <w:r w:rsidR="00BE358E">
              <w:rPr>
                <w:noProof/>
                <w:webHidden/>
              </w:rPr>
            </w:r>
            <w:r w:rsidR="00BE358E">
              <w:rPr>
                <w:noProof/>
                <w:webHidden/>
              </w:rPr>
              <w:fldChar w:fldCharType="separate"/>
            </w:r>
            <w:r w:rsidR="000D1CC2">
              <w:rPr>
                <w:noProof/>
                <w:webHidden/>
              </w:rPr>
              <w:t>10</w:t>
            </w:r>
            <w:r w:rsidR="00BE358E">
              <w:rPr>
                <w:noProof/>
                <w:webHidden/>
              </w:rPr>
              <w:fldChar w:fldCharType="end"/>
            </w:r>
          </w:hyperlink>
        </w:p>
        <w:p w14:paraId="0C43AF38" w14:textId="2322B5B6" w:rsidR="00BE358E" w:rsidRDefault="00A22B88">
          <w:pPr>
            <w:pStyle w:val="TOC3"/>
            <w:tabs>
              <w:tab w:val="left" w:pos="1320"/>
              <w:tab w:val="right" w:leader="dot" w:pos="9890"/>
            </w:tabs>
            <w:rPr>
              <w:rFonts w:asciiTheme="minorHAnsi" w:eastAsiaTheme="minorEastAsia" w:hAnsiTheme="minorHAnsi"/>
              <w:noProof/>
            </w:rPr>
          </w:pPr>
          <w:hyperlink w:anchor="_Toc508398294" w:history="1">
            <w:r w:rsidR="00BE358E" w:rsidRPr="00A31F2E">
              <w:rPr>
                <w:rStyle w:val="Hyperlink"/>
                <w:noProof/>
              </w:rPr>
              <w:t>1.3.5</w:t>
            </w:r>
            <w:r w:rsidR="00BE358E">
              <w:rPr>
                <w:rFonts w:asciiTheme="minorHAnsi" w:eastAsiaTheme="minorEastAsia" w:hAnsiTheme="minorHAnsi"/>
                <w:noProof/>
              </w:rPr>
              <w:tab/>
            </w:r>
            <w:r w:rsidR="00BE358E" w:rsidRPr="00A31F2E">
              <w:rPr>
                <w:rStyle w:val="Hyperlink"/>
                <w:noProof/>
              </w:rPr>
              <w:t>Output of script</w:t>
            </w:r>
            <w:r w:rsidR="00BE358E">
              <w:rPr>
                <w:noProof/>
                <w:webHidden/>
              </w:rPr>
              <w:tab/>
            </w:r>
            <w:r w:rsidR="00BE358E">
              <w:rPr>
                <w:noProof/>
                <w:webHidden/>
              </w:rPr>
              <w:fldChar w:fldCharType="begin"/>
            </w:r>
            <w:r w:rsidR="00BE358E">
              <w:rPr>
                <w:noProof/>
                <w:webHidden/>
              </w:rPr>
              <w:instrText xml:space="preserve"> PAGEREF _Toc508398294 \h </w:instrText>
            </w:r>
            <w:r w:rsidR="00BE358E">
              <w:rPr>
                <w:noProof/>
                <w:webHidden/>
              </w:rPr>
            </w:r>
            <w:r w:rsidR="00BE358E">
              <w:rPr>
                <w:noProof/>
                <w:webHidden/>
              </w:rPr>
              <w:fldChar w:fldCharType="separate"/>
            </w:r>
            <w:r w:rsidR="000D1CC2">
              <w:rPr>
                <w:noProof/>
                <w:webHidden/>
              </w:rPr>
              <w:t>10</w:t>
            </w:r>
            <w:r w:rsidR="00BE358E">
              <w:rPr>
                <w:noProof/>
                <w:webHidden/>
              </w:rPr>
              <w:fldChar w:fldCharType="end"/>
            </w:r>
          </w:hyperlink>
        </w:p>
        <w:p w14:paraId="1BA5BBE8" w14:textId="29E1BAFC" w:rsidR="00BE358E" w:rsidRDefault="00A22B88">
          <w:pPr>
            <w:pStyle w:val="TOC3"/>
            <w:tabs>
              <w:tab w:val="left" w:pos="1320"/>
              <w:tab w:val="right" w:leader="dot" w:pos="9890"/>
            </w:tabs>
            <w:rPr>
              <w:rFonts w:asciiTheme="minorHAnsi" w:eastAsiaTheme="minorEastAsia" w:hAnsiTheme="minorHAnsi"/>
              <w:noProof/>
            </w:rPr>
          </w:pPr>
          <w:hyperlink w:anchor="_Toc508398295" w:history="1">
            <w:r w:rsidR="00BE358E" w:rsidRPr="00A31F2E">
              <w:rPr>
                <w:rStyle w:val="Hyperlink"/>
                <w:noProof/>
              </w:rPr>
              <w:t>1.3.6</w:t>
            </w:r>
            <w:r w:rsidR="00BE358E">
              <w:rPr>
                <w:rFonts w:asciiTheme="minorHAnsi" w:eastAsiaTheme="minorEastAsia" w:hAnsiTheme="minorHAnsi"/>
                <w:noProof/>
              </w:rPr>
              <w:tab/>
            </w:r>
            <w:r w:rsidR="00BE358E" w:rsidRPr="00A31F2E">
              <w:rPr>
                <w:rStyle w:val="Hyperlink"/>
                <w:noProof/>
              </w:rPr>
              <w:t>Test Data Output</w:t>
            </w:r>
            <w:r w:rsidR="00BE358E">
              <w:rPr>
                <w:noProof/>
                <w:webHidden/>
              </w:rPr>
              <w:tab/>
            </w:r>
            <w:r w:rsidR="00BE358E">
              <w:rPr>
                <w:noProof/>
                <w:webHidden/>
              </w:rPr>
              <w:fldChar w:fldCharType="begin"/>
            </w:r>
            <w:r w:rsidR="00BE358E">
              <w:rPr>
                <w:noProof/>
                <w:webHidden/>
              </w:rPr>
              <w:instrText xml:space="preserve"> PAGEREF _Toc508398295 \h </w:instrText>
            </w:r>
            <w:r w:rsidR="00BE358E">
              <w:rPr>
                <w:noProof/>
                <w:webHidden/>
              </w:rPr>
            </w:r>
            <w:r w:rsidR="00BE358E">
              <w:rPr>
                <w:noProof/>
                <w:webHidden/>
              </w:rPr>
              <w:fldChar w:fldCharType="separate"/>
            </w:r>
            <w:r w:rsidR="000D1CC2">
              <w:rPr>
                <w:noProof/>
                <w:webHidden/>
              </w:rPr>
              <w:t>10</w:t>
            </w:r>
            <w:r w:rsidR="00BE358E">
              <w:rPr>
                <w:noProof/>
                <w:webHidden/>
              </w:rPr>
              <w:fldChar w:fldCharType="end"/>
            </w:r>
          </w:hyperlink>
        </w:p>
        <w:p w14:paraId="40266E7A" w14:textId="4D0F2982" w:rsidR="00BE358E" w:rsidRDefault="00A22B88">
          <w:pPr>
            <w:pStyle w:val="TOC3"/>
            <w:tabs>
              <w:tab w:val="left" w:pos="1320"/>
              <w:tab w:val="right" w:leader="dot" w:pos="9890"/>
            </w:tabs>
            <w:rPr>
              <w:rFonts w:asciiTheme="minorHAnsi" w:eastAsiaTheme="minorEastAsia" w:hAnsiTheme="minorHAnsi"/>
              <w:noProof/>
            </w:rPr>
          </w:pPr>
          <w:hyperlink w:anchor="_Toc508398296" w:history="1">
            <w:r w:rsidR="00BE358E" w:rsidRPr="00A31F2E">
              <w:rPr>
                <w:rStyle w:val="Hyperlink"/>
                <w:noProof/>
              </w:rPr>
              <w:t>1.3.7</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_Toc508398296 \h </w:instrText>
            </w:r>
            <w:r w:rsidR="00BE358E">
              <w:rPr>
                <w:noProof/>
                <w:webHidden/>
              </w:rPr>
            </w:r>
            <w:r w:rsidR="00BE358E">
              <w:rPr>
                <w:noProof/>
                <w:webHidden/>
              </w:rPr>
              <w:fldChar w:fldCharType="separate"/>
            </w:r>
            <w:r w:rsidR="000D1CC2">
              <w:rPr>
                <w:noProof/>
                <w:webHidden/>
              </w:rPr>
              <w:t>11</w:t>
            </w:r>
            <w:r w:rsidR="00BE358E">
              <w:rPr>
                <w:noProof/>
                <w:webHidden/>
              </w:rPr>
              <w:fldChar w:fldCharType="end"/>
            </w:r>
          </w:hyperlink>
        </w:p>
        <w:p w14:paraId="1D6904D5" w14:textId="0D8F7938" w:rsidR="00BE358E" w:rsidRDefault="00A22B88">
          <w:pPr>
            <w:pStyle w:val="TOC2"/>
            <w:tabs>
              <w:tab w:val="left" w:pos="880"/>
              <w:tab w:val="right" w:leader="dot" w:pos="9890"/>
            </w:tabs>
            <w:rPr>
              <w:rFonts w:asciiTheme="minorHAnsi" w:eastAsiaTheme="minorEastAsia" w:hAnsiTheme="minorHAnsi"/>
              <w:noProof/>
            </w:rPr>
          </w:pPr>
          <w:hyperlink w:anchor="_Toc508398297" w:history="1">
            <w:r w:rsidR="00BE358E" w:rsidRPr="00A31F2E">
              <w:rPr>
                <w:rStyle w:val="Hyperlink"/>
                <w:noProof/>
              </w:rPr>
              <w:t>1.4</w:t>
            </w:r>
            <w:r w:rsidR="00BE358E">
              <w:rPr>
                <w:rFonts w:asciiTheme="minorHAnsi" w:eastAsiaTheme="minorEastAsia" w:hAnsiTheme="minorHAnsi"/>
                <w:noProof/>
              </w:rPr>
              <w:tab/>
            </w:r>
            <w:r w:rsidR="00BE358E" w:rsidRPr="00A31F2E">
              <w:rPr>
                <w:rStyle w:val="Hyperlink"/>
                <w:noProof/>
              </w:rPr>
              <w:t>Filter a BAM alignment file</w:t>
            </w:r>
            <w:r w:rsidR="00BE358E">
              <w:rPr>
                <w:noProof/>
                <w:webHidden/>
              </w:rPr>
              <w:tab/>
            </w:r>
            <w:r w:rsidR="00BE358E">
              <w:rPr>
                <w:noProof/>
                <w:webHidden/>
              </w:rPr>
              <w:fldChar w:fldCharType="begin"/>
            </w:r>
            <w:r w:rsidR="00BE358E">
              <w:rPr>
                <w:noProof/>
                <w:webHidden/>
              </w:rPr>
              <w:instrText xml:space="preserve"> PAGEREF _Toc508398297 \h </w:instrText>
            </w:r>
            <w:r w:rsidR="00BE358E">
              <w:rPr>
                <w:noProof/>
                <w:webHidden/>
              </w:rPr>
            </w:r>
            <w:r w:rsidR="00BE358E">
              <w:rPr>
                <w:noProof/>
                <w:webHidden/>
              </w:rPr>
              <w:fldChar w:fldCharType="separate"/>
            </w:r>
            <w:r w:rsidR="000D1CC2">
              <w:rPr>
                <w:noProof/>
                <w:webHidden/>
              </w:rPr>
              <w:t>13</w:t>
            </w:r>
            <w:r w:rsidR="00BE358E">
              <w:rPr>
                <w:noProof/>
                <w:webHidden/>
              </w:rPr>
              <w:fldChar w:fldCharType="end"/>
            </w:r>
          </w:hyperlink>
        </w:p>
        <w:p w14:paraId="60EB0FEE" w14:textId="6D51796A" w:rsidR="00BE358E" w:rsidRDefault="00A22B88">
          <w:pPr>
            <w:pStyle w:val="TOC3"/>
            <w:tabs>
              <w:tab w:val="left" w:pos="1320"/>
              <w:tab w:val="right" w:leader="dot" w:pos="9890"/>
            </w:tabs>
            <w:rPr>
              <w:rFonts w:asciiTheme="minorHAnsi" w:eastAsiaTheme="minorEastAsia" w:hAnsiTheme="minorHAnsi"/>
              <w:noProof/>
            </w:rPr>
          </w:pPr>
          <w:hyperlink w:anchor="_Toc508398298" w:history="1">
            <w:r w:rsidR="00BE358E" w:rsidRPr="00A31F2E">
              <w:rPr>
                <w:rStyle w:val="Hyperlink"/>
                <w:noProof/>
              </w:rPr>
              <w:t>1.4.1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_Toc508398298 \h </w:instrText>
            </w:r>
            <w:r w:rsidR="00BE358E">
              <w:rPr>
                <w:noProof/>
                <w:webHidden/>
              </w:rPr>
            </w:r>
            <w:r w:rsidR="00BE358E">
              <w:rPr>
                <w:noProof/>
                <w:webHidden/>
              </w:rPr>
              <w:fldChar w:fldCharType="separate"/>
            </w:r>
            <w:r w:rsidR="000D1CC2">
              <w:rPr>
                <w:noProof/>
                <w:webHidden/>
              </w:rPr>
              <w:t>13</w:t>
            </w:r>
            <w:r w:rsidR="00BE358E">
              <w:rPr>
                <w:noProof/>
                <w:webHidden/>
              </w:rPr>
              <w:fldChar w:fldCharType="end"/>
            </w:r>
          </w:hyperlink>
        </w:p>
        <w:p w14:paraId="34CF1246" w14:textId="7E03EF84" w:rsidR="00BE358E" w:rsidRDefault="00A22B88">
          <w:pPr>
            <w:pStyle w:val="TOC3"/>
            <w:tabs>
              <w:tab w:val="left" w:pos="1320"/>
              <w:tab w:val="right" w:leader="dot" w:pos="9890"/>
            </w:tabs>
            <w:rPr>
              <w:rFonts w:asciiTheme="minorHAnsi" w:eastAsiaTheme="minorEastAsia" w:hAnsiTheme="minorHAnsi"/>
              <w:noProof/>
            </w:rPr>
          </w:pPr>
          <w:hyperlink w:anchor="_Toc508398299" w:history="1">
            <w:r w:rsidR="00BE358E" w:rsidRPr="00A31F2E">
              <w:rPr>
                <w:rStyle w:val="Hyperlink"/>
                <w:noProof/>
              </w:rPr>
              <w:t>1.4.2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_Toc508398299 \h </w:instrText>
            </w:r>
            <w:r w:rsidR="00BE358E">
              <w:rPr>
                <w:noProof/>
                <w:webHidden/>
              </w:rPr>
            </w:r>
            <w:r w:rsidR="00BE358E">
              <w:rPr>
                <w:noProof/>
                <w:webHidden/>
              </w:rPr>
              <w:fldChar w:fldCharType="separate"/>
            </w:r>
            <w:r w:rsidR="000D1CC2">
              <w:rPr>
                <w:noProof/>
                <w:webHidden/>
              </w:rPr>
              <w:t>13</w:t>
            </w:r>
            <w:r w:rsidR="00BE358E">
              <w:rPr>
                <w:noProof/>
                <w:webHidden/>
              </w:rPr>
              <w:fldChar w:fldCharType="end"/>
            </w:r>
          </w:hyperlink>
        </w:p>
        <w:p w14:paraId="06FCE817" w14:textId="7DBC3945" w:rsidR="00BE358E" w:rsidRDefault="00A22B88">
          <w:pPr>
            <w:pStyle w:val="TOC3"/>
            <w:tabs>
              <w:tab w:val="left" w:pos="1320"/>
              <w:tab w:val="right" w:leader="dot" w:pos="9890"/>
            </w:tabs>
            <w:rPr>
              <w:rFonts w:asciiTheme="minorHAnsi" w:eastAsiaTheme="minorEastAsia" w:hAnsiTheme="minorHAnsi"/>
              <w:noProof/>
            </w:rPr>
          </w:pPr>
          <w:hyperlink w:anchor="_Toc508398300" w:history="1">
            <w:r w:rsidR="00BE358E" w:rsidRPr="00A31F2E">
              <w:rPr>
                <w:rStyle w:val="Hyperlink"/>
                <w:noProof/>
              </w:rPr>
              <w:t>1.4.3</w:t>
            </w:r>
            <w:r w:rsidR="00BE358E">
              <w:rPr>
                <w:rFonts w:asciiTheme="minorHAnsi" w:eastAsiaTheme="minorEastAsia" w:hAnsiTheme="minorHAnsi"/>
                <w:noProof/>
              </w:rPr>
              <w:tab/>
            </w:r>
            <w:r w:rsidR="00BE358E" w:rsidRPr="00A31F2E">
              <w:rPr>
                <w:rStyle w:val="Hyperlink"/>
                <w:noProof/>
              </w:rPr>
              <w:t>Test Data</w:t>
            </w:r>
            <w:r w:rsidR="00BE358E">
              <w:rPr>
                <w:noProof/>
                <w:webHidden/>
              </w:rPr>
              <w:tab/>
            </w:r>
            <w:r w:rsidR="00BE358E">
              <w:rPr>
                <w:noProof/>
                <w:webHidden/>
              </w:rPr>
              <w:fldChar w:fldCharType="begin"/>
            </w:r>
            <w:r w:rsidR="00BE358E">
              <w:rPr>
                <w:noProof/>
                <w:webHidden/>
              </w:rPr>
              <w:instrText xml:space="preserve"> PAGEREF _Toc508398300 \h </w:instrText>
            </w:r>
            <w:r w:rsidR="00BE358E">
              <w:rPr>
                <w:noProof/>
                <w:webHidden/>
              </w:rPr>
            </w:r>
            <w:r w:rsidR="00BE358E">
              <w:rPr>
                <w:noProof/>
                <w:webHidden/>
              </w:rPr>
              <w:fldChar w:fldCharType="separate"/>
            </w:r>
            <w:r w:rsidR="000D1CC2">
              <w:rPr>
                <w:noProof/>
                <w:webHidden/>
              </w:rPr>
              <w:t>13</w:t>
            </w:r>
            <w:r w:rsidR="00BE358E">
              <w:rPr>
                <w:noProof/>
                <w:webHidden/>
              </w:rPr>
              <w:fldChar w:fldCharType="end"/>
            </w:r>
          </w:hyperlink>
        </w:p>
        <w:p w14:paraId="2F6079F9" w14:textId="2119F0A4" w:rsidR="00BE358E" w:rsidRDefault="00A22B88">
          <w:pPr>
            <w:pStyle w:val="TOC3"/>
            <w:tabs>
              <w:tab w:val="left" w:pos="1320"/>
              <w:tab w:val="right" w:leader="dot" w:pos="9890"/>
            </w:tabs>
            <w:rPr>
              <w:rFonts w:asciiTheme="minorHAnsi" w:eastAsiaTheme="minorEastAsia" w:hAnsiTheme="minorHAnsi"/>
              <w:noProof/>
            </w:rPr>
          </w:pPr>
          <w:hyperlink w:anchor="_Toc508398301" w:history="1">
            <w:r w:rsidR="00BE358E" w:rsidRPr="00A31F2E">
              <w:rPr>
                <w:rStyle w:val="Hyperlink"/>
                <w:noProof/>
              </w:rPr>
              <w:t>1.4.4</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_Toc508398301 \h </w:instrText>
            </w:r>
            <w:r w:rsidR="00BE358E">
              <w:rPr>
                <w:noProof/>
                <w:webHidden/>
              </w:rPr>
            </w:r>
            <w:r w:rsidR="00BE358E">
              <w:rPr>
                <w:noProof/>
                <w:webHidden/>
              </w:rPr>
              <w:fldChar w:fldCharType="separate"/>
            </w:r>
            <w:r w:rsidR="000D1CC2">
              <w:rPr>
                <w:noProof/>
                <w:webHidden/>
              </w:rPr>
              <w:t>14</w:t>
            </w:r>
            <w:r w:rsidR="00BE358E">
              <w:rPr>
                <w:noProof/>
                <w:webHidden/>
              </w:rPr>
              <w:fldChar w:fldCharType="end"/>
            </w:r>
          </w:hyperlink>
        </w:p>
        <w:p w14:paraId="2334011A" w14:textId="360FAA79" w:rsidR="00BE358E" w:rsidRDefault="00A22B88">
          <w:pPr>
            <w:pStyle w:val="TOC3"/>
            <w:tabs>
              <w:tab w:val="left" w:pos="1320"/>
              <w:tab w:val="right" w:leader="dot" w:pos="9890"/>
            </w:tabs>
            <w:rPr>
              <w:rFonts w:asciiTheme="minorHAnsi" w:eastAsiaTheme="minorEastAsia" w:hAnsiTheme="minorHAnsi"/>
              <w:noProof/>
            </w:rPr>
          </w:pPr>
          <w:hyperlink w:anchor="_Toc508398302" w:history="1">
            <w:r w:rsidR="00BE358E" w:rsidRPr="00A31F2E">
              <w:rPr>
                <w:rStyle w:val="Hyperlink"/>
                <w:noProof/>
              </w:rPr>
              <w:t>1.4.5</w:t>
            </w:r>
            <w:r w:rsidR="00BE358E">
              <w:rPr>
                <w:rFonts w:asciiTheme="minorHAnsi" w:eastAsiaTheme="minorEastAsia" w:hAnsiTheme="minorHAnsi"/>
                <w:noProof/>
              </w:rPr>
              <w:tab/>
            </w:r>
            <w:r w:rsidR="00BE358E" w:rsidRPr="00A31F2E">
              <w:rPr>
                <w:rStyle w:val="Hyperlink"/>
                <w:noProof/>
              </w:rPr>
              <w:t>Output of the script</w:t>
            </w:r>
            <w:r w:rsidR="00BE358E">
              <w:rPr>
                <w:noProof/>
                <w:webHidden/>
              </w:rPr>
              <w:tab/>
            </w:r>
            <w:r w:rsidR="00BE358E">
              <w:rPr>
                <w:noProof/>
                <w:webHidden/>
              </w:rPr>
              <w:fldChar w:fldCharType="begin"/>
            </w:r>
            <w:r w:rsidR="00BE358E">
              <w:rPr>
                <w:noProof/>
                <w:webHidden/>
              </w:rPr>
              <w:instrText xml:space="preserve"> PAGEREF _Toc508398302 \h </w:instrText>
            </w:r>
            <w:r w:rsidR="00BE358E">
              <w:rPr>
                <w:noProof/>
                <w:webHidden/>
              </w:rPr>
            </w:r>
            <w:r w:rsidR="00BE358E">
              <w:rPr>
                <w:noProof/>
                <w:webHidden/>
              </w:rPr>
              <w:fldChar w:fldCharType="separate"/>
            </w:r>
            <w:r w:rsidR="000D1CC2">
              <w:rPr>
                <w:noProof/>
                <w:webHidden/>
              </w:rPr>
              <w:t>14</w:t>
            </w:r>
            <w:r w:rsidR="00BE358E">
              <w:rPr>
                <w:noProof/>
                <w:webHidden/>
              </w:rPr>
              <w:fldChar w:fldCharType="end"/>
            </w:r>
          </w:hyperlink>
        </w:p>
        <w:p w14:paraId="1D1B0C67" w14:textId="639A7987" w:rsidR="00BE358E" w:rsidRDefault="00A22B88">
          <w:pPr>
            <w:pStyle w:val="TOC3"/>
            <w:tabs>
              <w:tab w:val="left" w:pos="1320"/>
              <w:tab w:val="right" w:leader="dot" w:pos="9890"/>
            </w:tabs>
            <w:rPr>
              <w:rFonts w:asciiTheme="minorHAnsi" w:eastAsiaTheme="minorEastAsia" w:hAnsiTheme="minorHAnsi"/>
              <w:noProof/>
            </w:rPr>
          </w:pPr>
          <w:hyperlink w:anchor="_Toc508398303" w:history="1">
            <w:r w:rsidR="00BE358E" w:rsidRPr="00A31F2E">
              <w:rPr>
                <w:rStyle w:val="Hyperlink"/>
                <w:noProof/>
              </w:rPr>
              <w:t>1.4.6</w:t>
            </w:r>
            <w:r w:rsidR="00BE358E">
              <w:rPr>
                <w:rFonts w:asciiTheme="minorHAnsi" w:eastAsiaTheme="minorEastAsia" w:hAnsiTheme="minorHAnsi"/>
                <w:noProof/>
              </w:rPr>
              <w:tab/>
            </w:r>
            <w:r w:rsidR="00BE358E" w:rsidRPr="00A31F2E">
              <w:rPr>
                <w:rStyle w:val="Hyperlink"/>
                <w:noProof/>
              </w:rPr>
              <w:t>Test Data Output:</w:t>
            </w:r>
            <w:r w:rsidR="00BE358E">
              <w:rPr>
                <w:noProof/>
                <w:webHidden/>
              </w:rPr>
              <w:tab/>
            </w:r>
            <w:r w:rsidR="00BE358E">
              <w:rPr>
                <w:noProof/>
                <w:webHidden/>
              </w:rPr>
              <w:fldChar w:fldCharType="begin"/>
            </w:r>
            <w:r w:rsidR="00BE358E">
              <w:rPr>
                <w:noProof/>
                <w:webHidden/>
              </w:rPr>
              <w:instrText xml:space="preserve"> PAGEREF _Toc508398303 \h </w:instrText>
            </w:r>
            <w:r w:rsidR="00BE358E">
              <w:rPr>
                <w:noProof/>
                <w:webHidden/>
              </w:rPr>
            </w:r>
            <w:r w:rsidR="00BE358E">
              <w:rPr>
                <w:noProof/>
                <w:webHidden/>
              </w:rPr>
              <w:fldChar w:fldCharType="separate"/>
            </w:r>
            <w:r w:rsidR="000D1CC2">
              <w:rPr>
                <w:noProof/>
                <w:webHidden/>
              </w:rPr>
              <w:t>14</w:t>
            </w:r>
            <w:r w:rsidR="00BE358E">
              <w:rPr>
                <w:noProof/>
                <w:webHidden/>
              </w:rPr>
              <w:fldChar w:fldCharType="end"/>
            </w:r>
          </w:hyperlink>
        </w:p>
        <w:p w14:paraId="31B7899C" w14:textId="66AEEA6D" w:rsidR="00BE358E" w:rsidRDefault="00A22B88">
          <w:pPr>
            <w:pStyle w:val="TOC3"/>
            <w:tabs>
              <w:tab w:val="left" w:pos="1320"/>
              <w:tab w:val="right" w:leader="dot" w:pos="9890"/>
            </w:tabs>
            <w:rPr>
              <w:rFonts w:asciiTheme="minorHAnsi" w:eastAsiaTheme="minorEastAsia" w:hAnsiTheme="minorHAnsi"/>
              <w:noProof/>
            </w:rPr>
          </w:pPr>
          <w:hyperlink w:anchor="_Toc508398304" w:history="1">
            <w:r w:rsidR="00BE358E" w:rsidRPr="00A31F2E">
              <w:rPr>
                <w:rStyle w:val="Hyperlink"/>
                <w:noProof/>
              </w:rPr>
              <w:t>1.4.7</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_Toc508398304 \h </w:instrText>
            </w:r>
            <w:r w:rsidR="00BE358E">
              <w:rPr>
                <w:noProof/>
                <w:webHidden/>
              </w:rPr>
            </w:r>
            <w:r w:rsidR="00BE358E">
              <w:rPr>
                <w:noProof/>
                <w:webHidden/>
              </w:rPr>
              <w:fldChar w:fldCharType="separate"/>
            </w:r>
            <w:r w:rsidR="000D1CC2">
              <w:rPr>
                <w:noProof/>
                <w:webHidden/>
              </w:rPr>
              <w:t>15</w:t>
            </w:r>
            <w:r w:rsidR="00BE358E">
              <w:rPr>
                <w:noProof/>
                <w:webHidden/>
              </w:rPr>
              <w:fldChar w:fldCharType="end"/>
            </w:r>
          </w:hyperlink>
        </w:p>
        <w:p w14:paraId="6926F65E" w14:textId="240E0D3D" w:rsidR="00BE358E" w:rsidRDefault="00A22B88">
          <w:pPr>
            <w:pStyle w:val="TOC2"/>
            <w:tabs>
              <w:tab w:val="left" w:pos="880"/>
              <w:tab w:val="right" w:leader="dot" w:pos="9890"/>
            </w:tabs>
            <w:rPr>
              <w:rFonts w:asciiTheme="minorHAnsi" w:eastAsiaTheme="minorEastAsia" w:hAnsiTheme="minorHAnsi"/>
              <w:noProof/>
            </w:rPr>
          </w:pPr>
          <w:hyperlink w:anchor="_Toc508398305" w:history="1">
            <w:r w:rsidR="00BE358E" w:rsidRPr="00A31F2E">
              <w:rPr>
                <w:rStyle w:val="Hyperlink"/>
                <w:noProof/>
              </w:rPr>
              <w:t>1.5</w:t>
            </w:r>
            <w:r w:rsidR="00BE358E">
              <w:rPr>
                <w:rFonts w:asciiTheme="minorHAnsi" w:eastAsiaTheme="minorEastAsia" w:hAnsiTheme="minorHAnsi"/>
                <w:noProof/>
              </w:rPr>
              <w:tab/>
            </w:r>
            <w:r w:rsidR="00BE358E" w:rsidRPr="00A31F2E">
              <w:rPr>
                <w:rStyle w:val="Hyperlink"/>
                <w:noProof/>
              </w:rPr>
              <w:t>Convert a BAM file to a HiC input file format</w:t>
            </w:r>
            <w:r w:rsidR="00BE358E">
              <w:rPr>
                <w:noProof/>
                <w:webHidden/>
              </w:rPr>
              <w:tab/>
            </w:r>
            <w:r w:rsidR="00BE358E">
              <w:rPr>
                <w:noProof/>
                <w:webHidden/>
              </w:rPr>
              <w:fldChar w:fldCharType="begin"/>
            </w:r>
            <w:r w:rsidR="00BE358E">
              <w:rPr>
                <w:noProof/>
                <w:webHidden/>
              </w:rPr>
              <w:instrText xml:space="preserve"> PAGEREF _Toc508398305 \h </w:instrText>
            </w:r>
            <w:r w:rsidR="00BE358E">
              <w:rPr>
                <w:noProof/>
                <w:webHidden/>
              </w:rPr>
            </w:r>
            <w:r w:rsidR="00BE358E">
              <w:rPr>
                <w:noProof/>
                <w:webHidden/>
              </w:rPr>
              <w:fldChar w:fldCharType="separate"/>
            </w:r>
            <w:r w:rsidR="000D1CC2">
              <w:rPr>
                <w:noProof/>
                <w:webHidden/>
              </w:rPr>
              <w:t>16</w:t>
            </w:r>
            <w:r w:rsidR="00BE358E">
              <w:rPr>
                <w:noProof/>
                <w:webHidden/>
              </w:rPr>
              <w:fldChar w:fldCharType="end"/>
            </w:r>
          </w:hyperlink>
        </w:p>
        <w:p w14:paraId="16C6660B" w14:textId="1348FBC0" w:rsidR="00BE358E" w:rsidRDefault="00A22B88">
          <w:pPr>
            <w:pStyle w:val="TOC3"/>
            <w:tabs>
              <w:tab w:val="left" w:pos="1320"/>
              <w:tab w:val="right" w:leader="dot" w:pos="9890"/>
            </w:tabs>
            <w:rPr>
              <w:rFonts w:asciiTheme="minorHAnsi" w:eastAsiaTheme="minorEastAsia" w:hAnsiTheme="minorHAnsi"/>
              <w:noProof/>
            </w:rPr>
          </w:pPr>
          <w:hyperlink w:anchor="_Toc508398306" w:history="1">
            <w:r w:rsidR="00BE358E" w:rsidRPr="00A31F2E">
              <w:rPr>
                <w:rStyle w:val="Hyperlink"/>
                <w:noProof/>
              </w:rPr>
              <w:t>1.5.1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_Toc508398306 \h </w:instrText>
            </w:r>
            <w:r w:rsidR="00BE358E">
              <w:rPr>
                <w:noProof/>
                <w:webHidden/>
              </w:rPr>
            </w:r>
            <w:r w:rsidR="00BE358E">
              <w:rPr>
                <w:noProof/>
                <w:webHidden/>
              </w:rPr>
              <w:fldChar w:fldCharType="separate"/>
            </w:r>
            <w:r w:rsidR="000D1CC2">
              <w:rPr>
                <w:noProof/>
                <w:webHidden/>
              </w:rPr>
              <w:t>16</w:t>
            </w:r>
            <w:r w:rsidR="00BE358E">
              <w:rPr>
                <w:noProof/>
                <w:webHidden/>
              </w:rPr>
              <w:fldChar w:fldCharType="end"/>
            </w:r>
          </w:hyperlink>
        </w:p>
        <w:p w14:paraId="54456B11" w14:textId="6C3CC4CA" w:rsidR="00BE358E" w:rsidRDefault="00A22B88">
          <w:pPr>
            <w:pStyle w:val="TOC3"/>
            <w:tabs>
              <w:tab w:val="left" w:pos="1320"/>
              <w:tab w:val="right" w:leader="dot" w:pos="9890"/>
            </w:tabs>
            <w:rPr>
              <w:rFonts w:asciiTheme="minorHAnsi" w:eastAsiaTheme="minorEastAsia" w:hAnsiTheme="minorHAnsi"/>
              <w:noProof/>
            </w:rPr>
          </w:pPr>
          <w:hyperlink w:anchor="_Toc508398307" w:history="1">
            <w:r w:rsidR="00BE358E" w:rsidRPr="00A31F2E">
              <w:rPr>
                <w:rStyle w:val="Hyperlink"/>
                <w:noProof/>
              </w:rPr>
              <w:t>1.5.2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_Toc508398307 \h </w:instrText>
            </w:r>
            <w:r w:rsidR="00BE358E">
              <w:rPr>
                <w:noProof/>
                <w:webHidden/>
              </w:rPr>
            </w:r>
            <w:r w:rsidR="00BE358E">
              <w:rPr>
                <w:noProof/>
                <w:webHidden/>
              </w:rPr>
              <w:fldChar w:fldCharType="separate"/>
            </w:r>
            <w:r w:rsidR="000D1CC2">
              <w:rPr>
                <w:noProof/>
                <w:webHidden/>
              </w:rPr>
              <w:t>17</w:t>
            </w:r>
            <w:r w:rsidR="00BE358E">
              <w:rPr>
                <w:noProof/>
                <w:webHidden/>
              </w:rPr>
              <w:fldChar w:fldCharType="end"/>
            </w:r>
          </w:hyperlink>
        </w:p>
        <w:p w14:paraId="0629586D" w14:textId="7AC83E22" w:rsidR="00BE358E" w:rsidRDefault="00A22B88">
          <w:pPr>
            <w:pStyle w:val="TOC3"/>
            <w:tabs>
              <w:tab w:val="left" w:pos="1320"/>
              <w:tab w:val="right" w:leader="dot" w:pos="9890"/>
            </w:tabs>
            <w:rPr>
              <w:rFonts w:asciiTheme="minorHAnsi" w:eastAsiaTheme="minorEastAsia" w:hAnsiTheme="minorHAnsi"/>
              <w:noProof/>
            </w:rPr>
          </w:pPr>
          <w:hyperlink w:anchor="_Toc508398308" w:history="1">
            <w:r w:rsidR="00BE358E" w:rsidRPr="00A31F2E">
              <w:rPr>
                <w:rStyle w:val="Hyperlink"/>
                <w:noProof/>
              </w:rPr>
              <w:t>1.5.3</w:t>
            </w:r>
            <w:r w:rsidR="00BE358E">
              <w:rPr>
                <w:rFonts w:asciiTheme="minorHAnsi" w:eastAsiaTheme="minorEastAsia" w:hAnsiTheme="minorHAnsi"/>
                <w:noProof/>
              </w:rPr>
              <w:tab/>
            </w:r>
            <w:r w:rsidR="00BE358E" w:rsidRPr="00A31F2E">
              <w:rPr>
                <w:rStyle w:val="Hyperlink"/>
                <w:noProof/>
              </w:rPr>
              <w:t>Test Data</w:t>
            </w:r>
            <w:r w:rsidR="00BE358E">
              <w:rPr>
                <w:noProof/>
                <w:webHidden/>
              </w:rPr>
              <w:tab/>
            </w:r>
            <w:r w:rsidR="00BE358E">
              <w:rPr>
                <w:noProof/>
                <w:webHidden/>
              </w:rPr>
              <w:fldChar w:fldCharType="begin"/>
            </w:r>
            <w:r w:rsidR="00BE358E">
              <w:rPr>
                <w:noProof/>
                <w:webHidden/>
              </w:rPr>
              <w:instrText xml:space="preserve"> PAGEREF _Toc508398308 \h </w:instrText>
            </w:r>
            <w:r w:rsidR="00BE358E">
              <w:rPr>
                <w:noProof/>
                <w:webHidden/>
              </w:rPr>
            </w:r>
            <w:r w:rsidR="00BE358E">
              <w:rPr>
                <w:noProof/>
                <w:webHidden/>
              </w:rPr>
              <w:fldChar w:fldCharType="separate"/>
            </w:r>
            <w:r w:rsidR="000D1CC2">
              <w:rPr>
                <w:noProof/>
                <w:webHidden/>
              </w:rPr>
              <w:t>17</w:t>
            </w:r>
            <w:r w:rsidR="00BE358E">
              <w:rPr>
                <w:noProof/>
                <w:webHidden/>
              </w:rPr>
              <w:fldChar w:fldCharType="end"/>
            </w:r>
          </w:hyperlink>
        </w:p>
        <w:p w14:paraId="7B31FAA0" w14:textId="1CED9A3C" w:rsidR="00BE358E" w:rsidRDefault="00A22B88">
          <w:pPr>
            <w:pStyle w:val="TOC3"/>
            <w:tabs>
              <w:tab w:val="left" w:pos="1320"/>
              <w:tab w:val="right" w:leader="dot" w:pos="9890"/>
            </w:tabs>
            <w:rPr>
              <w:rFonts w:asciiTheme="minorHAnsi" w:eastAsiaTheme="minorEastAsia" w:hAnsiTheme="minorHAnsi"/>
              <w:noProof/>
            </w:rPr>
          </w:pPr>
          <w:hyperlink w:anchor="_Toc508398309" w:history="1">
            <w:r w:rsidR="00BE358E" w:rsidRPr="00A31F2E">
              <w:rPr>
                <w:rStyle w:val="Hyperlink"/>
                <w:noProof/>
              </w:rPr>
              <w:t>1.5.4</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_Toc508398309 \h </w:instrText>
            </w:r>
            <w:r w:rsidR="00BE358E">
              <w:rPr>
                <w:noProof/>
                <w:webHidden/>
              </w:rPr>
            </w:r>
            <w:r w:rsidR="00BE358E">
              <w:rPr>
                <w:noProof/>
                <w:webHidden/>
              </w:rPr>
              <w:fldChar w:fldCharType="separate"/>
            </w:r>
            <w:r w:rsidR="000D1CC2">
              <w:rPr>
                <w:noProof/>
                <w:webHidden/>
              </w:rPr>
              <w:t>17</w:t>
            </w:r>
            <w:r w:rsidR="00BE358E">
              <w:rPr>
                <w:noProof/>
                <w:webHidden/>
              </w:rPr>
              <w:fldChar w:fldCharType="end"/>
            </w:r>
          </w:hyperlink>
        </w:p>
        <w:p w14:paraId="4768D2B2" w14:textId="347563F6" w:rsidR="00BE358E" w:rsidRDefault="00A22B88">
          <w:pPr>
            <w:pStyle w:val="TOC3"/>
            <w:tabs>
              <w:tab w:val="left" w:pos="1320"/>
              <w:tab w:val="right" w:leader="dot" w:pos="9890"/>
            </w:tabs>
            <w:rPr>
              <w:rFonts w:asciiTheme="minorHAnsi" w:eastAsiaTheme="minorEastAsia" w:hAnsiTheme="minorHAnsi"/>
              <w:noProof/>
            </w:rPr>
          </w:pPr>
          <w:hyperlink w:anchor="_Toc508398310" w:history="1">
            <w:r w:rsidR="00BE358E" w:rsidRPr="00A31F2E">
              <w:rPr>
                <w:rStyle w:val="Hyperlink"/>
                <w:noProof/>
              </w:rPr>
              <w:t>1.5.5</w:t>
            </w:r>
            <w:r w:rsidR="00BE358E">
              <w:rPr>
                <w:rFonts w:asciiTheme="minorHAnsi" w:eastAsiaTheme="minorEastAsia" w:hAnsiTheme="minorHAnsi"/>
                <w:noProof/>
              </w:rPr>
              <w:tab/>
            </w:r>
            <w:r w:rsidR="00BE358E" w:rsidRPr="00A31F2E">
              <w:rPr>
                <w:rStyle w:val="Hyperlink"/>
                <w:noProof/>
              </w:rPr>
              <w:t>Output of the script</w:t>
            </w:r>
            <w:r w:rsidR="00BE358E">
              <w:rPr>
                <w:noProof/>
                <w:webHidden/>
              </w:rPr>
              <w:tab/>
            </w:r>
            <w:r w:rsidR="00BE358E">
              <w:rPr>
                <w:noProof/>
                <w:webHidden/>
              </w:rPr>
              <w:fldChar w:fldCharType="begin"/>
            </w:r>
            <w:r w:rsidR="00BE358E">
              <w:rPr>
                <w:noProof/>
                <w:webHidden/>
              </w:rPr>
              <w:instrText xml:space="preserve"> PAGEREF _Toc508398310 \h </w:instrText>
            </w:r>
            <w:r w:rsidR="00BE358E">
              <w:rPr>
                <w:noProof/>
                <w:webHidden/>
              </w:rPr>
            </w:r>
            <w:r w:rsidR="00BE358E">
              <w:rPr>
                <w:noProof/>
                <w:webHidden/>
              </w:rPr>
              <w:fldChar w:fldCharType="separate"/>
            </w:r>
            <w:r w:rsidR="000D1CC2">
              <w:rPr>
                <w:noProof/>
                <w:webHidden/>
              </w:rPr>
              <w:t>17</w:t>
            </w:r>
            <w:r w:rsidR="00BE358E">
              <w:rPr>
                <w:noProof/>
                <w:webHidden/>
              </w:rPr>
              <w:fldChar w:fldCharType="end"/>
            </w:r>
          </w:hyperlink>
        </w:p>
        <w:p w14:paraId="1B67D933" w14:textId="126DD180" w:rsidR="00BE358E" w:rsidRDefault="00A22B88">
          <w:pPr>
            <w:pStyle w:val="TOC3"/>
            <w:tabs>
              <w:tab w:val="left" w:pos="1320"/>
              <w:tab w:val="right" w:leader="dot" w:pos="9890"/>
            </w:tabs>
            <w:rPr>
              <w:rFonts w:asciiTheme="minorHAnsi" w:eastAsiaTheme="minorEastAsia" w:hAnsiTheme="minorHAnsi"/>
              <w:noProof/>
            </w:rPr>
          </w:pPr>
          <w:hyperlink w:anchor="_Toc508398311" w:history="1">
            <w:r w:rsidR="00BE358E" w:rsidRPr="00A31F2E">
              <w:rPr>
                <w:rStyle w:val="Hyperlink"/>
                <w:noProof/>
              </w:rPr>
              <w:t>1.5.6</w:t>
            </w:r>
            <w:r w:rsidR="00BE358E">
              <w:rPr>
                <w:rFonts w:asciiTheme="minorHAnsi" w:eastAsiaTheme="minorEastAsia" w:hAnsiTheme="minorHAnsi"/>
                <w:noProof/>
              </w:rPr>
              <w:tab/>
            </w:r>
            <w:r w:rsidR="00BE358E" w:rsidRPr="00A31F2E">
              <w:rPr>
                <w:rStyle w:val="Hyperlink"/>
                <w:noProof/>
              </w:rPr>
              <w:t>Test Data Output</w:t>
            </w:r>
            <w:r w:rsidR="00BE358E">
              <w:rPr>
                <w:noProof/>
                <w:webHidden/>
              </w:rPr>
              <w:tab/>
            </w:r>
            <w:r w:rsidR="00BE358E">
              <w:rPr>
                <w:noProof/>
                <w:webHidden/>
              </w:rPr>
              <w:fldChar w:fldCharType="begin"/>
            </w:r>
            <w:r w:rsidR="00BE358E">
              <w:rPr>
                <w:noProof/>
                <w:webHidden/>
              </w:rPr>
              <w:instrText xml:space="preserve"> PAGEREF _Toc508398311 \h </w:instrText>
            </w:r>
            <w:r w:rsidR="00BE358E">
              <w:rPr>
                <w:noProof/>
                <w:webHidden/>
              </w:rPr>
            </w:r>
            <w:r w:rsidR="00BE358E">
              <w:rPr>
                <w:noProof/>
                <w:webHidden/>
              </w:rPr>
              <w:fldChar w:fldCharType="separate"/>
            </w:r>
            <w:r w:rsidR="000D1CC2">
              <w:rPr>
                <w:noProof/>
                <w:webHidden/>
              </w:rPr>
              <w:t>17</w:t>
            </w:r>
            <w:r w:rsidR="00BE358E">
              <w:rPr>
                <w:noProof/>
                <w:webHidden/>
              </w:rPr>
              <w:fldChar w:fldCharType="end"/>
            </w:r>
          </w:hyperlink>
        </w:p>
        <w:p w14:paraId="7A042788" w14:textId="2DFD841C" w:rsidR="00BE358E" w:rsidRDefault="00A22B88">
          <w:pPr>
            <w:pStyle w:val="TOC3"/>
            <w:tabs>
              <w:tab w:val="left" w:pos="1320"/>
              <w:tab w:val="right" w:leader="dot" w:pos="9890"/>
            </w:tabs>
            <w:rPr>
              <w:rFonts w:asciiTheme="minorHAnsi" w:eastAsiaTheme="minorEastAsia" w:hAnsiTheme="minorHAnsi"/>
              <w:noProof/>
            </w:rPr>
          </w:pPr>
          <w:hyperlink w:anchor="_Toc508398312" w:history="1">
            <w:r w:rsidR="00BE358E" w:rsidRPr="00A31F2E">
              <w:rPr>
                <w:rStyle w:val="Hyperlink"/>
                <w:noProof/>
              </w:rPr>
              <w:t>1.5.7</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_Toc508398312 \h </w:instrText>
            </w:r>
            <w:r w:rsidR="00BE358E">
              <w:rPr>
                <w:noProof/>
                <w:webHidden/>
              </w:rPr>
            </w:r>
            <w:r w:rsidR="00BE358E">
              <w:rPr>
                <w:noProof/>
                <w:webHidden/>
              </w:rPr>
              <w:fldChar w:fldCharType="separate"/>
            </w:r>
            <w:r w:rsidR="000D1CC2">
              <w:rPr>
                <w:noProof/>
                <w:webHidden/>
              </w:rPr>
              <w:t>18</w:t>
            </w:r>
            <w:r w:rsidR="00BE358E">
              <w:rPr>
                <w:noProof/>
                <w:webHidden/>
              </w:rPr>
              <w:fldChar w:fldCharType="end"/>
            </w:r>
          </w:hyperlink>
        </w:p>
        <w:p w14:paraId="0C6D7A7B" w14:textId="3AF47FD9" w:rsidR="00BE358E" w:rsidRDefault="00A22B88">
          <w:pPr>
            <w:pStyle w:val="TOC2"/>
            <w:tabs>
              <w:tab w:val="left" w:pos="880"/>
              <w:tab w:val="right" w:leader="dot" w:pos="9890"/>
            </w:tabs>
            <w:rPr>
              <w:rFonts w:asciiTheme="minorHAnsi" w:eastAsiaTheme="minorEastAsia" w:hAnsiTheme="minorHAnsi"/>
              <w:noProof/>
            </w:rPr>
          </w:pPr>
          <w:hyperlink w:anchor="_Toc508398313" w:history="1">
            <w:r w:rsidR="00BE358E" w:rsidRPr="00A31F2E">
              <w:rPr>
                <w:rStyle w:val="Hyperlink"/>
                <w:noProof/>
              </w:rPr>
              <w:t>1.6</w:t>
            </w:r>
            <w:r w:rsidR="00BE358E">
              <w:rPr>
                <w:rFonts w:asciiTheme="minorHAnsi" w:eastAsiaTheme="minorEastAsia" w:hAnsiTheme="minorHAnsi"/>
                <w:noProof/>
              </w:rPr>
              <w:tab/>
            </w:r>
            <w:r w:rsidR="00BE358E" w:rsidRPr="00A31F2E">
              <w:rPr>
                <w:rStyle w:val="Hyperlink"/>
                <w:noProof/>
              </w:rPr>
              <w:t>HiC-Express</w:t>
            </w:r>
            <w:r w:rsidR="00BE358E">
              <w:rPr>
                <w:noProof/>
                <w:webHidden/>
              </w:rPr>
              <w:tab/>
            </w:r>
            <w:r w:rsidR="00BE358E">
              <w:rPr>
                <w:noProof/>
                <w:webHidden/>
              </w:rPr>
              <w:fldChar w:fldCharType="begin"/>
            </w:r>
            <w:r w:rsidR="00BE358E">
              <w:rPr>
                <w:noProof/>
                <w:webHidden/>
              </w:rPr>
              <w:instrText xml:space="preserve"> PAGEREF _Toc508398313 \h </w:instrText>
            </w:r>
            <w:r w:rsidR="00BE358E">
              <w:rPr>
                <w:noProof/>
                <w:webHidden/>
              </w:rPr>
            </w:r>
            <w:r w:rsidR="00BE358E">
              <w:rPr>
                <w:noProof/>
                <w:webHidden/>
              </w:rPr>
              <w:fldChar w:fldCharType="separate"/>
            </w:r>
            <w:r w:rsidR="000D1CC2">
              <w:rPr>
                <w:noProof/>
                <w:webHidden/>
              </w:rPr>
              <w:t>19</w:t>
            </w:r>
            <w:r w:rsidR="00BE358E">
              <w:rPr>
                <w:noProof/>
                <w:webHidden/>
              </w:rPr>
              <w:fldChar w:fldCharType="end"/>
            </w:r>
          </w:hyperlink>
        </w:p>
        <w:p w14:paraId="5F006DB7" w14:textId="42C67B5D" w:rsidR="00BE358E" w:rsidRDefault="00A22B88">
          <w:pPr>
            <w:pStyle w:val="TOC3"/>
            <w:tabs>
              <w:tab w:val="left" w:pos="1320"/>
              <w:tab w:val="right" w:leader="dot" w:pos="9890"/>
            </w:tabs>
            <w:rPr>
              <w:rFonts w:asciiTheme="minorHAnsi" w:eastAsiaTheme="minorEastAsia" w:hAnsiTheme="minorHAnsi"/>
              <w:noProof/>
            </w:rPr>
          </w:pPr>
          <w:hyperlink w:anchor="_Toc508398314" w:history="1">
            <w:r w:rsidR="00BE358E" w:rsidRPr="00A31F2E">
              <w:rPr>
                <w:rStyle w:val="Hyperlink"/>
                <w:noProof/>
              </w:rPr>
              <w:t>1.6.1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_Toc508398314 \h </w:instrText>
            </w:r>
            <w:r w:rsidR="00BE358E">
              <w:rPr>
                <w:noProof/>
                <w:webHidden/>
              </w:rPr>
            </w:r>
            <w:r w:rsidR="00BE358E">
              <w:rPr>
                <w:noProof/>
                <w:webHidden/>
              </w:rPr>
              <w:fldChar w:fldCharType="separate"/>
            </w:r>
            <w:r w:rsidR="000D1CC2">
              <w:rPr>
                <w:noProof/>
                <w:webHidden/>
              </w:rPr>
              <w:t>19</w:t>
            </w:r>
            <w:r w:rsidR="00BE358E">
              <w:rPr>
                <w:noProof/>
                <w:webHidden/>
              </w:rPr>
              <w:fldChar w:fldCharType="end"/>
            </w:r>
          </w:hyperlink>
        </w:p>
        <w:p w14:paraId="2E7DE5B1" w14:textId="2A301A3A" w:rsidR="00BE358E" w:rsidRDefault="00A22B88">
          <w:pPr>
            <w:pStyle w:val="TOC3"/>
            <w:tabs>
              <w:tab w:val="left" w:pos="1320"/>
              <w:tab w:val="right" w:leader="dot" w:pos="9890"/>
            </w:tabs>
            <w:rPr>
              <w:rFonts w:asciiTheme="minorHAnsi" w:eastAsiaTheme="minorEastAsia" w:hAnsiTheme="minorHAnsi"/>
              <w:noProof/>
            </w:rPr>
          </w:pPr>
          <w:hyperlink w:anchor="_Toc508398315" w:history="1">
            <w:r w:rsidR="00BE358E" w:rsidRPr="00A31F2E">
              <w:rPr>
                <w:rStyle w:val="Hyperlink"/>
                <w:noProof/>
              </w:rPr>
              <w:t>1.6.2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_Toc508398315 \h </w:instrText>
            </w:r>
            <w:r w:rsidR="00BE358E">
              <w:rPr>
                <w:noProof/>
                <w:webHidden/>
              </w:rPr>
            </w:r>
            <w:r w:rsidR="00BE358E">
              <w:rPr>
                <w:noProof/>
                <w:webHidden/>
              </w:rPr>
              <w:fldChar w:fldCharType="separate"/>
            </w:r>
            <w:r w:rsidR="000D1CC2">
              <w:rPr>
                <w:noProof/>
                <w:webHidden/>
              </w:rPr>
              <w:t>20</w:t>
            </w:r>
            <w:r w:rsidR="00BE358E">
              <w:rPr>
                <w:noProof/>
                <w:webHidden/>
              </w:rPr>
              <w:fldChar w:fldCharType="end"/>
            </w:r>
          </w:hyperlink>
        </w:p>
        <w:p w14:paraId="2EE17378" w14:textId="2DAEC5BB" w:rsidR="00BE358E" w:rsidRDefault="00A22B88">
          <w:pPr>
            <w:pStyle w:val="TOC3"/>
            <w:tabs>
              <w:tab w:val="left" w:pos="1320"/>
              <w:tab w:val="right" w:leader="dot" w:pos="9890"/>
            </w:tabs>
            <w:rPr>
              <w:rFonts w:asciiTheme="minorHAnsi" w:eastAsiaTheme="minorEastAsia" w:hAnsiTheme="minorHAnsi"/>
              <w:noProof/>
            </w:rPr>
          </w:pPr>
          <w:hyperlink w:anchor="_Toc508398316" w:history="1">
            <w:r w:rsidR="00BE358E" w:rsidRPr="00A31F2E">
              <w:rPr>
                <w:rStyle w:val="Hyperlink"/>
                <w:noProof/>
              </w:rPr>
              <w:t>1.6.3</w:t>
            </w:r>
            <w:r w:rsidR="00BE358E">
              <w:rPr>
                <w:rFonts w:asciiTheme="minorHAnsi" w:eastAsiaTheme="minorEastAsia" w:hAnsiTheme="minorHAnsi"/>
                <w:noProof/>
              </w:rPr>
              <w:tab/>
            </w:r>
            <w:r w:rsidR="00BE358E" w:rsidRPr="00A31F2E">
              <w:rPr>
                <w:rStyle w:val="Hyperlink"/>
                <w:noProof/>
              </w:rPr>
              <w:t>Test Data</w:t>
            </w:r>
            <w:r w:rsidR="00BE358E">
              <w:rPr>
                <w:noProof/>
                <w:webHidden/>
              </w:rPr>
              <w:tab/>
            </w:r>
            <w:r w:rsidR="00BE358E">
              <w:rPr>
                <w:noProof/>
                <w:webHidden/>
              </w:rPr>
              <w:fldChar w:fldCharType="begin"/>
            </w:r>
            <w:r w:rsidR="00BE358E">
              <w:rPr>
                <w:noProof/>
                <w:webHidden/>
              </w:rPr>
              <w:instrText xml:space="preserve"> PAGEREF _Toc508398316 \h </w:instrText>
            </w:r>
            <w:r w:rsidR="00BE358E">
              <w:rPr>
                <w:noProof/>
                <w:webHidden/>
              </w:rPr>
            </w:r>
            <w:r w:rsidR="00BE358E">
              <w:rPr>
                <w:noProof/>
                <w:webHidden/>
              </w:rPr>
              <w:fldChar w:fldCharType="separate"/>
            </w:r>
            <w:r w:rsidR="000D1CC2">
              <w:rPr>
                <w:noProof/>
                <w:webHidden/>
              </w:rPr>
              <w:t>20</w:t>
            </w:r>
            <w:r w:rsidR="00BE358E">
              <w:rPr>
                <w:noProof/>
                <w:webHidden/>
              </w:rPr>
              <w:fldChar w:fldCharType="end"/>
            </w:r>
          </w:hyperlink>
        </w:p>
        <w:p w14:paraId="1A1796F7" w14:textId="69DB7834" w:rsidR="00BE358E" w:rsidRDefault="00A22B88">
          <w:pPr>
            <w:pStyle w:val="TOC3"/>
            <w:tabs>
              <w:tab w:val="left" w:pos="1320"/>
              <w:tab w:val="right" w:leader="dot" w:pos="9890"/>
            </w:tabs>
            <w:rPr>
              <w:rFonts w:asciiTheme="minorHAnsi" w:eastAsiaTheme="minorEastAsia" w:hAnsiTheme="minorHAnsi"/>
              <w:noProof/>
            </w:rPr>
          </w:pPr>
          <w:hyperlink w:anchor="_Toc508398317" w:history="1">
            <w:r w:rsidR="00BE358E" w:rsidRPr="00A31F2E">
              <w:rPr>
                <w:rStyle w:val="Hyperlink"/>
                <w:noProof/>
              </w:rPr>
              <w:t>1.6.4</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_Toc508398317 \h </w:instrText>
            </w:r>
            <w:r w:rsidR="00BE358E">
              <w:rPr>
                <w:noProof/>
                <w:webHidden/>
              </w:rPr>
            </w:r>
            <w:r w:rsidR="00BE358E">
              <w:rPr>
                <w:noProof/>
                <w:webHidden/>
              </w:rPr>
              <w:fldChar w:fldCharType="separate"/>
            </w:r>
            <w:r w:rsidR="000D1CC2">
              <w:rPr>
                <w:noProof/>
                <w:webHidden/>
              </w:rPr>
              <w:t>20</w:t>
            </w:r>
            <w:r w:rsidR="00BE358E">
              <w:rPr>
                <w:noProof/>
                <w:webHidden/>
              </w:rPr>
              <w:fldChar w:fldCharType="end"/>
            </w:r>
          </w:hyperlink>
        </w:p>
        <w:p w14:paraId="16074971" w14:textId="337E6ED7" w:rsidR="00BE358E" w:rsidRDefault="00A22B88">
          <w:pPr>
            <w:pStyle w:val="TOC3"/>
            <w:tabs>
              <w:tab w:val="left" w:pos="1320"/>
              <w:tab w:val="right" w:leader="dot" w:pos="9890"/>
            </w:tabs>
            <w:rPr>
              <w:rFonts w:asciiTheme="minorHAnsi" w:eastAsiaTheme="minorEastAsia" w:hAnsiTheme="minorHAnsi"/>
              <w:noProof/>
            </w:rPr>
          </w:pPr>
          <w:hyperlink w:anchor="_Toc508398318" w:history="1">
            <w:r w:rsidR="00BE358E" w:rsidRPr="00A31F2E">
              <w:rPr>
                <w:rStyle w:val="Hyperlink"/>
                <w:noProof/>
              </w:rPr>
              <w:t>1.6.5</w:t>
            </w:r>
            <w:r w:rsidR="00BE358E">
              <w:rPr>
                <w:rFonts w:asciiTheme="minorHAnsi" w:eastAsiaTheme="minorEastAsia" w:hAnsiTheme="minorHAnsi"/>
                <w:noProof/>
              </w:rPr>
              <w:tab/>
            </w:r>
            <w:r w:rsidR="00BE358E" w:rsidRPr="00A31F2E">
              <w:rPr>
                <w:rStyle w:val="Hyperlink"/>
                <w:noProof/>
              </w:rPr>
              <w:t>Output of the script</w:t>
            </w:r>
            <w:r w:rsidR="00BE358E">
              <w:rPr>
                <w:noProof/>
                <w:webHidden/>
              </w:rPr>
              <w:tab/>
            </w:r>
            <w:r w:rsidR="00BE358E">
              <w:rPr>
                <w:noProof/>
                <w:webHidden/>
              </w:rPr>
              <w:fldChar w:fldCharType="begin"/>
            </w:r>
            <w:r w:rsidR="00BE358E">
              <w:rPr>
                <w:noProof/>
                <w:webHidden/>
              </w:rPr>
              <w:instrText xml:space="preserve"> PAGEREF _Toc508398318 \h </w:instrText>
            </w:r>
            <w:r w:rsidR="00BE358E">
              <w:rPr>
                <w:noProof/>
                <w:webHidden/>
              </w:rPr>
            </w:r>
            <w:r w:rsidR="00BE358E">
              <w:rPr>
                <w:noProof/>
                <w:webHidden/>
              </w:rPr>
              <w:fldChar w:fldCharType="separate"/>
            </w:r>
            <w:r w:rsidR="000D1CC2">
              <w:rPr>
                <w:noProof/>
                <w:webHidden/>
              </w:rPr>
              <w:t>20</w:t>
            </w:r>
            <w:r w:rsidR="00BE358E">
              <w:rPr>
                <w:noProof/>
                <w:webHidden/>
              </w:rPr>
              <w:fldChar w:fldCharType="end"/>
            </w:r>
          </w:hyperlink>
        </w:p>
        <w:p w14:paraId="30992102" w14:textId="037C55FC" w:rsidR="00BE358E" w:rsidRDefault="00A22B88">
          <w:pPr>
            <w:pStyle w:val="TOC3"/>
            <w:tabs>
              <w:tab w:val="left" w:pos="1320"/>
              <w:tab w:val="right" w:leader="dot" w:pos="9890"/>
            </w:tabs>
            <w:rPr>
              <w:rFonts w:asciiTheme="minorHAnsi" w:eastAsiaTheme="minorEastAsia" w:hAnsiTheme="minorHAnsi"/>
              <w:noProof/>
            </w:rPr>
          </w:pPr>
          <w:hyperlink w:anchor="_Toc508398319" w:history="1">
            <w:r w:rsidR="00BE358E" w:rsidRPr="00A31F2E">
              <w:rPr>
                <w:rStyle w:val="Hyperlink"/>
                <w:noProof/>
              </w:rPr>
              <w:t>1.6.6</w:t>
            </w:r>
            <w:r w:rsidR="00BE358E">
              <w:rPr>
                <w:rFonts w:asciiTheme="minorHAnsi" w:eastAsiaTheme="minorEastAsia" w:hAnsiTheme="minorHAnsi"/>
                <w:noProof/>
              </w:rPr>
              <w:tab/>
            </w:r>
            <w:r w:rsidR="00BE358E" w:rsidRPr="00A31F2E">
              <w:rPr>
                <w:rStyle w:val="Hyperlink"/>
                <w:noProof/>
              </w:rPr>
              <w:t>Test Data Output</w:t>
            </w:r>
            <w:r w:rsidR="00BE358E">
              <w:rPr>
                <w:noProof/>
                <w:webHidden/>
              </w:rPr>
              <w:tab/>
            </w:r>
            <w:r w:rsidR="00BE358E">
              <w:rPr>
                <w:noProof/>
                <w:webHidden/>
              </w:rPr>
              <w:fldChar w:fldCharType="begin"/>
            </w:r>
            <w:r w:rsidR="00BE358E">
              <w:rPr>
                <w:noProof/>
                <w:webHidden/>
              </w:rPr>
              <w:instrText xml:space="preserve"> PAGEREF _Toc508398319 \h </w:instrText>
            </w:r>
            <w:r w:rsidR="00BE358E">
              <w:rPr>
                <w:noProof/>
                <w:webHidden/>
              </w:rPr>
            </w:r>
            <w:r w:rsidR="00BE358E">
              <w:rPr>
                <w:noProof/>
                <w:webHidden/>
              </w:rPr>
              <w:fldChar w:fldCharType="separate"/>
            </w:r>
            <w:r w:rsidR="000D1CC2">
              <w:rPr>
                <w:noProof/>
                <w:webHidden/>
              </w:rPr>
              <w:t>20</w:t>
            </w:r>
            <w:r w:rsidR="00BE358E">
              <w:rPr>
                <w:noProof/>
                <w:webHidden/>
              </w:rPr>
              <w:fldChar w:fldCharType="end"/>
            </w:r>
          </w:hyperlink>
        </w:p>
        <w:p w14:paraId="7D9422F6" w14:textId="6D7523F3" w:rsidR="00BE358E" w:rsidRDefault="00A22B88">
          <w:pPr>
            <w:pStyle w:val="TOC3"/>
            <w:tabs>
              <w:tab w:val="left" w:pos="1320"/>
              <w:tab w:val="right" w:leader="dot" w:pos="9890"/>
            </w:tabs>
            <w:rPr>
              <w:rFonts w:asciiTheme="minorHAnsi" w:eastAsiaTheme="minorEastAsia" w:hAnsiTheme="minorHAnsi"/>
              <w:noProof/>
            </w:rPr>
          </w:pPr>
          <w:hyperlink w:anchor="_Toc508398320" w:history="1">
            <w:r w:rsidR="00BE358E" w:rsidRPr="00A31F2E">
              <w:rPr>
                <w:rStyle w:val="Hyperlink"/>
                <w:noProof/>
              </w:rPr>
              <w:t>1.6.7</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_Toc508398320 \h </w:instrText>
            </w:r>
            <w:r w:rsidR="00BE358E">
              <w:rPr>
                <w:noProof/>
                <w:webHidden/>
              </w:rPr>
            </w:r>
            <w:r w:rsidR="00BE358E">
              <w:rPr>
                <w:noProof/>
                <w:webHidden/>
              </w:rPr>
              <w:fldChar w:fldCharType="separate"/>
            </w:r>
            <w:r w:rsidR="000D1CC2">
              <w:rPr>
                <w:noProof/>
                <w:webHidden/>
              </w:rPr>
              <w:t>21</w:t>
            </w:r>
            <w:r w:rsidR="00BE358E">
              <w:rPr>
                <w:noProof/>
                <w:webHidden/>
              </w:rPr>
              <w:fldChar w:fldCharType="end"/>
            </w:r>
          </w:hyperlink>
        </w:p>
        <w:p w14:paraId="370E4462" w14:textId="5B397672" w:rsidR="00BE358E" w:rsidRDefault="00A22B88">
          <w:pPr>
            <w:pStyle w:val="TOC1"/>
            <w:tabs>
              <w:tab w:val="left" w:pos="440"/>
              <w:tab w:val="right" w:leader="dot" w:pos="9890"/>
            </w:tabs>
            <w:rPr>
              <w:rFonts w:asciiTheme="minorHAnsi" w:eastAsiaTheme="minorEastAsia" w:hAnsiTheme="minorHAnsi"/>
              <w:noProof/>
            </w:rPr>
          </w:pPr>
          <w:hyperlink w:anchor="_Toc508398321" w:history="1">
            <w:r w:rsidR="00BE358E" w:rsidRPr="00A31F2E">
              <w:rPr>
                <w:rStyle w:val="Hyperlink"/>
                <w:noProof/>
              </w:rPr>
              <w:t>2</w:t>
            </w:r>
            <w:r w:rsidR="00BE358E">
              <w:rPr>
                <w:rFonts w:asciiTheme="minorHAnsi" w:eastAsiaTheme="minorEastAsia" w:hAnsiTheme="minorHAnsi"/>
                <w:noProof/>
              </w:rPr>
              <w:tab/>
            </w:r>
            <w:r w:rsidR="00BE358E" w:rsidRPr="00A31F2E">
              <w:rPr>
                <w:rStyle w:val="Hyperlink"/>
                <w:noProof/>
              </w:rPr>
              <w:t>2D-Functions</w:t>
            </w:r>
            <w:r w:rsidR="00BE358E">
              <w:rPr>
                <w:noProof/>
                <w:webHidden/>
              </w:rPr>
              <w:tab/>
            </w:r>
            <w:r w:rsidR="00BE358E">
              <w:rPr>
                <w:noProof/>
                <w:webHidden/>
              </w:rPr>
              <w:fldChar w:fldCharType="begin"/>
            </w:r>
            <w:r w:rsidR="00BE358E">
              <w:rPr>
                <w:noProof/>
                <w:webHidden/>
              </w:rPr>
              <w:instrText xml:space="preserve"> PAGEREF _Toc508398321 \h </w:instrText>
            </w:r>
            <w:r w:rsidR="00BE358E">
              <w:rPr>
                <w:noProof/>
                <w:webHidden/>
              </w:rPr>
            </w:r>
            <w:r w:rsidR="00BE358E">
              <w:rPr>
                <w:noProof/>
                <w:webHidden/>
              </w:rPr>
              <w:fldChar w:fldCharType="separate"/>
            </w:r>
            <w:r w:rsidR="000D1CC2">
              <w:rPr>
                <w:noProof/>
                <w:webHidden/>
              </w:rPr>
              <w:t>24</w:t>
            </w:r>
            <w:r w:rsidR="00BE358E">
              <w:rPr>
                <w:noProof/>
                <w:webHidden/>
              </w:rPr>
              <w:fldChar w:fldCharType="end"/>
            </w:r>
          </w:hyperlink>
        </w:p>
        <w:p w14:paraId="396237BF" w14:textId="7ECB4FD7" w:rsidR="00BE358E" w:rsidRDefault="00A22B88">
          <w:pPr>
            <w:pStyle w:val="TOC2"/>
            <w:tabs>
              <w:tab w:val="left" w:pos="880"/>
              <w:tab w:val="right" w:leader="dot" w:pos="9890"/>
            </w:tabs>
            <w:rPr>
              <w:rFonts w:asciiTheme="minorHAnsi" w:eastAsiaTheme="minorEastAsia" w:hAnsiTheme="minorHAnsi"/>
              <w:noProof/>
            </w:rPr>
          </w:pPr>
          <w:hyperlink w:anchor="_Toc508398322" w:history="1">
            <w:r w:rsidR="00BE358E" w:rsidRPr="00A31F2E">
              <w:rPr>
                <w:rStyle w:val="Hyperlink"/>
                <w:noProof/>
              </w:rPr>
              <w:t>2.1</w:t>
            </w:r>
            <w:r w:rsidR="00BE358E">
              <w:rPr>
                <w:rFonts w:asciiTheme="minorHAnsi" w:eastAsiaTheme="minorEastAsia" w:hAnsiTheme="minorHAnsi"/>
                <w:noProof/>
              </w:rPr>
              <w:tab/>
            </w:r>
            <w:r w:rsidR="00BE358E" w:rsidRPr="00A31F2E">
              <w:rPr>
                <w:rStyle w:val="Hyperlink"/>
                <w:noProof/>
              </w:rPr>
              <w:t>Convert mapped Hi-C reads to hic format file</w:t>
            </w:r>
            <w:r w:rsidR="00BE358E">
              <w:rPr>
                <w:noProof/>
                <w:webHidden/>
              </w:rPr>
              <w:tab/>
            </w:r>
            <w:r w:rsidR="00BE358E">
              <w:rPr>
                <w:noProof/>
                <w:webHidden/>
              </w:rPr>
              <w:fldChar w:fldCharType="begin"/>
            </w:r>
            <w:r w:rsidR="00BE358E">
              <w:rPr>
                <w:noProof/>
                <w:webHidden/>
              </w:rPr>
              <w:instrText xml:space="preserve"> PAGEREF _Toc508398322 \h </w:instrText>
            </w:r>
            <w:r w:rsidR="00BE358E">
              <w:rPr>
                <w:noProof/>
                <w:webHidden/>
              </w:rPr>
            </w:r>
            <w:r w:rsidR="00BE358E">
              <w:rPr>
                <w:noProof/>
                <w:webHidden/>
              </w:rPr>
              <w:fldChar w:fldCharType="separate"/>
            </w:r>
            <w:r w:rsidR="000D1CC2">
              <w:rPr>
                <w:noProof/>
                <w:webHidden/>
              </w:rPr>
              <w:t>24</w:t>
            </w:r>
            <w:r w:rsidR="00BE358E">
              <w:rPr>
                <w:noProof/>
                <w:webHidden/>
              </w:rPr>
              <w:fldChar w:fldCharType="end"/>
            </w:r>
          </w:hyperlink>
        </w:p>
        <w:p w14:paraId="0801738E" w14:textId="46FB3C58" w:rsidR="00BE358E" w:rsidRDefault="00A22B88">
          <w:pPr>
            <w:pStyle w:val="TOC3"/>
            <w:tabs>
              <w:tab w:val="left" w:pos="1320"/>
              <w:tab w:val="right" w:leader="dot" w:pos="9890"/>
            </w:tabs>
            <w:rPr>
              <w:rFonts w:asciiTheme="minorHAnsi" w:eastAsiaTheme="minorEastAsia" w:hAnsiTheme="minorHAnsi"/>
              <w:noProof/>
            </w:rPr>
          </w:pPr>
          <w:hyperlink w:anchor="_Toc508398323" w:history="1">
            <w:r w:rsidR="00BE358E" w:rsidRPr="00A31F2E">
              <w:rPr>
                <w:rStyle w:val="Hyperlink"/>
                <w:noProof/>
              </w:rPr>
              <w:t>2.1.1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_Toc508398323 \h </w:instrText>
            </w:r>
            <w:r w:rsidR="00BE358E">
              <w:rPr>
                <w:noProof/>
                <w:webHidden/>
              </w:rPr>
            </w:r>
            <w:r w:rsidR="00BE358E">
              <w:rPr>
                <w:noProof/>
                <w:webHidden/>
              </w:rPr>
              <w:fldChar w:fldCharType="separate"/>
            </w:r>
            <w:r w:rsidR="000D1CC2">
              <w:rPr>
                <w:noProof/>
                <w:webHidden/>
              </w:rPr>
              <w:t>24</w:t>
            </w:r>
            <w:r w:rsidR="00BE358E">
              <w:rPr>
                <w:noProof/>
                <w:webHidden/>
              </w:rPr>
              <w:fldChar w:fldCharType="end"/>
            </w:r>
          </w:hyperlink>
        </w:p>
        <w:p w14:paraId="3ABAC7E8" w14:textId="497CEF47" w:rsidR="00BE358E" w:rsidRDefault="00A22B88">
          <w:pPr>
            <w:pStyle w:val="TOC3"/>
            <w:tabs>
              <w:tab w:val="left" w:pos="1320"/>
              <w:tab w:val="right" w:leader="dot" w:pos="9890"/>
            </w:tabs>
            <w:rPr>
              <w:rFonts w:asciiTheme="minorHAnsi" w:eastAsiaTheme="minorEastAsia" w:hAnsiTheme="minorHAnsi"/>
              <w:noProof/>
            </w:rPr>
          </w:pPr>
          <w:hyperlink w:anchor="_Toc508398324" w:history="1">
            <w:r w:rsidR="00BE358E" w:rsidRPr="00A31F2E">
              <w:rPr>
                <w:rStyle w:val="Hyperlink"/>
                <w:noProof/>
              </w:rPr>
              <w:t>2.1.2</w:t>
            </w:r>
            <w:r w:rsidR="00BE358E">
              <w:rPr>
                <w:rFonts w:asciiTheme="minorHAnsi" w:eastAsiaTheme="minorEastAsia" w:hAnsiTheme="minorHAnsi"/>
                <w:noProof/>
              </w:rPr>
              <w:tab/>
            </w:r>
            <w:r w:rsidR="00BE358E" w:rsidRPr="00A31F2E">
              <w:rPr>
                <w:rStyle w:val="Hyperlink"/>
                <w:noProof/>
              </w:rPr>
              <w:t>Input file format</w:t>
            </w:r>
            <w:r w:rsidR="00BE358E">
              <w:rPr>
                <w:noProof/>
                <w:webHidden/>
              </w:rPr>
              <w:tab/>
            </w:r>
            <w:r w:rsidR="00BE358E">
              <w:rPr>
                <w:noProof/>
                <w:webHidden/>
              </w:rPr>
              <w:fldChar w:fldCharType="begin"/>
            </w:r>
            <w:r w:rsidR="00BE358E">
              <w:rPr>
                <w:noProof/>
                <w:webHidden/>
              </w:rPr>
              <w:instrText xml:space="preserve"> PAGEREF _Toc508398324 \h </w:instrText>
            </w:r>
            <w:r w:rsidR="00BE358E">
              <w:rPr>
                <w:noProof/>
                <w:webHidden/>
              </w:rPr>
            </w:r>
            <w:r w:rsidR="00BE358E">
              <w:rPr>
                <w:noProof/>
                <w:webHidden/>
              </w:rPr>
              <w:fldChar w:fldCharType="separate"/>
            </w:r>
            <w:r w:rsidR="000D1CC2">
              <w:rPr>
                <w:noProof/>
                <w:webHidden/>
              </w:rPr>
              <w:t>24</w:t>
            </w:r>
            <w:r w:rsidR="00BE358E">
              <w:rPr>
                <w:noProof/>
                <w:webHidden/>
              </w:rPr>
              <w:fldChar w:fldCharType="end"/>
            </w:r>
          </w:hyperlink>
        </w:p>
        <w:p w14:paraId="2A93E766" w14:textId="32416BF2" w:rsidR="00BE358E" w:rsidRDefault="00A22B88">
          <w:pPr>
            <w:pStyle w:val="TOC3"/>
            <w:tabs>
              <w:tab w:val="left" w:pos="1320"/>
              <w:tab w:val="right" w:leader="dot" w:pos="9890"/>
            </w:tabs>
            <w:rPr>
              <w:rFonts w:asciiTheme="minorHAnsi" w:eastAsiaTheme="minorEastAsia" w:hAnsiTheme="minorHAnsi"/>
              <w:noProof/>
            </w:rPr>
          </w:pPr>
          <w:hyperlink w:anchor="_Toc508398325" w:history="1">
            <w:r w:rsidR="00BE358E" w:rsidRPr="00A31F2E">
              <w:rPr>
                <w:rStyle w:val="Hyperlink"/>
                <w:noProof/>
              </w:rPr>
              <w:t>2.1.3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_Toc508398325 \h </w:instrText>
            </w:r>
            <w:r w:rsidR="00BE358E">
              <w:rPr>
                <w:noProof/>
                <w:webHidden/>
              </w:rPr>
            </w:r>
            <w:r w:rsidR="00BE358E">
              <w:rPr>
                <w:noProof/>
                <w:webHidden/>
              </w:rPr>
              <w:fldChar w:fldCharType="separate"/>
            </w:r>
            <w:r w:rsidR="000D1CC2">
              <w:rPr>
                <w:noProof/>
                <w:webHidden/>
              </w:rPr>
              <w:t>27</w:t>
            </w:r>
            <w:r w:rsidR="00BE358E">
              <w:rPr>
                <w:noProof/>
                <w:webHidden/>
              </w:rPr>
              <w:fldChar w:fldCharType="end"/>
            </w:r>
          </w:hyperlink>
        </w:p>
        <w:p w14:paraId="0720FEE9" w14:textId="58589B93" w:rsidR="00BE358E" w:rsidRDefault="00A22B88">
          <w:pPr>
            <w:pStyle w:val="TOC3"/>
            <w:tabs>
              <w:tab w:val="left" w:pos="1320"/>
              <w:tab w:val="right" w:leader="dot" w:pos="9890"/>
            </w:tabs>
            <w:rPr>
              <w:rFonts w:asciiTheme="minorHAnsi" w:eastAsiaTheme="minorEastAsia" w:hAnsiTheme="minorHAnsi"/>
              <w:noProof/>
            </w:rPr>
          </w:pPr>
          <w:hyperlink w:anchor="_Toc508398326" w:history="1">
            <w:r w:rsidR="00BE358E" w:rsidRPr="00A31F2E">
              <w:rPr>
                <w:rStyle w:val="Hyperlink"/>
                <w:noProof/>
              </w:rPr>
              <w:t>2.1.4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_Toc508398326 \h </w:instrText>
            </w:r>
            <w:r w:rsidR="00BE358E">
              <w:rPr>
                <w:noProof/>
                <w:webHidden/>
              </w:rPr>
            </w:r>
            <w:r w:rsidR="00BE358E">
              <w:rPr>
                <w:noProof/>
                <w:webHidden/>
              </w:rPr>
              <w:fldChar w:fldCharType="separate"/>
            </w:r>
            <w:r w:rsidR="000D1CC2">
              <w:rPr>
                <w:noProof/>
                <w:webHidden/>
              </w:rPr>
              <w:t>27</w:t>
            </w:r>
            <w:r w:rsidR="00BE358E">
              <w:rPr>
                <w:noProof/>
                <w:webHidden/>
              </w:rPr>
              <w:fldChar w:fldCharType="end"/>
            </w:r>
          </w:hyperlink>
        </w:p>
        <w:p w14:paraId="17DFF5BB" w14:textId="1325554F" w:rsidR="00BE358E" w:rsidRDefault="00A22B88">
          <w:pPr>
            <w:pStyle w:val="TOC2"/>
            <w:tabs>
              <w:tab w:val="left" w:pos="880"/>
              <w:tab w:val="right" w:leader="dot" w:pos="9890"/>
            </w:tabs>
            <w:rPr>
              <w:rFonts w:asciiTheme="minorHAnsi" w:eastAsiaTheme="minorEastAsia" w:hAnsiTheme="minorHAnsi"/>
              <w:noProof/>
            </w:rPr>
          </w:pPr>
          <w:hyperlink w:anchor="_Toc508398327" w:history="1">
            <w:r w:rsidR="00BE358E" w:rsidRPr="00A31F2E">
              <w:rPr>
                <w:rStyle w:val="Hyperlink"/>
                <w:noProof/>
              </w:rPr>
              <w:t>2.2</w:t>
            </w:r>
            <w:r w:rsidR="00BE358E">
              <w:rPr>
                <w:rFonts w:asciiTheme="minorHAnsi" w:eastAsiaTheme="minorEastAsia" w:hAnsiTheme="minorHAnsi"/>
                <w:noProof/>
              </w:rPr>
              <w:tab/>
            </w:r>
            <w:r w:rsidR="00BE358E" w:rsidRPr="00A31F2E">
              <w:rPr>
                <w:rStyle w:val="Hyperlink"/>
                <w:noProof/>
              </w:rPr>
              <w:t>Extract contact matrices from a hic format</w:t>
            </w:r>
            <w:r w:rsidR="00BE358E">
              <w:rPr>
                <w:noProof/>
                <w:webHidden/>
              </w:rPr>
              <w:tab/>
            </w:r>
            <w:r w:rsidR="00BE358E">
              <w:rPr>
                <w:noProof/>
                <w:webHidden/>
              </w:rPr>
              <w:fldChar w:fldCharType="begin"/>
            </w:r>
            <w:r w:rsidR="00BE358E">
              <w:rPr>
                <w:noProof/>
                <w:webHidden/>
              </w:rPr>
              <w:instrText xml:space="preserve"> PAGEREF _Toc508398327 \h </w:instrText>
            </w:r>
            <w:r w:rsidR="00BE358E">
              <w:rPr>
                <w:noProof/>
                <w:webHidden/>
              </w:rPr>
            </w:r>
            <w:r w:rsidR="00BE358E">
              <w:rPr>
                <w:noProof/>
                <w:webHidden/>
              </w:rPr>
              <w:fldChar w:fldCharType="separate"/>
            </w:r>
            <w:r w:rsidR="000D1CC2">
              <w:rPr>
                <w:noProof/>
                <w:webHidden/>
              </w:rPr>
              <w:t>28</w:t>
            </w:r>
            <w:r w:rsidR="00BE358E">
              <w:rPr>
                <w:noProof/>
                <w:webHidden/>
              </w:rPr>
              <w:fldChar w:fldCharType="end"/>
            </w:r>
          </w:hyperlink>
        </w:p>
        <w:p w14:paraId="05E2CC8C" w14:textId="1A6510B4" w:rsidR="00BE358E" w:rsidRDefault="00A22B88">
          <w:pPr>
            <w:pStyle w:val="TOC3"/>
            <w:tabs>
              <w:tab w:val="left" w:pos="1320"/>
              <w:tab w:val="right" w:leader="dot" w:pos="9890"/>
            </w:tabs>
            <w:rPr>
              <w:rFonts w:asciiTheme="minorHAnsi" w:eastAsiaTheme="minorEastAsia" w:hAnsiTheme="minorHAnsi"/>
              <w:noProof/>
            </w:rPr>
          </w:pPr>
          <w:hyperlink w:anchor="_Toc508398328" w:history="1">
            <w:r w:rsidR="00BE358E" w:rsidRPr="00A31F2E">
              <w:rPr>
                <w:rStyle w:val="Hyperlink"/>
                <w:noProof/>
              </w:rPr>
              <w:t>2.2.1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_Toc508398328 \h </w:instrText>
            </w:r>
            <w:r w:rsidR="00BE358E">
              <w:rPr>
                <w:noProof/>
                <w:webHidden/>
              </w:rPr>
            </w:r>
            <w:r w:rsidR="00BE358E">
              <w:rPr>
                <w:noProof/>
                <w:webHidden/>
              </w:rPr>
              <w:fldChar w:fldCharType="separate"/>
            </w:r>
            <w:r w:rsidR="000D1CC2">
              <w:rPr>
                <w:noProof/>
                <w:webHidden/>
              </w:rPr>
              <w:t>28</w:t>
            </w:r>
            <w:r w:rsidR="00BE358E">
              <w:rPr>
                <w:noProof/>
                <w:webHidden/>
              </w:rPr>
              <w:fldChar w:fldCharType="end"/>
            </w:r>
          </w:hyperlink>
        </w:p>
        <w:p w14:paraId="68CDC084" w14:textId="247F68D8" w:rsidR="00BE358E" w:rsidRDefault="00A22B88">
          <w:pPr>
            <w:pStyle w:val="TOC3"/>
            <w:tabs>
              <w:tab w:val="left" w:pos="1320"/>
              <w:tab w:val="right" w:leader="dot" w:pos="9890"/>
            </w:tabs>
            <w:rPr>
              <w:rFonts w:asciiTheme="minorHAnsi" w:eastAsiaTheme="minorEastAsia" w:hAnsiTheme="minorHAnsi"/>
              <w:noProof/>
            </w:rPr>
          </w:pPr>
          <w:hyperlink w:anchor="_Toc508398329" w:history="1">
            <w:r w:rsidR="00BE358E" w:rsidRPr="00A31F2E">
              <w:rPr>
                <w:rStyle w:val="Hyperlink"/>
                <w:noProof/>
              </w:rPr>
              <w:t>2.2.2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_Toc508398329 \h </w:instrText>
            </w:r>
            <w:r w:rsidR="00BE358E">
              <w:rPr>
                <w:noProof/>
                <w:webHidden/>
              </w:rPr>
            </w:r>
            <w:r w:rsidR="00BE358E">
              <w:rPr>
                <w:noProof/>
                <w:webHidden/>
              </w:rPr>
              <w:fldChar w:fldCharType="separate"/>
            </w:r>
            <w:r w:rsidR="000D1CC2">
              <w:rPr>
                <w:noProof/>
                <w:webHidden/>
              </w:rPr>
              <w:t>28</w:t>
            </w:r>
            <w:r w:rsidR="00BE358E">
              <w:rPr>
                <w:noProof/>
                <w:webHidden/>
              </w:rPr>
              <w:fldChar w:fldCharType="end"/>
            </w:r>
          </w:hyperlink>
        </w:p>
        <w:p w14:paraId="385F87DB" w14:textId="7FA6D3E1" w:rsidR="00BE358E" w:rsidRDefault="00A22B88">
          <w:pPr>
            <w:pStyle w:val="TOC3"/>
            <w:tabs>
              <w:tab w:val="left" w:pos="1320"/>
              <w:tab w:val="right" w:leader="dot" w:pos="9890"/>
            </w:tabs>
            <w:rPr>
              <w:rFonts w:asciiTheme="minorHAnsi" w:eastAsiaTheme="minorEastAsia" w:hAnsiTheme="minorHAnsi"/>
              <w:noProof/>
            </w:rPr>
          </w:pPr>
          <w:hyperlink w:anchor="_Toc508398330" w:history="1">
            <w:r w:rsidR="00BE358E" w:rsidRPr="00A31F2E">
              <w:rPr>
                <w:rStyle w:val="Hyperlink"/>
                <w:noProof/>
              </w:rPr>
              <w:t>2.2.3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_Toc508398330 \h </w:instrText>
            </w:r>
            <w:r w:rsidR="00BE358E">
              <w:rPr>
                <w:noProof/>
                <w:webHidden/>
              </w:rPr>
            </w:r>
            <w:r w:rsidR="00BE358E">
              <w:rPr>
                <w:noProof/>
                <w:webHidden/>
              </w:rPr>
              <w:fldChar w:fldCharType="separate"/>
            </w:r>
            <w:r w:rsidR="000D1CC2">
              <w:rPr>
                <w:noProof/>
                <w:webHidden/>
              </w:rPr>
              <w:t>29</w:t>
            </w:r>
            <w:r w:rsidR="00BE358E">
              <w:rPr>
                <w:noProof/>
                <w:webHidden/>
              </w:rPr>
              <w:fldChar w:fldCharType="end"/>
            </w:r>
          </w:hyperlink>
        </w:p>
        <w:p w14:paraId="43EBB8B8" w14:textId="387E1319" w:rsidR="00BE358E" w:rsidRDefault="00A22B88">
          <w:pPr>
            <w:pStyle w:val="TOC3"/>
            <w:tabs>
              <w:tab w:val="left" w:pos="1320"/>
              <w:tab w:val="right" w:leader="dot" w:pos="9890"/>
            </w:tabs>
            <w:rPr>
              <w:rFonts w:asciiTheme="minorHAnsi" w:eastAsiaTheme="minorEastAsia" w:hAnsiTheme="minorHAnsi"/>
              <w:noProof/>
            </w:rPr>
          </w:pPr>
          <w:hyperlink w:anchor="_Toc508398331" w:history="1">
            <w:r w:rsidR="00BE358E" w:rsidRPr="00A31F2E">
              <w:rPr>
                <w:rStyle w:val="Hyperlink"/>
                <w:noProof/>
              </w:rPr>
              <w:t>2.2.4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_Toc508398331 \h </w:instrText>
            </w:r>
            <w:r w:rsidR="00BE358E">
              <w:rPr>
                <w:noProof/>
                <w:webHidden/>
              </w:rPr>
            </w:r>
            <w:r w:rsidR="00BE358E">
              <w:rPr>
                <w:noProof/>
                <w:webHidden/>
              </w:rPr>
              <w:fldChar w:fldCharType="separate"/>
            </w:r>
            <w:r w:rsidR="000D1CC2">
              <w:rPr>
                <w:noProof/>
                <w:webHidden/>
              </w:rPr>
              <w:t>29</w:t>
            </w:r>
            <w:r w:rsidR="00BE358E">
              <w:rPr>
                <w:noProof/>
                <w:webHidden/>
              </w:rPr>
              <w:fldChar w:fldCharType="end"/>
            </w:r>
          </w:hyperlink>
        </w:p>
        <w:p w14:paraId="451A54B8" w14:textId="01A8FF79" w:rsidR="00BE358E" w:rsidRDefault="00A22B88">
          <w:pPr>
            <w:pStyle w:val="TOC2"/>
            <w:tabs>
              <w:tab w:val="left" w:pos="880"/>
              <w:tab w:val="right" w:leader="dot" w:pos="9890"/>
            </w:tabs>
            <w:rPr>
              <w:rFonts w:asciiTheme="minorHAnsi" w:eastAsiaTheme="minorEastAsia" w:hAnsiTheme="minorHAnsi"/>
              <w:noProof/>
            </w:rPr>
          </w:pPr>
          <w:hyperlink w:anchor="_Toc508398332" w:history="1">
            <w:r w:rsidR="00BE358E" w:rsidRPr="00A31F2E">
              <w:rPr>
                <w:rStyle w:val="Hyperlink"/>
                <w:noProof/>
              </w:rPr>
              <w:t>2.3</w:t>
            </w:r>
            <w:r w:rsidR="00BE358E">
              <w:rPr>
                <w:rFonts w:asciiTheme="minorHAnsi" w:eastAsiaTheme="minorEastAsia" w:hAnsiTheme="minorHAnsi"/>
                <w:noProof/>
              </w:rPr>
              <w:tab/>
            </w:r>
            <w:r w:rsidR="00BE358E" w:rsidRPr="00A31F2E">
              <w:rPr>
                <w:rStyle w:val="Hyperlink"/>
                <w:noProof/>
              </w:rPr>
              <w:t>Normalize HiC contact matrices</w:t>
            </w:r>
            <w:r w:rsidR="00BE358E">
              <w:rPr>
                <w:noProof/>
                <w:webHidden/>
              </w:rPr>
              <w:tab/>
            </w:r>
            <w:r w:rsidR="00BE358E">
              <w:rPr>
                <w:noProof/>
                <w:webHidden/>
              </w:rPr>
              <w:fldChar w:fldCharType="begin"/>
            </w:r>
            <w:r w:rsidR="00BE358E">
              <w:rPr>
                <w:noProof/>
                <w:webHidden/>
              </w:rPr>
              <w:instrText xml:space="preserve"> PAGEREF _Toc508398332 \h </w:instrText>
            </w:r>
            <w:r w:rsidR="00BE358E">
              <w:rPr>
                <w:noProof/>
                <w:webHidden/>
              </w:rPr>
            </w:r>
            <w:r w:rsidR="00BE358E">
              <w:rPr>
                <w:noProof/>
                <w:webHidden/>
              </w:rPr>
              <w:fldChar w:fldCharType="separate"/>
            </w:r>
            <w:r w:rsidR="000D1CC2">
              <w:rPr>
                <w:noProof/>
                <w:webHidden/>
              </w:rPr>
              <w:t>30</w:t>
            </w:r>
            <w:r w:rsidR="00BE358E">
              <w:rPr>
                <w:noProof/>
                <w:webHidden/>
              </w:rPr>
              <w:fldChar w:fldCharType="end"/>
            </w:r>
          </w:hyperlink>
        </w:p>
        <w:p w14:paraId="1E30E393" w14:textId="5AF376BB" w:rsidR="00BE358E" w:rsidRDefault="00A22B88">
          <w:pPr>
            <w:pStyle w:val="TOC3"/>
            <w:tabs>
              <w:tab w:val="left" w:pos="1320"/>
              <w:tab w:val="right" w:leader="dot" w:pos="9890"/>
            </w:tabs>
            <w:rPr>
              <w:rFonts w:asciiTheme="minorHAnsi" w:eastAsiaTheme="minorEastAsia" w:hAnsiTheme="minorHAnsi"/>
              <w:noProof/>
            </w:rPr>
          </w:pPr>
          <w:hyperlink w:anchor="_Toc508398333" w:history="1">
            <w:r w:rsidR="00BE358E" w:rsidRPr="00A31F2E">
              <w:rPr>
                <w:rStyle w:val="Hyperlink"/>
                <w:noProof/>
              </w:rPr>
              <w:t>2.3.1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_Toc508398333 \h </w:instrText>
            </w:r>
            <w:r w:rsidR="00BE358E">
              <w:rPr>
                <w:noProof/>
                <w:webHidden/>
              </w:rPr>
            </w:r>
            <w:r w:rsidR="00BE358E">
              <w:rPr>
                <w:noProof/>
                <w:webHidden/>
              </w:rPr>
              <w:fldChar w:fldCharType="separate"/>
            </w:r>
            <w:r w:rsidR="000D1CC2">
              <w:rPr>
                <w:noProof/>
                <w:webHidden/>
              </w:rPr>
              <w:t>30</w:t>
            </w:r>
            <w:r w:rsidR="00BE358E">
              <w:rPr>
                <w:noProof/>
                <w:webHidden/>
              </w:rPr>
              <w:fldChar w:fldCharType="end"/>
            </w:r>
          </w:hyperlink>
        </w:p>
        <w:p w14:paraId="549731E1" w14:textId="3C8E1927" w:rsidR="00BE358E" w:rsidRDefault="00A22B88">
          <w:pPr>
            <w:pStyle w:val="TOC3"/>
            <w:tabs>
              <w:tab w:val="left" w:pos="1320"/>
              <w:tab w:val="right" w:leader="dot" w:pos="9890"/>
            </w:tabs>
            <w:rPr>
              <w:rFonts w:asciiTheme="minorHAnsi" w:eastAsiaTheme="minorEastAsia" w:hAnsiTheme="minorHAnsi"/>
              <w:noProof/>
            </w:rPr>
          </w:pPr>
          <w:hyperlink w:anchor="_Toc508398334" w:history="1">
            <w:r w:rsidR="00BE358E" w:rsidRPr="00A31F2E">
              <w:rPr>
                <w:rStyle w:val="Hyperlink"/>
                <w:noProof/>
              </w:rPr>
              <w:t>2.3.2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_Toc508398334 \h </w:instrText>
            </w:r>
            <w:r w:rsidR="00BE358E">
              <w:rPr>
                <w:noProof/>
                <w:webHidden/>
              </w:rPr>
            </w:r>
            <w:r w:rsidR="00BE358E">
              <w:rPr>
                <w:noProof/>
                <w:webHidden/>
              </w:rPr>
              <w:fldChar w:fldCharType="separate"/>
            </w:r>
            <w:r w:rsidR="000D1CC2">
              <w:rPr>
                <w:noProof/>
                <w:webHidden/>
              </w:rPr>
              <w:t>30</w:t>
            </w:r>
            <w:r w:rsidR="00BE358E">
              <w:rPr>
                <w:noProof/>
                <w:webHidden/>
              </w:rPr>
              <w:fldChar w:fldCharType="end"/>
            </w:r>
          </w:hyperlink>
        </w:p>
        <w:p w14:paraId="47615669" w14:textId="513C358E" w:rsidR="00BE358E" w:rsidRDefault="00A22B88">
          <w:pPr>
            <w:pStyle w:val="TOC3"/>
            <w:tabs>
              <w:tab w:val="left" w:pos="1320"/>
              <w:tab w:val="right" w:leader="dot" w:pos="9890"/>
            </w:tabs>
            <w:rPr>
              <w:rFonts w:asciiTheme="minorHAnsi" w:eastAsiaTheme="minorEastAsia" w:hAnsiTheme="minorHAnsi"/>
              <w:noProof/>
            </w:rPr>
          </w:pPr>
          <w:hyperlink w:anchor="_Toc508398335" w:history="1">
            <w:r w:rsidR="00BE358E" w:rsidRPr="00A31F2E">
              <w:rPr>
                <w:rStyle w:val="Hyperlink"/>
                <w:noProof/>
              </w:rPr>
              <w:t>2.3.3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_Toc508398335 \h </w:instrText>
            </w:r>
            <w:r w:rsidR="00BE358E">
              <w:rPr>
                <w:noProof/>
                <w:webHidden/>
              </w:rPr>
            </w:r>
            <w:r w:rsidR="00BE358E">
              <w:rPr>
                <w:noProof/>
                <w:webHidden/>
              </w:rPr>
              <w:fldChar w:fldCharType="separate"/>
            </w:r>
            <w:r w:rsidR="000D1CC2">
              <w:rPr>
                <w:noProof/>
                <w:webHidden/>
              </w:rPr>
              <w:t>30</w:t>
            </w:r>
            <w:r w:rsidR="00BE358E">
              <w:rPr>
                <w:noProof/>
                <w:webHidden/>
              </w:rPr>
              <w:fldChar w:fldCharType="end"/>
            </w:r>
          </w:hyperlink>
        </w:p>
        <w:p w14:paraId="7C3CD388" w14:textId="4E4E3B94" w:rsidR="00BE358E" w:rsidRDefault="00A22B88">
          <w:pPr>
            <w:pStyle w:val="TOC3"/>
            <w:tabs>
              <w:tab w:val="left" w:pos="1320"/>
              <w:tab w:val="right" w:leader="dot" w:pos="9890"/>
            </w:tabs>
            <w:rPr>
              <w:rFonts w:asciiTheme="minorHAnsi" w:eastAsiaTheme="minorEastAsia" w:hAnsiTheme="minorHAnsi"/>
              <w:noProof/>
            </w:rPr>
          </w:pPr>
          <w:hyperlink w:anchor="_Toc508398336" w:history="1">
            <w:r w:rsidR="00BE358E" w:rsidRPr="00A31F2E">
              <w:rPr>
                <w:rStyle w:val="Hyperlink"/>
                <w:noProof/>
              </w:rPr>
              <w:t>2.3.4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_Toc508398336 \h </w:instrText>
            </w:r>
            <w:r w:rsidR="00BE358E">
              <w:rPr>
                <w:noProof/>
                <w:webHidden/>
              </w:rPr>
            </w:r>
            <w:r w:rsidR="00BE358E">
              <w:rPr>
                <w:noProof/>
                <w:webHidden/>
              </w:rPr>
              <w:fldChar w:fldCharType="separate"/>
            </w:r>
            <w:r w:rsidR="000D1CC2">
              <w:rPr>
                <w:noProof/>
                <w:webHidden/>
              </w:rPr>
              <w:t>30</w:t>
            </w:r>
            <w:r w:rsidR="00BE358E">
              <w:rPr>
                <w:noProof/>
                <w:webHidden/>
              </w:rPr>
              <w:fldChar w:fldCharType="end"/>
            </w:r>
          </w:hyperlink>
        </w:p>
        <w:p w14:paraId="448BFCFF" w14:textId="6D6418A6" w:rsidR="00BE358E" w:rsidRDefault="00A22B88">
          <w:pPr>
            <w:pStyle w:val="TOC2"/>
            <w:tabs>
              <w:tab w:val="left" w:pos="880"/>
              <w:tab w:val="right" w:leader="dot" w:pos="9890"/>
            </w:tabs>
            <w:rPr>
              <w:rFonts w:asciiTheme="minorHAnsi" w:eastAsiaTheme="minorEastAsia" w:hAnsiTheme="minorHAnsi"/>
              <w:noProof/>
            </w:rPr>
          </w:pPr>
          <w:hyperlink w:anchor="_Toc508398337" w:history="1">
            <w:r w:rsidR="00BE358E" w:rsidRPr="00A31F2E">
              <w:rPr>
                <w:rStyle w:val="Hyperlink"/>
                <w:noProof/>
              </w:rPr>
              <w:t>2.4</w:t>
            </w:r>
            <w:r w:rsidR="00BE358E">
              <w:rPr>
                <w:rFonts w:asciiTheme="minorHAnsi" w:eastAsiaTheme="minorEastAsia" w:hAnsiTheme="minorHAnsi"/>
                <w:noProof/>
              </w:rPr>
              <w:tab/>
            </w:r>
            <w:r w:rsidR="00BE358E" w:rsidRPr="00A31F2E">
              <w:rPr>
                <w:rStyle w:val="Hyperlink"/>
                <w:noProof/>
              </w:rPr>
              <w:t>Visualizing Dataset in 2D format</w:t>
            </w:r>
            <w:r w:rsidR="00BE358E">
              <w:rPr>
                <w:noProof/>
                <w:webHidden/>
              </w:rPr>
              <w:tab/>
            </w:r>
            <w:r w:rsidR="00BE358E">
              <w:rPr>
                <w:noProof/>
                <w:webHidden/>
              </w:rPr>
              <w:fldChar w:fldCharType="begin"/>
            </w:r>
            <w:r w:rsidR="00BE358E">
              <w:rPr>
                <w:noProof/>
                <w:webHidden/>
              </w:rPr>
              <w:instrText xml:space="preserve"> PAGEREF _Toc508398337 \h </w:instrText>
            </w:r>
            <w:r w:rsidR="00BE358E">
              <w:rPr>
                <w:noProof/>
                <w:webHidden/>
              </w:rPr>
            </w:r>
            <w:r w:rsidR="00BE358E">
              <w:rPr>
                <w:noProof/>
                <w:webHidden/>
              </w:rPr>
              <w:fldChar w:fldCharType="separate"/>
            </w:r>
            <w:r w:rsidR="000D1CC2">
              <w:rPr>
                <w:noProof/>
                <w:webHidden/>
              </w:rPr>
              <w:t>31</w:t>
            </w:r>
            <w:r w:rsidR="00BE358E">
              <w:rPr>
                <w:noProof/>
                <w:webHidden/>
              </w:rPr>
              <w:fldChar w:fldCharType="end"/>
            </w:r>
          </w:hyperlink>
        </w:p>
        <w:p w14:paraId="49758E64" w14:textId="461B9FE0" w:rsidR="00BE358E" w:rsidRDefault="00A22B88">
          <w:pPr>
            <w:pStyle w:val="TOC3"/>
            <w:tabs>
              <w:tab w:val="left" w:pos="1320"/>
              <w:tab w:val="right" w:leader="dot" w:pos="9890"/>
            </w:tabs>
            <w:rPr>
              <w:rFonts w:asciiTheme="minorHAnsi" w:eastAsiaTheme="minorEastAsia" w:hAnsiTheme="minorHAnsi"/>
              <w:noProof/>
            </w:rPr>
          </w:pPr>
          <w:hyperlink w:anchor="_Toc508398338" w:history="1">
            <w:r w:rsidR="00BE358E" w:rsidRPr="00A31F2E">
              <w:rPr>
                <w:rStyle w:val="Hyperlink"/>
                <w:noProof/>
              </w:rPr>
              <w:t>2.4.1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_Toc508398338 \h </w:instrText>
            </w:r>
            <w:r w:rsidR="00BE358E">
              <w:rPr>
                <w:noProof/>
                <w:webHidden/>
              </w:rPr>
            </w:r>
            <w:r w:rsidR="00BE358E">
              <w:rPr>
                <w:noProof/>
                <w:webHidden/>
              </w:rPr>
              <w:fldChar w:fldCharType="separate"/>
            </w:r>
            <w:r w:rsidR="000D1CC2">
              <w:rPr>
                <w:noProof/>
                <w:webHidden/>
              </w:rPr>
              <w:t>31</w:t>
            </w:r>
            <w:r w:rsidR="00BE358E">
              <w:rPr>
                <w:noProof/>
                <w:webHidden/>
              </w:rPr>
              <w:fldChar w:fldCharType="end"/>
            </w:r>
          </w:hyperlink>
        </w:p>
        <w:p w14:paraId="3DE45E4E" w14:textId="6D1B05DA" w:rsidR="00BE358E" w:rsidRDefault="00A22B88">
          <w:pPr>
            <w:pStyle w:val="TOC3"/>
            <w:tabs>
              <w:tab w:val="left" w:pos="1320"/>
              <w:tab w:val="right" w:leader="dot" w:pos="9890"/>
            </w:tabs>
            <w:rPr>
              <w:rFonts w:asciiTheme="minorHAnsi" w:eastAsiaTheme="minorEastAsia" w:hAnsiTheme="minorHAnsi"/>
              <w:noProof/>
            </w:rPr>
          </w:pPr>
          <w:hyperlink w:anchor="_Toc508398339" w:history="1">
            <w:r w:rsidR="00BE358E" w:rsidRPr="00A31F2E">
              <w:rPr>
                <w:rStyle w:val="Hyperlink"/>
                <w:noProof/>
              </w:rPr>
              <w:t>2.4.2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_Toc508398339 \h </w:instrText>
            </w:r>
            <w:r w:rsidR="00BE358E">
              <w:rPr>
                <w:noProof/>
                <w:webHidden/>
              </w:rPr>
            </w:r>
            <w:r w:rsidR="00BE358E">
              <w:rPr>
                <w:noProof/>
                <w:webHidden/>
              </w:rPr>
              <w:fldChar w:fldCharType="separate"/>
            </w:r>
            <w:r w:rsidR="000D1CC2">
              <w:rPr>
                <w:noProof/>
                <w:webHidden/>
              </w:rPr>
              <w:t>31</w:t>
            </w:r>
            <w:r w:rsidR="00BE358E">
              <w:rPr>
                <w:noProof/>
                <w:webHidden/>
              </w:rPr>
              <w:fldChar w:fldCharType="end"/>
            </w:r>
          </w:hyperlink>
        </w:p>
        <w:p w14:paraId="7D02B737" w14:textId="18791830" w:rsidR="00BE358E" w:rsidRDefault="00A22B88">
          <w:pPr>
            <w:pStyle w:val="TOC3"/>
            <w:tabs>
              <w:tab w:val="left" w:pos="1320"/>
              <w:tab w:val="right" w:leader="dot" w:pos="9890"/>
            </w:tabs>
            <w:rPr>
              <w:rFonts w:asciiTheme="minorHAnsi" w:eastAsiaTheme="minorEastAsia" w:hAnsiTheme="minorHAnsi"/>
              <w:noProof/>
            </w:rPr>
          </w:pPr>
          <w:hyperlink w:anchor="_Toc508398340" w:history="1">
            <w:r w:rsidR="00BE358E" w:rsidRPr="00A31F2E">
              <w:rPr>
                <w:rStyle w:val="Hyperlink"/>
                <w:noProof/>
              </w:rPr>
              <w:t>2.4.3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_Toc508398340 \h </w:instrText>
            </w:r>
            <w:r w:rsidR="00BE358E">
              <w:rPr>
                <w:noProof/>
                <w:webHidden/>
              </w:rPr>
            </w:r>
            <w:r w:rsidR="00BE358E">
              <w:rPr>
                <w:noProof/>
                <w:webHidden/>
              </w:rPr>
              <w:fldChar w:fldCharType="separate"/>
            </w:r>
            <w:r w:rsidR="000D1CC2">
              <w:rPr>
                <w:noProof/>
                <w:webHidden/>
              </w:rPr>
              <w:t>31</w:t>
            </w:r>
            <w:r w:rsidR="00BE358E">
              <w:rPr>
                <w:noProof/>
                <w:webHidden/>
              </w:rPr>
              <w:fldChar w:fldCharType="end"/>
            </w:r>
          </w:hyperlink>
        </w:p>
        <w:p w14:paraId="6C3BB3DC" w14:textId="6DDF0E37" w:rsidR="00BE358E" w:rsidRDefault="00A22B88">
          <w:pPr>
            <w:pStyle w:val="TOC3"/>
            <w:tabs>
              <w:tab w:val="left" w:pos="1320"/>
              <w:tab w:val="right" w:leader="dot" w:pos="9890"/>
            </w:tabs>
            <w:rPr>
              <w:rFonts w:asciiTheme="minorHAnsi" w:eastAsiaTheme="minorEastAsia" w:hAnsiTheme="minorHAnsi"/>
              <w:noProof/>
            </w:rPr>
          </w:pPr>
          <w:hyperlink w:anchor="_Toc508398341" w:history="1">
            <w:r w:rsidR="00BE358E" w:rsidRPr="00A31F2E">
              <w:rPr>
                <w:rStyle w:val="Hyperlink"/>
                <w:noProof/>
              </w:rPr>
              <w:t>2.4.4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_Toc508398341 \h </w:instrText>
            </w:r>
            <w:r w:rsidR="00BE358E">
              <w:rPr>
                <w:noProof/>
                <w:webHidden/>
              </w:rPr>
            </w:r>
            <w:r w:rsidR="00BE358E">
              <w:rPr>
                <w:noProof/>
                <w:webHidden/>
              </w:rPr>
              <w:fldChar w:fldCharType="separate"/>
            </w:r>
            <w:r w:rsidR="000D1CC2">
              <w:rPr>
                <w:noProof/>
                <w:webHidden/>
              </w:rPr>
              <w:t>32</w:t>
            </w:r>
            <w:r w:rsidR="00BE358E">
              <w:rPr>
                <w:noProof/>
                <w:webHidden/>
              </w:rPr>
              <w:fldChar w:fldCharType="end"/>
            </w:r>
          </w:hyperlink>
        </w:p>
        <w:p w14:paraId="496FFAEE" w14:textId="7C9F9F02" w:rsidR="00BE358E" w:rsidRDefault="00A22B88">
          <w:pPr>
            <w:pStyle w:val="TOC3"/>
            <w:tabs>
              <w:tab w:val="left" w:pos="1320"/>
              <w:tab w:val="right" w:leader="dot" w:pos="9890"/>
            </w:tabs>
            <w:rPr>
              <w:rFonts w:asciiTheme="minorHAnsi" w:eastAsiaTheme="minorEastAsia" w:hAnsiTheme="minorHAnsi"/>
              <w:noProof/>
            </w:rPr>
          </w:pPr>
          <w:hyperlink w:anchor="_Toc508398342" w:history="1">
            <w:r w:rsidR="00BE358E" w:rsidRPr="00A31F2E">
              <w:rPr>
                <w:rStyle w:val="Hyperlink"/>
                <w:noProof/>
              </w:rPr>
              <w:t>2.4.5</w:t>
            </w:r>
            <w:r w:rsidR="00BE358E">
              <w:rPr>
                <w:rFonts w:asciiTheme="minorHAnsi" w:eastAsiaTheme="minorEastAsia" w:hAnsiTheme="minorHAnsi"/>
                <w:noProof/>
              </w:rPr>
              <w:tab/>
            </w:r>
            <w:r w:rsidR="00BE358E" w:rsidRPr="00A31F2E">
              <w:rPr>
                <w:rStyle w:val="Hyperlink"/>
                <w:noProof/>
              </w:rPr>
              <w:t>Display Controls</w:t>
            </w:r>
            <w:r w:rsidR="00BE358E">
              <w:rPr>
                <w:noProof/>
                <w:webHidden/>
              </w:rPr>
              <w:tab/>
            </w:r>
            <w:r w:rsidR="00BE358E">
              <w:rPr>
                <w:noProof/>
                <w:webHidden/>
              </w:rPr>
              <w:fldChar w:fldCharType="begin"/>
            </w:r>
            <w:r w:rsidR="00BE358E">
              <w:rPr>
                <w:noProof/>
                <w:webHidden/>
              </w:rPr>
              <w:instrText xml:space="preserve"> PAGEREF _Toc508398342 \h </w:instrText>
            </w:r>
            <w:r w:rsidR="00BE358E">
              <w:rPr>
                <w:noProof/>
                <w:webHidden/>
              </w:rPr>
            </w:r>
            <w:r w:rsidR="00BE358E">
              <w:rPr>
                <w:noProof/>
                <w:webHidden/>
              </w:rPr>
              <w:fldChar w:fldCharType="separate"/>
            </w:r>
            <w:r w:rsidR="000D1CC2">
              <w:rPr>
                <w:noProof/>
                <w:webHidden/>
              </w:rPr>
              <w:t>32</w:t>
            </w:r>
            <w:r w:rsidR="00BE358E">
              <w:rPr>
                <w:noProof/>
                <w:webHidden/>
              </w:rPr>
              <w:fldChar w:fldCharType="end"/>
            </w:r>
          </w:hyperlink>
        </w:p>
        <w:p w14:paraId="67FA479D" w14:textId="39186540" w:rsidR="00BE358E" w:rsidRDefault="00A22B88">
          <w:pPr>
            <w:pStyle w:val="TOC3"/>
            <w:tabs>
              <w:tab w:val="left" w:pos="1320"/>
              <w:tab w:val="right" w:leader="dot" w:pos="9890"/>
            </w:tabs>
            <w:rPr>
              <w:rFonts w:asciiTheme="minorHAnsi" w:eastAsiaTheme="minorEastAsia" w:hAnsiTheme="minorHAnsi"/>
              <w:noProof/>
            </w:rPr>
          </w:pPr>
          <w:hyperlink w:anchor="_Toc508398343" w:history="1">
            <w:r w:rsidR="00BE358E" w:rsidRPr="00A31F2E">
              <w:rPr>
                <w:rStyle w:val="Hyperlink"/>
                <w:noProof/>
              </w:rPr>
              <w:t>2.4.6</w:t>
            </w:r>
            <w:r w:rsidR="00BE358E">
              <w:rPr>
                <w:rFonts w:asciiTheme="minorHAnsi" w:eastAsiaTheme="minorEastAsia" w:hAnsiTheme="minorHAnsi"/>
                <w:noProof/>
              </w:rPr>
              <w:tab/>
            </w:r>
            <w:r w:rsidR="00BE358E" w:rsidRPr="00A31F2E">
              <w:rPr>
                <w:rStyle w:val="Hyperlink"/>
                <w:noProof/>
              </w:rPr>
              <w:t>TAD Annotation</w:t>
            </w:r>
            <w:r w:rsidR="00BE358E">
              <w:rPr>
                <w:noProof/>
                <w:webHidden/>
              </w:rPr>
              <w:tab/>
            </w:r>
            <w:r w:rsidR="00BE358E">
              <w:rPr>
                <w:noProof/>
                <w:webHidden/>
              </w:rPr>
              <w:fldChar w:fldCharType="begin"/>
            </w:r>
            <w:r w:rsidR="00BE358E">
              <w:rPr>
                <w:noProof/>
                <w:webHidden/>
              </w:rPr>
              <w:instrText xml:space="preserve"> PAGEREF _Toc508398343 \h </w:instrText>
            </w:r>
            <w:r w:rsidR="00BE358E">
              <w:rPr>
                <w:noProof/>
                <w:webHidden/>
              </w:rPr>
            </w:r>
            <w:r w:rsidR="00BE358E">
              <w:rPr>
                <w:noProof/>
                <w:webHidden/>
              </w:rPr>
              <w:fldChar w:fldCharType="separate"/>
            </w:r>
            <w:r w:rsidR="000D1CC2">
              <w:rPr>
                <w:noProof/>
                <w:webHidden/>
              </w:rPr>
              <w:t>35</w:t>
            </w:r>
            <w:r w:rsidR="00BE358E">
              <w:rPr>
                <w:noProof/>
                <w:webHidden/>
              </w:rPr>
              <w:fldChar w:fldCharType="end"/>
            </w:r>
          </w:hyperlink>
        </w:p>
        <w:p w14:paraId="079A32FF" w14:textId="7503E893" w:rsidR="00BE358E" w:rsidRDefault="00A22B88">
          <w:pPr>
            <w:pStyle w:val="TOC3"/>
            <w:tabs>
              <w:tab w:val="left" w:pos="1320"/>
              <w:tab w:val="right" w:leader="dot" w:pos="9890"/>
            </w:tabs>
            <w:rPr>
              <w:rFonts w:asciiTheme="minorHAnsi" w:eastAsiaTheme="minorEastAsia" w:hAnsiTheme="minorHAnsi"/>
              <w:noProof/>
            </w:rPr>
          </w:pPr>
          <w:hyperlink w:anchor="_Toc508398344" w:history="1">
            <w:r w:rsidR="00BE358E" w:rsidRPr="00A31F2E">
              <w:rPr>
                <w:rStyle w:val="Hyperlink"/>
                <w:noProof/>
              </w:rPr>
              <w:t>2.4.7</w:t>
            </w:r>
            <w:r w:rsidR="00BE358E">
              <w:rPr>
                <w:rFonts w:asciiTheme="minorHAnsi" w:eastAsiaTheme="minorEastAsia" w:hAnsiTheme="minorHAnsi"/>
                <w:noProof/>
              </w:rPr>
              <w:tab/>
            </w:r>
            <w:r w:rsidR="00BE358E" w:rsidRPr="00A31F2E">
              <w:rPr>
                <w:rStyle w:val="Hyperlink"/>
                <w:noProof/>
              </w:rPr>
              <w:t>Demonstration</w:t>
            </w:r>
            <w:r w:rsidR="00BE358E">
              <w:rPr>
                <w:noProof/>
                <w:webHidden/>
              </w:rPr>
              <w:tab/>
            </w:r>
            <w:r w:rsidR="00BE358E">
              <w:rPr>
                <w:noProof/>
                <w:webHidden/>
              </w:rPr>
              <w:fldChar w:fldCharType="begin"/>
            </w:r>
            <w:r w:rsidR="00BE358E">
              <w:rPr>
                <w:noProof/>
                <w:webHidden/>
              </w:rPr>
              <w:instrText xml:space="preserve"> PAGEREF _Toc508398344 \h </w:instrText>
            </w:r>
            <w:r w:rsidR="00BE358E">
              <w:rPr>
                <w:noProof/>
                <w:webHidden/>
              </w:rPr>
            </w:r>
            <w:r w:rsidR="00BE358E">
              <w:rPr>
                <w:noProof/>
                <w:webHidden/>
              </w:rPr>
              <w:fldChar w:fldCharType="separate"/>
            </w:r>
            <w:r w:rsidR="000D1CC2">
              <w:rPr>
                <w:noProof/>
                <w:webHidden/>
              </w:rPr>
              <w:t>36</w:t>
            </w:r>
            <w:r w:rsidR="00BE358E">
              <w:rPr>
                <w:noProof/>
                <w:webHidden/>
              </w:rPr>
              <w:fldChar w:fldCharType="end"/>
            </w:r>
          </w:hyperlink>
        </w:p>
        <w:p w14:paraId="41A315C3" w14:textId="0069AB4A" w:rsidR="00BE358E" w:rsidRDefault="00A22B88">
          <w:pPr>
            <w:pStyle w:val="TOC2"/>
            <w:tabs>
              <w:tab w:val="left" w:pos="880"/>
              <w:tab w:val="right" w:leader="dot" w:pos="9890"/>
            </w:tabs>
            <w:rPr>
              <w:rFonts w:asciiTheme="minorHAnsi" w:eastAsiaTheme="minorEastAsia" w:hAnsiTheme="minorHAnsi"/>
              <w:noProof/>
            </w:rPr>
          </w:pPr>
          <w:hyperlink w:anchor="_Toc508398345" w:history="1">
            <w:r w:rsidR="00BE358E" w:rsidRPr="00A31F2E">
              <w:rPr>
                <w:rStyle w:val="Hyperlink"/>
                <w:noProof/>
              </w:rPr>
              <w:t>2.5</w:t>
            </w:r>
            <w:r w:rsidR="00BE358E">
              <w:rPr>
                <w:rFonts w:asciiTheme="minorHAnsi" w:eastAsiaTheme="minorEastAsia" w:hAnsiTheme="minorHAnsi"/>
                <w:noProof/>
              </w:rPr>
              <w:tab/>
            </w:r>
            <w:r w:rsidR="00BE358E" w:rsidRPr="00A31F2E">
              <w:rPr>
                <w:rStyle w:val="Hyperlink"/>
                <w:noProof/>
              </w:rPr>
              <w:t>Identify TAD</w:t>
            </w:r>
            <w:r w:rsidR="00BE358E">
              <w:rPr>
                <w:noProof/>
                <w:webHidden/>
              </w:rPr>
              <w:tab/>
            </w:r>
            <w:r w:rsidR="00BE358E">
              <w:rPr>
                <w:noProof/>
                <w:webHidden/>
              </w:rPr>
              <w:fldChar w:fldCharType="begin"/>
            </w:r>
            <w:r w:rsidR="00BE358E">
              <w:rPr>
                <w:noProof/>
                <w:webHidden/>
              </w:rPr>
              <w:instrText xml:space="preserve"> PAGEREF _Toc508398345 \h </w:instrText>
            </w:r>
            <w:r w:rsidR="00BE358E">
              <w:rPr>
                <w:noProof/>
                <w:webHidden/>
              </w:rPr>
            </w:r>
            <w:r w:rsidR="00BE358E">
              <w:rPr>
                <w:noProof/>
                <w:webHidden/>
              </w:rPr>
              <w:fldChar w:fldCharType="separate"/>
            </w:r>
            <w:r w:rsidR="000D1CC2">
              <w:rPr>
                <w:noProof/>
                <w:webHidden/>
              </w:rPr>
              <w:t>38</w:t>
            </w:r>
            <w:r w:rsidR="00BE358E">
              <w:rPr>
                <w:noProof/>
                <w:webHidden/>
              </w:rPr>
              <w:fldChar w:fldCharType="end"/>
            </w:r>
          </w:hyperlink>
        </w:p>
        <w:p w14:paraId="2886AB5D" w14:textId="656A262C" w:rsidR="00BE358E" w:rsidRDefault="00A22B88">
          <w:pPr>
            <w:pStyle w:val="TOC3"/>
            <w:tabs>
              <w:tab w:val="left" w:pos="1320"/>
              <w:tab w:val="right" w:leader="dot" w:pos="9890"/>
            </w:tabs>
            <w:rPr>
              <w:rFonts w:asciiTheme="minorHAnsi" w:eastAsiaTheme="minorEastAsia" w:hAnsiTheme="minorHAnsi"/>
              <w:noProof/>
            </w:rPr>
          </w:pPr>
          <w:hyperlink w:anchor="_Toc508398346" w:history="1">
            <w:r w:rsidR="00BE358E" w:rsidRPr="00A31F2E">
              <w:rPr>
                <w:rStyle w:val="Hyperlink"/>
                <w:noProof/>
              </w:rPr>
              <w:t>2.5.1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_Toc508398346 \h </w:instrText>
            </w:r>
            <w:r w:rsidR="00BE358E">
              <w:rPr>
                <w:noProof/>
                <w:webHidden/>
              </w:rPr>
            </w:r>
            <w:r w:rsidR="00BE358E">
              <w:rPr>
                <w:noProof/>
                <w:webHidden/>
              </w:rPr>
              <w:fldChar w:fldCharType="separate"/>
            </w:r>
            <w:r w:rsidR="000D1CC2">
              <w:rPr>
                <w:noProof/>
                <w:webHidden/>
              </w:rPr>
              <w:t>38</w:t>
            </w:r>
            <w:r w:rsidR="00BE358E">
              <w:rPr>
                <w:noProof/>
                <w:webHidden/>
              </w:rPr>
              <w:fldChar w:fldCharType="end"/>
            </w:r>
          </w:hyperlink>
        </w:p>
        <w:p w14:paraId="5168DA3D" w14:textId="2EC9B7E9" w:rsidR="00BE358E" w:rsidRDefault="00A22B88">
          <w:pPr>
            <w:pStyle w:val="TOC3"/>
            <w:tabs>
              <w:tab w:val="left" w:pos="1320"/>
              <w:tab w:val="right" w:leader="dot" w:pos="9890"/>
            </w:tabs>
            <w:rPr>
              <w:rFonts w:asciiTheme="minorHAnsi" w:eastAsiaTheme="minorEastAsia" w:hAnsiTheme="minorHAnsi"/>
              <w:noProof/>
            </w:rPr>
          </w:pPr>
          <w:hyperlink w:anchor="_Toc508398347" w:history="1">
            <w:r w:rsidR="00BE358E" w:rsidRPr="00A31F2E">
              <w:rPr>
                <w:rStyle w:val="Hyperlink"/>
                <w:noProof/>
              </w:rPr>
              <w:t>2.5.2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_Toc508398347 \h </w:instrText>
            </w:r>
            <w:r w:rsidR="00BE358E">
              <w:rPr>
                <w:noProof/>
                <w:webHidden/>
              </w:rPr>
            </w:r>
            <w:r w:rsidR="00BE358E">
              <w:rPr>
                <w:noProof/>
                <w:webHidden/>
              </w:rPr>
              <w:fldChar w:fldCharType="separate"/>
            </w:r>
            <w:r w:rsidR="000D1CC2">
              <w:rPr>
                <w:noProof/>
                <w:webHidden/>
              </w:rPr>
              <w:t>39</w:t>
            </w:r>
            <w:r w:rsidR="00BE358E">
              <w:rPr>
                <w:noProof/>
                <w:webHidden/>
              </w:rPr>
              <w:fldChar w:fldCharType="end"/>
            </w:r>
          </w:hyperlink>
        </w:p>
        <w:p w14:paraId="3E892CA1" w14:textId="3F89BDB5" w:rsidR="00BE358E" w:rsidRDefault="00A22B88">
          <w:pPr>
            <w:pStyle w:val="TOC3"/>
            <w:tabs>
              <w:tab w:val="left" w:pos="1320"/>
              <w:tab w:val="right" w:leader="dot" w:pos="9890"/>
            </w:tabs>
            <w:rPr>
              <w:rFonts w:asciiTheme="minorHAnsi" w:eastAsiaTheme="minorEastAsia" w:hAnsiTheme="minorHAnsi"/>
              <w:noProof/>
            </w:rPr>
          </w:pPr>
          <w:hyperlink w:anchor="_Toc508398348" w:history="1">
            <w:r w:rsidR="00BE358E" w:rsidRPr="00A31F2E">
              <w:rPr>
                <w:rStyle w:val="Hyperlink"/>
                <w:noProof/>
              </w:rPr>
              <w:t>2.5.3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_Toc508398348 \h </w:instrText>
            </w:r>
            <w:r w:rsidR="00BE358E">
              <w:rPr>
                <w:noProof/>
                <w:webHidden/>
              </w:rPr>
            </w:r>
            <w:r w:rsidR="00BE358E">
              <w:rPr>
                <w:noProof/>
                <w:webHidden/>
              </w:rPr>
              <w:fldChar w:fldCharType="separate"/>
            </w:r>
            <w:r w:rsidR="000D1CC2">
              <w:rPr>
                <w:noProof/>
                <w:webHidden/>
              </w:rPr>
              <w:t>39</w:t>
            </w:r>
            <w:r w:rsidR="00BE358E">
              <w:rPr>
                <w:noProof/>
                <w:webHidden/>
              </w:rPr>
              <w:fldChar w:fldCharType="end"/>
            </w:r>
          </w:hyperlink>
        </w:p>
        <w:p w14:paraId="2F81E77E" w14:textId="7F4A6782" w:rsidR="00BE358E" w:rsidRDefault="00A22B88">
          <w:pPr>
            <w:pStyle w:val="TOC3"/>
            <w:tabs>
              <w:tab w:val="left" w:pos="1320"/>
              <w:tab w:val="right" w:leader="dot" w:pos="9890"/>
            </w:tabs>
            <w:rPr>
              <w:rFonts w:asciiTheme="minorHAnsi" w:eastAsiaTheme="minorEastAsia" w:hAnsiTheme="minorHAnsi"/>
              <w:noProof/>
            </w:rPr>
          </w:pPr>
          <w:hyperlink w:anchor="_Toc508398349" w:history="1">
            <w:r w:rsidR="00BE358E" w:rsidRPr="00A31F2E">
              <w:rPr>
                <w:rStyle w:val="Hyperlink"/>
                <w:noProof/>
              </w:rPr>
              <w:t>2.5.4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_Toc508398349 \h </w:instrText>
            </w:r>
            <w:r w:rsidR="00BE358E">
              <w:rPr>
                <w:noProof/>
                <w:webHidden/>
              </w:rPr>
            </w:r>
            <w:r w:rsidR="00BE358E">
              <w:rPr>
                <w:noProof/>
                <w:webHidden/>
              </w:rPr>
              <w:fldChar w:fldCharType="separate"/>
            </w:r>
            <w:r w:rsidR="000D1CC2">
              <w:rPr>
                <w:noProof/>
                <w:webHidden/>
              </w:rPr>
              <w:t>39</w:t>
            </w:r>
            <w:r w:rsidR="00BE358E">
              <w:rPr>
                <w:noProof/>
                <w:webHidden/>
              </w:rPr>
              <w:fldChar w:fldCharType="end"/>
            </w:r>
          </w:hyperlink>
        </w:p>
        <w:p w14:paraId="259A9FCC" w14:textId="7DF5BA7C" w:rsidR="00BE358E" w:rsidRDefault="00A22B88">
          <w:pPr>
            <w:pStyle w:val="TOC2"/>
            <w:tabs>
              <w:tab w:val="left" w:pos="880"/>
              <w:tab w:val="right" w:leader="dot" w:pos="9890"/>
            </w:tabs>
            <w:rPr>
              <w:rFonts w:asciiTheme="minorHAnsi" w:eastAsiaTheme="minorEastAsia" w:hAnsiTheme="minorHAnsi"/>
              <w:noProof/>
            </w:rPr>
          </w:pPr>
          <w:hyperlink w:anchor="_Toc508398350" w:history="1">
            <w:r w:rsidR="00BE358E" w:rsidRPr="00A31F2E">
              <w:rPr>
                <w:rStyle w:val="Hyperlink"/>
                <w:noProof/>
              </w:rPr>
              <w:t>2.6</w:t>
            </w:r>
            <w:r w:rsidR="00BE358E">
              <w:rPr>
                <w:rFonts w:asciiTheme="minorHAnsi" w:eastAsiaTheme="minorEastAsia" w:hAnsiTheme="minorHAnsi"/>
                <w:noProof/>
              </w:rPr>
              <w:tab/>
            </w:r>
            <w:r w:rsidR="00BE358E" w:rsidRPr="00A31F2E">
              <w:rPr>
                <w:rStyle w:val="Hyperlink"/>
                <w:noProof/>
              </w:rPr>
              <w:t>Check TAD consistency between two TADs from different methods</w:t>
            </w:r>
            <w:r w:rsidR="00BE358E">
              <w:rPr>
                <w:noProof/>
                <w:webHidden/>
              </w:rPr>
              <w:tab/>
            </w:r>
            <w:r w:rsidR="00BE358E">
              <w:rPr>
                <w:noProof/>
                <w:webHidden/>
              </w:rPr>
              <w:fldChar w:fldCharType="begin"/>
            </w:r>
            <w:r w:rsidR="00BE358E">
              <w:rPr>
                <w:noProof/>
                <w:webHidden/>
              </w:rPr>
              <w:instrText xml:space="preserve"> PAGEREF _Toc508398350 \h </w:instrText>
            </w:r>
            <w:r w:rsidR="00BE358E">
              <w:rPr>
                <w:noProof/>
                <w:webHidden/>
              </w:rPr>
            </w:r>
            <w:r w:rsidR="00BE358E">
              <w:rPr>
                <w:noProof/>
                <w:webHidden/>
              </w:rPr>
              <w:fldChar w:fldCharType="separate"/>
            </w:r>
            <w:r w:rsidR="000D1CC2">
              <w:rPr>
                <w:noProof/>
                <w:webHidden/>
              </w:rPr>
              <w:t>40</w:t>
            </w:r>
            <w:r w:rsidR="00BE358E">
              <w:rPr>
                <w:noProof/>
                <w:webHidden/>
              </w:rPr>
              <w:fldChar w:fldCharType="end"/>
            </w:r>
          </w:hyperlink>
        </w:p>
        <w:p w14:paraId="37F1127A" w14:textId="3A6A8562" w:rsidR="00BE358E" w:rsidRDefault="00A22B88">
          <w:pPr>
            <w:pStyle w:val="TOC3"/>
            <w:tabs>
              <w:tab w:val="left" w:pos="1320"/>
              <w:tab w:val="right" w:leader="dot" w:pos="9890"/>
            </w:tabs>
            <w:rPr>
              <w:rFonts w:asciiTheme="minorHAnsi" w:eastAsiaTheme="minorEastAsia" w:hAnsiTheme="minorHAnsi"/>
              <w:noProof/>
            </w:rPr>
          </w:pPr>
          <w:hyperlink w:anchor="_Toc508398351" w:history="1">
            <w:r w:rsidR="00BE358E" w:rsidRPr="00A31F2E">
              <w:rPr>
                <w:rStyle w:val="Hyperlink"/>
                <w:noProof/>
              </w:rPr>
              <w:t>2.6.1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_Toc508398351 \h </w:instrText>
            </w:r>
            <w:r w:rsidR="00BE358E">
              <w:rPr>
                <w:noProof/>
                <w:webHidden/>
              </w:rPr>
            </w:r>
            <w:r w:rsidR="00BE358E">
              <w:rPr>
                <w:noProof/>
                <w:webHidden/>
              </w:rPr>
              <w:fldChar w:fldCharType="separate"/>
            </w:r>
            <w:r w:rsidR="000D1CC2">
              <w:rPr>
                <w:noProof/>
                <w:webHidden/>
              </w:rPr>
              <w:t>40</w:t>
            </w:r>
            <w:r w:rsidR="00BE358E">
              <w:rPr>
                <w:noProof/>
                <w:webHidden/>
              </w:rPr>
              <w:fldChar w:fldCharType="end"/>
            </w:r>
          </w:hyperlink>
        </w:p>
        <w:p w14:paraId="365EA318" w14:textId="4459B47A" w:rsidR="00BE358E" w:rsidRDefault="00A22B88">
          <w:pPr>
            <w:pStyle w:val="TOC3"/>
            <w:tabs>
              <w:tab w:val="left" w:pos="1320"/>
              <w:tab w:val="right" w:leader="dot" w:pos="9890"/>
            </w:tabs>
            <w:rPr>
              <w:rFonts w:asciiTheme="minorHAnsi" w:eastAsiaTheme="minorEastAsia" w:hAnsiTheme="minorHAnsi"/>
              <w:noProof/>
            </w:rPr>
          </w:pPr>
          <w:hyperlink w:anchor="_Toc508398352" w:history="1">
            <w:r w:rsidR="00BE358E" w:rsidRPr="00A31F2E">
              <w:rPr>
                <w:rStyle w:val="Hyperlink"/>
                <w:noProof/>
              </w:rPr>
              <w:t>2.6.2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_Toc508398352 \h </w:instrText>
            </w:r>
            <w:r w:rsidR="00BE358E">
              <w:rPr>
                <w:noProof/>
                <w:webHidden/>
              </w:rPr>
            </w:r>
            <w:r w:rsidR="00BE358E">
              <w:rPr>
                <w:noProof/>
                <w:webHidden/>
              </w:rPr>
              <w:fldChar w:fldCharType="separate"/>
            </w:r>
            <w:r w:rsidR="000D1CC2">
              <w:rPr>
                <w:noProof/>
                <w:webHidden/>
              </w:rPr>
              <w:t>40</w:t>
            </w:r>
            <w:r w:rsidR="00BE358E">
              <w:rPr>
                <w:noProof/>
                <w:webHidden/>
              </w:rPr>
              <w:fldChar w:fldCharType="end"/>
            </w:r>
          </w:hyperlink>
        </w:p>
        <w:p w14:paraId="67A3A236" w14:textId="44E602E3" w:rsidR="00BE358E" w:rsidRDefault="00A22B88">
          <w:pPr>
            <w:pStyle w:val="TOC3"/>
            <w:tabs>
              <w:tab w:val="left" w:pos="1320"/>
              <w:tab w:val="right" w:leader="dot" w:pos="9890"/>
            </w:tabs>
            <w:rPr>
              <w:rFonts w:asciiTheme="minorHAnsi" w:eastAsiaTheme="minorEastAsia" w:hAnsiTheme="minorHAnsi"/>
              <w:noProof/>
            </w:rPr>
          </w:pPr>
          <w:hyperlink w:anchor="_Toc508398353" w:history="1">
            <w:r w:rsidR="00BE358E" w:rsidRPr="00A31F2E">
              <w:rPr>
                <w:rStyle w:val="Hyperlink"/>
                <w:noProof/>
              </w:rPr>
              <w:t>2.6.3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_Toc508398353 \h </w:instrText>
            </w:r>
            <w:r w:rsidR="00BE358E">
              <w:rPr>
                <w:noProof/>
                <w:webHidden/>
              </w:rPr>
            </w:r>
            <w:r w:rsidR="00BE358E">
              <w:rPr>
                <w:noProof/>
                <w:webHidden/>
              </w:rPr>
              <w:fldChar w:fldCharType="separate"/>
            </w:r>
            <w:r w:rsidR="000D1CC2">
              <w:rPr>
                <w:noProof/>
                <w:webHidden/>
              </w:rPr>
              <w:t>41</w:t>
            </w:r>
            <w:r w:rsidR="00BE358E">
              <w:rPr>
                <w:noProof/>
                <w:webHidden/>
              </w:rPr>
              <w:fldChar w:fldCharType="end"/>
            </w:r>
          </w:hyperlink>
        </w:p>
        <w:p w14:paraId="0B92F14C" w14:textId="53CBF509" w:rsidR="00BE358E" w:rsidRDefault="00A22B88">
          <w:pPr>
            <w:pStyle w:val="TOC3"/>
            <w:tabs>
              <w:tab w:val="left" w:pos="1320"/>
              <w:tab w:val="right" w:leader="dot" w:pos="9890"/>
            </w:tabs>
            <w:rPr>
              <w:rFonts w:asciiTheme="minorHAnsi" w:eastAsiaTheme="minorEastAsia" w:hAnsiTheme="minorHAnsi"/>
              <w:noProof/>
            </w:rPr>
          </w:pPr>
          <w:hyperlink w:anchor="_Toc508398354" w:history="1">
            <w:r w:rsidR="00BE358E" w:rsidRPr="00A31F2E">
              <w:rPr>
                <w:rStyle w:val="Hyperlink"/>
                <w:noProof/>
              </w:rPr>
              <w:t>2.6.4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_Toc508398354 \h </w:instrText>
            </w:r>
            <w:r w:rsidR="00BE358E">
              <w:rPr>
                <w:noProof/>
                <w:webHidden/>
              </w:rPr>
            </w:r>
            <w:r w:rsidR="00BE358E">
              <w:rPr>
                <w:noProof/>
                <w:webHidden/>
              </w:rPr>
              <w:fldChar w:fldCharType="separate"/>
            </w:r>
            <w:r w:rsidR="000D1CC2">
              <w:rPr>
                <w:noProof/>
                <w:webHidden/>
              </w:rPr>
              <w:t>41</w:t>
            </w:r>
            <w:r w:rsidR="00BE358E">
              <w:rPr>
                <w:noProof/>
                <w:webHidden/>
              </w:rPr>
              <w:fldChar w:fldCharType="end"/>
            </w:r>
          </w:hyperlink>
        </w:p>
        <w:p w14:paraId="1F3FB7DE" w14:textId="3756AABF" w:rsidR="00BE358E" w:rsidRDefault="00A22B88">
          <w:pPr>
            <w:pStyle w:val="TOC1"/>
            <w:tabs>
              <w:tab w:val="left" w:pos="440"/>
              <w:tab w:val="right" w:leader="dot" w:pos="9890"/>
            </w:tabs>
            <w:rPr>
              <w:rFonts w:asciiTheme="minorHAnsi" w:eastAsiaTheme="minorEastAsia" w:hAnsiTheme="minorHAnsi"/>
              <w:noProof/>
            </w:rPr>
          </w:pPr>
          <w:hyperlink w:anchor="_Toc508398355" w:history="1">
            <w:r w:rsidR="00BE358E" w:rsidRPr="00A31F2E">
              <w:rPr>
                <w:rStyle w:val="Hyperlink"/>
                <w:noProof/>
              </w:rPr>
              <w:t>3</w:t>
            </w:r>
            <w:r w:rsidR="00BE358E">
              <w:rPr>
                <w:rFonts w:asciiTheme="minorHAnsi" w:eastAsiaTheme="minorEastAsia" w:hAnsiTheme="minorHAnsi"/>
                <w:noProof/>
              </w:rPr>
              <w:tab/>
            </w:r>
            <w:r w:rsidR="00BE358E" w:rsidRPr="00A31F2E">
              <w:rPr>
                <w:rStyle w:val="Hyperlink"/>
                <w:noProof/>
              </w:rPr>
              <w:t>3D-Functions</w:t>
            </w:r>
            <w:r w:rsidR="00BE358E">
              <w:rPr>
                <w:noProof/>
                <w:webHidden/>
              </w:rPr>
              <w:tab/>
            </w:r>
            <w:r w:rsidR="00BE358E">
              <w:rPr>
                <w:noProof/>
                <w:webHidden/>
              </w:rPr>
              <w:fldChar w:fldCharType="begin"/>
            </w:r>
            <w:r w:rsidR="00BE358E">
              <w:rPr>
                <w:noProof/>
                <w:webHidden/>
              </w:rPr>
              <w:instrText xml:space="preserve"> PAGEREF _Toc508398355 \h </w:instrText>
            </w:r>
            <w:r w:rsidR="00BE358E">
              <w:rPr>
                <w:noProof/>
                <w:webHidden/>
              </w:rPr>
            </w:r>
            <w:r w:rsidR="00BE358E">
              <w:rPr>
                <w:noProof/>
                <w:webHidden/>
              </w:rPr>
              <w:fldChar w:fldCharType="separate"/>
            </w:r>
            <w:r w:rsidR="000D1CC2">
              <w:rPr>
                <w:noProof/>
                <w:webHidden/>
              </w:rPr>
              <w:t>42</w:t>
            </w:r>
            <w:r w:rsidR="00BE358E">
              <w:rPr>
                <w:noProof/>
                <w:webHidden/>
              </w:rPr>
              <w:fldChar w:fldCharType="end"/>
            </w:r>
          </w:hyperlink>
        </w:p>
        <w:p w14:paraId="6A7D8F85" w14:textId="649E9DC4" w:rsidR="00BE358E" w:rsidRDefault="00A22B88">
          <w:pPr>
            <w:pStyle w:val="TOC2"/>
            <w:tabs>
              <w:tab w:val="left" w:pos="880"/>
              <w:tab w:val="right" w:leader="dot" w:pos="9890"/>
            </w:tabs>
            <w:rPr>
              <w:rFonts w:asciiTheme="minorHAnsi" w:eastAsiaTheme="minorEastAsia" w:hAnsiTheme="minorHAnsi"/>
              <w:noProof/>
            </w:rPr>
          </w:pPr>
          <w:hyperlink w:anchor="_Toc508398356" w:history="1">
            <w:r w:rsidR="00BE358E" w:rsidRPr="00A31F2E">
              <w:rPr>
                <w:rStyle w:val="Hyperlink"/>
                <w:noProof/>
              </w:rPr>
              <w:t>3.1</w:t>
            </w:r>
            <w:r w:rsidR="00BE358E">
              <w:rPr>
                <w:rFonts w:asciiTheme="minorHAnsi" w:eastAsiaTheme="minorEastAsia" w:hAnsiTheme="minorHAnsi"/>
                <w:noProof/>
              </w:rPr>
              <w:tab/>
            </w:r>
            <w:r w:rsidR="00BE358E" w:rsidRPr="00A31F2E">
              <w:rPr>
                <w:rStyle w:val="Hyperlink"/>
                <w:noProof/>
              </w:rPr>
              <w:t>3D model reconstruction by LorDG</w:t>
            </w:r>
            <w:r w:rsidR="00BE358E">
              <w:rPr>
                <w:noProof/>
                <w:webHidden/>
              </w:rPr>
              <w:tab/>
            </w:r>
            <w:r w:rsidR="00BE358E">
              <w:rPr>
                <w:noProof/>
                <w:webHidden/>
              </w:rPr>
              <w:fldChar w:fldCharType="begin"/>
            </w:r>
            <w:r w:rsidR="00BE358E">
              <w:rPr>
                <w:noProof/>
                <w:webHidden/>
              </w:rPr>
              <w:instrText xml:space="preserve"> PAGEREF _Toc508398356 \h </w:instrText>
            </w:r>
            <w:r w:rsidR="00BE358E">
              <w:rPr>
                <w:noProof/>
                <w:webHidden/>
              </w:rPr>
            </w:r>
            <w:r w:rsidR="00BE358E">
              <w:rPr>
                <w:noProof/>
                <w:webHidden/>
              </w:rPr>
              <w:fldChar w:fldCharType="separate"/>
            </w:r>
            <w:r w:rsidR="000D1CC2">
              <w:rPr>
                <w:noProof/>
                <w:webHidden/>
              </w:rPr>
              <w:t>42</w:t>
            </w:r>
            <w:r w:rsidR="00BE358E">
              <w:rPr>
                <w:noProof/>
                <w:webHidden/>
              </w:rPr>
              <w:fldChar w:fldCharType="end"/>
            </w:r>
          </w:hyperlink>
        </w:p>
        <w:p w14:paraId="6DF7D348" w14:textId="00ED90E1" w:rsidR="00BE358E" w:rsidRDefault="00A22B88">
          <w:pPr>
            <w:pStyle w:val="TOC3"/>
            <w:tabs>
              <w:tab w:val="left" w:pos="1320"/>
              <w:tab w:val="right" w:leader="dot" w:pos="9890"/>
            </w:tabs>
            <w:rPr>
              <w:rFonts w:asciiTheme="minorHAnsi" w:eastAsiaTheme="minorEastAsia" w:hAnsiTheme="minorHAnsi"/>
              <w:noProof/>
            </w:rPr>
          </w:pPr>
          <w:hyperlink w:anchor="_Toc508398357" w:history="1">
            <w:r w:rsidR="00BE358E" w:rsidRPr="00A31F2E">
              <w:rPr>
                <w:rStyle w:val="Hyperlink"/>
                <w:noProof/>
              </w:rPr>
              <w:t>3.1.1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_Toc508398357 \h </w:instrText>
            </w:r>
            <w:r w:rsidR="00BE358E">
              <w:rPr>
                <w:noProof/>
                <w:webHidden/>
              </w:rPr>
            </w:r>
            <w:r w:rsidR="00BE358E">
              <w:rPr>
                <w:noProof/>
                <w:webHidden/>
              </w:rPr>
              <w:fldChar w:fldCharType="separate"/>
            </w:r>
            <w:r w:rsidR="000D1CC2">
              <w:rPr>
                <w:noProof/>
                <w:webHidden/>
              </w:rPr>
              <w:t>42</w:t>
            </w:r>
            <w:r w:rsidR="00BE358E">
              <w:rPr>
                <w:noProof/>
                <w:webHidden/>
              </w:rPr>
              <w:fldChar w:fldCharType="end"/>
            </w:r>
          </w:hyperlink>
        </w:p>
        <w:p w14:paraId="5771558F" w14:textId="6DA41366" w:rsidR="00BE358E" w:rsidRDefault="00A22B88">
          <w:pPr>
            <w:pStyle w:val="TOC3"/>
            <w:tabs>
              <w:tab w:val="left" w:pos="1320"/>
              <w:tab w:val="right" w:leader="dot" w:pos="9890"/>
            </w:tabs>
            <w:rPr>
              <w:rFonts w:asciiTheme="minorHAnsi" w:eastAsiaTheme="minorEastAsia" w:hAnsiTheme="minorHAnsi"/>
              <w:noProof/>
            </w:rPr>
          </w:pPr>
          <w:hyperlink w:anchor="_Toc508398358" w:history="1">
            <w:r w:rsidR="00BE358E" w:rsidRPr="00A31F2E">
              <w:rPr>
                <w:rStyle w:val="Hyperlink"/>
                <w:noProof/>
              </w:rPr>
              <w:t>3.1.2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_Toc508398358 \h </w:instrText>
            </w:r>
            <w:r w:rsidR="00BE358E">
              <w:rPr>
                <w:noProof/>
                <w:webHidden/>
              </w:rPr>
            </w:r>
            <w:r w:rsidR="00BE358E">
              <w:rPr>
                <w:noProof/>
                <w:webHidden/>
              </w:rPr>
              <w:fldChar w:fldCharType="separate"/>
            </w:r>
            <w:r w:rsidR="000D1CC2">
              <w:rPr>
                <w:noProof/>
                <w:webHidden/>
              </w:rPr>
              <w:t>42</w:t>
            </w:r>
            <w:r w:rsidR="00BE358E">
              <w:rPr>
                <w:noProof/>
                <w:webHidden/>
              </w:rPr>
              <w:fldChar w:fldCharType="end"/>
            </w:r>
          </w:hyperlink>
        </w:p>
        <w:p w14:paraId="31EC3813" w14:textId="0BB85981" w:rsidR="00BE358E" w:rsidRDefault="00A22B88">
          <w:pPr>
            <w:pStyle w:val="TOC3"/>
            <w:tabs>
              <w:tab w:val="left" w:pos="1320"/>
              <w:tab w:val="right" w:leader="dot" w:pos="9890"/>
            </w:tabs>
            <w:rPr>
              <w:rFonts w:asciiTheme="minorHAnsi" w:eastAsiaTheme="minorEastAsia" w:hAnsiTheme="minorHAnsi"/>
              <w:noProof/>
            </w:rPr>
          </w:pPr>
          <w:hyperlink w:anchor="_Toc508398359" w:history="1">
            <w:r w:rsidR="00BE358E" w:rsidRPr="00A31F2E">
              <w:rPr>
                <w:rStyle w:val="Hyperlink"/>
                <w:noProof/>
              </w:rPr>
              <w:t>3.1.3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_Toc508398359 \h </w:instrText>
            </w:r>
            <w:r w:rsidR="00BE358E">
              <w:rPr>
                <w:noProof/>
                <w:webHidden/>
              </w:rPr>
            </w:r>
            <w:r w:rsidR="00BE358E">
              <w:rPr>
                <w:noProof/>
                <w:webHidden/>
              </w:rPr>
              <w:fldChar w:fldCharType="separate"/>
            </w:r>
            <w:r w:rsidR="000D1CC2">
              <w:rPr>
                <w:noProof/>
                <w:webHidden/>
              </w:rPr>
              <w:t>42</w:t>
            </w:r>
            <w:r w:rsidR="00BE358E">
              <w:rPr>
                <w:noProof/>
                <w:webHidden/>
              </w:rPr>
              <w:fldChar w:fldCharType="end"/>
            </w:r>
          </w:hyperlink>
        </w:p>
        <w:p w14:paraId="4E3004AC" w14:textId="6CCCB3DA" w:rsidR="00BE358E" w:rsidRDefault="00A22B88">
          <w:pPr>
            <w:pStyle w:val="TOC3"/>
            <w:tabs>
              <w:tab w:val="left" w:pos="1320"/>
              <w:tab w:val="right" w:leader="dot" w:pos="9890"/>
            </w:tabs>
            <w:rPr>
              <w:rFonts w:asciiTheme="minorHAnsi" w:eastAsiaTheme="minorEastAsia" w:hAnsiTheme="minorHAnsi"/>
              <w:noProof/>
            </w:rPr>
          </w:pPr>
          <w:hyperlink w:anchor="_Toc508398360" w:history="1">
            <w:r w:rsidR="00BE358E" w:rsidRPr="00A31F2E">
              <w:rPr>
                <w:rStyle w:val="Hyperlink"/>
                <w:noProof/>
              </w:rPr>
              <w:t>3.1.4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_Toc508398360 \h </w:instrText>
            </w:r>
            <w:r w:rsidR="00BE358E">
              <w:rPr>
                <w:noProof/>
                <w:webHidden/>
              </w:rPr>
            </w:r>
            <w:r w:rsidR="00BE358E">
              <w:rPr>
                <w:noProof/>
                <w:webHidden/>
              </w:rPr>
              <w:fldChar w:fldCharType="separate"/>
            </w:r>
            <w:r w:rsidR="000D1CC2">
              <w:rPr>
                <w:noProof/>
                <w:webHidden/>
              </w:rPr>
              <w:t>42</w:t>
            </w:r>
            <w:r w:rsidR="00BE358E">
              <w:rPr>
                <w:noProof/>
                <w:webHidden/>
              </w:rPr>
              <w:fldChar w:fldCharType="end"/>
            </w:r>
          </w:hyperlink>
        </w:p>
        <w:p w14:paraId="2330172C" w14:textId="5831D00D" w:rsidR="00BE358E" w:rsidRDefault="00A22B88">
          <w:pPr>
            <w:pStyle w:val="TOC2"/>
            <w:tabs>
              <w:tab w:val="left" w:pos="880"/>
              <w:tab w:val="right" w:leader="dot" w:pos="9890"/>
            </w:tabs>
            <w:rPr>
              <w:rFonts w:asciiTheme="minorHAnsi" w:eastAsiaTheme="minorEastAsia" w:hAnsiTheme="minorHAnsi"/>
              <w:noProof/>
            </w:rPr>
          </w:pPr>
          <w:hyperlink w:anchor="_Toc508398361" w:history="1">
            <w:r w:rsidR="00BE358E" w:rsidRPr="00A31F2E">
              <w:rPr>
                <w:rStyle w:val="Hyperlink"/>
                <w:noProof/>
              </w:rPr>
              <w:t>3.2</w:t>
            </w:r>
            <w:r w:rsidR="00BE358E">
              <w:rPr>
                <w:rFonts w:asciiTheme="minorHAnsi" w:eastAsiaTheme="minorEastAsia" w:hAnsiTheme="minorHAnsi"/>
                <w:noProof/>
              </w:rPr>
              <w:tab/>
            </w:r>
            <w:r w:rsidR="00BE358E" w:rsidRPr="00A31F2E">
              <w:rPr>
                <w:rStyle w:val="Hyperlink"/>
                <w:noProof/>
              </w:rPr>
              <w:t>3D model reconstruction by 3DMax</w:t>
            </w:r>
            <w:r w:rsidR="00BE358E">
              <w:rPr>
                <w:noProof/>
                <w:webHidden/>
              </w:rPr>
              <w:tab/>
            </w:r>
            <w:r w:rsidR="00BE358E">
              <w:rPr>
                <w:noProof/>
                <w:webHidden/>
              </w:rPr>
              <w:fldChar w:fldCharType="begin"/>
            </w:r>
            <w:r w:rsidR="00BE358E">
              <w:rPr>
                <w:noProof/>
                <w:webHidden/>
              </w:rPr>
              <w:instrText xml:space="preserve"> PAGEREF _Toc508398361 \h </w:instrText>
            </w:r>
            <w:r w:rsidR="00BE358E">
              <w:rPr>
                <w:noProof/>
                <w:webHidden/>
              </w:rPr>
            </w:r>
            <w:r w:rsidR="00BE358E">
              <w:rPr>
                <w:noProof/>
                <w:webHidden/>
              </w:rPr>
              <w:fldChar w:fldCharType="separate"/>
            </w:r>
            <w:r w:rsidR="000D1CC2">
              <w:rPr>
                <w:noProof/>
                <w:webHidden/>
              </w:rPr>
              <w:t>44</w:t>
            </w:r>
            <w:r w:rsidR="00BE358E">
              <w:rPr>
                <w:noProof/>
                <w:webHidden/>
              </w:rPr>
              <w:fldChar w:fldCharType="end"/>
            </w:r>
          </w:hyperlink>
        </w:p>
        <w:p w14:paraId="06F5C0EA" w14:textId="575173AA" w:rsidR="00BE358E" w:rsidRDefault="00A22B88">
          <w:pPr>
            <w:pStyle w:val="TOC3"/>
            <w:tabs>
              <w:tab w:val="left" w:pos="1320"/>
              <w:tab w:val="right" w:leader="dot" w:pos="9890"/>
            </w:tabs>
            <w:rPr>
              <w:rFonts w:asciiTheme="minorHAnsi" w:eastAsiaTheme="minorEastAsia" w:hAnsiTheme="minorHAnsi"/>
              <w:noProof/>
            </w:rPr>
          </w:pPr>
          <w:hyperlink w:anchor="_Toc508398362" w:history="1">
            <w:r w:rsidR="00BE358E" w:rsidRPr="00A31F2E">
              <w:rPr>
                <w:rStyle w:val="Hyperlink"/>
                <w:noProof/>
              </w:rPr>
              <w:t>3.2.1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_Toc508398362 \h </w:instrText>
            </w:r>
            <w:r w:rsidR="00BE358E">
              <w:rPr>
                <w:noProof/>
                <w:webHidden/>
              </w:rPr>
            </w:r>
            <w:r w:rsidR="00BE358E">
              <w:rPr>
                <w:noProof/>
                <w:webHidden/>
              </w:rPr>
              <w:fldChar w:fldCharType="separate"/>
            </w:r>
            <w:r w:rsidR="000D1CC2">
              <w:rPr>
                <w:noProof/>
                <w:webHidden/>
              </w:rPr>
              <w:t>44</w:t>
            </w:r>
            <w:r w:rsidR="00BE358E">
              <w:rPr>
                <w:noProof/>
                <w:webHidden/>
              </w:rPr>
              <w:fldChar w:fldCharType="end"/>
            </w:r>
          </w:hyperlink>
        </w:p>
        <w:p w14:paraId="1CF680E4" w14:textId="287277C7" w:rsidR="00BE358E" w:rsidRDefault="00A22B88">
          <w:pPr>
            <w:pStyle w:val="TOC3"/>
            <w:tabs>
              <w:tab w:val="left" w:pos="1320"/>
              <w:tab w:val="right" w:leader="dot" w:pos="9890"/>
            </w:tabs>
            <w:rPr>
              <w:rFonts w:asciiTheme="minorHAnsi" w:eastAsiaTheme="minorEastAsia" w:hAnsiTheme="minorHAnsi"/>
              <w:noProof/>
            </w:rPr>
          </w:pPr>
          <w:hyperlink w:anchor="_Toc508398363" w:history="1">
            <w:r w:rsidR="00BE358E" w:rsidRPr="00A31F2E">
              <w:rPr>
                <w:rStyle w:val="Hyperlink"/>
                <w:noProof/>
              </w:rPr>
              <w:t>3.2.2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_Toc508398363 \h </w:instrText>
            </w:r>
            <w:r w:rsidR="00BE358E">
              <w:rPr>
                <w:noProof/>
                <w:webHidden/>
              </w:rPr>
            </w:r>
            <w:r w:rsidR="00BE358E">
              <w:rPr>
                <w:noProof/>
                <w:webHidden/>
              </w:rPr>
              <w:fldChar w:fldCharType="separate"/>
            </w:r>
            <w:r w:rsidR="000D1CC2">
              <w:rPr>
                <w:noProof/>
                <w:webHidden/>
              </w:rPr>
              <w:t>44</w:t>
            </w:r>
            <w:r w:rsidR="00BE358E">
              <w:rPr>
                <w:noProof/>
                <w:webHidden/>
              </w:rPr>
              <w:fldChar w:fldCharType="end"/>
            </w:r>
          </w:hyperlink>
        </w:p>
        <w:p w14:paraId="37BB60ED" w14:textId="5AD7E067" w:rsidR="00BE358E" w:rsidRDefault="00A22B88">
          <w:pPr>
            <w:pStyle w:val="TOC3"/>
            <w:tabs>
              <w:tab w:val="left" w:pos="1320"/>
              <w:tab w:val="right" w:leader="dot" w:pos="9890"/>
            </w:tabs>
            <w:rPr>
              <w:rFonts w:asciiTheme="minorHAnsi" w:eastAsiaTheme="minorEastAsia" w:hAnsiTheme="minorHAnsi"/>
              <w:noProof/>
            </w:rPr>
          </w:pPr>
          <w:hyperlink w:anchor="_Toc508398364" w:history="1">
            <w:r w:rsidR="00BE358E" w:rsidRPr="00A31F2E">
              <w:rPr>
                <w:rStyle w:val="Hyperlink"/>
                <w:noProof/>
              </w:rPr>
              <w:t>3.2.3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_Toc508398364 \h </w:instrText>
            </w:r>
            <w:r w:rsidR="00BE358E">
              <w:rPr>
                <w:noProof/>
                <w:webHidden/>
              </w:rPr>
            </w:r>
            <w:r w:rsidR="00BE358E">
              <w:rPr>
                <w:noProof/>
                <w:webHidden/>
              </w:rPr>
              <w:fldChar w:fldCharType="separate"/>
            </w:r>
            <w:r w:rsidR="000D1CC2">
              <w:rPr>
                <w:noProof/>
                <w:webHidden/>
              </w:rPr>
              <w:t>45</w:t>
            </w:r>
            <w:r w:rsidR="00BE358E">
              <w:rPr>
                <w:noProof/>
                <w:webHidden/>
              </w:rPr>
              <w:fldChar w:fldCharType="end"/>
            </w:r>
          </w:hyperlink>
        </w:p>
        <w:p w14:paraId="2A82437C" w14:textId="7D9BBD6B" w:rsidR="00BE358E" w:rsidRDefault="00A22B88">
          <w:pPr>
            <w:pStyle w:val="TOC3"/>
            <w:tabs>
              <w:tab w:val="left" w:pos="1320"/>
              <w:tab w:val="right" w:leader="dot" w:pos="9890"/>
            </w:tabs>
            <w:rPr>
              <w:rFonts w:asciiTheme="minorHAnsi" w:eastAsiaTheme="minorEastAsia" w:hAnsiTheme="minorHAnsi"/>
              <w:noProof/>
            </w:rPr>
          </w:pPr>
          <w:hyperlink w:anchor="_Toc508398365" w:history="1">
            <w:r w:rsidR="00BE358E" w:rsidRPr="00A31F2E">
              <w:rPr>
                <w:rStyle w:val="Hyperlink"/>
                <w:noProof/>
              </w:rPr>
              <w:t>3.2.4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_Toc508398365 \h </w:instrText>
            </w:r>
            <w:r w:rsidR="00BE358E">
              <w:rPr>
                <w:noProof/>
                <w:webHidden/>
              </w:rPr>
            </w:r>
            <w:r w:rsidR="00BE358E">
              <w:rPr>
                <w:noProof/>
                <w:webHidden/>
              </w:rPr>
              <w:fldChar w:fldCharType="separate"/>
            </w:r>
            <w:r w:rsidR="000D1CC2">
              <w:rPr>
                <w:noProof/>
                <w:webHidden/>
              </w:rPr>
              <w:t>45</w:t>
            </w:r>
            <w:r w:rsidR="00BE358E">
              <w:rPr>
                <w:noProof/>
                <w:webHidden/>
              </w:rPr>
              <w:fldChar w:fldCharType="end"/>
            </w:r>
          </w:hyperlink>
        </w:p>
        <w:p w14:paraId="6263A84A" w14:textId="5F18E7CA" w:rsidR="00BE358E" w:rsidRDefault="00A22B88">
          <w:pPr>
            <w:pStyle w:val="TOC2"/>
            <w:tabs>
              <w:tab w:val="left" w:pos="880"/>
              <w:tab w:val="right" w:leader="dot" w:pos="9890"/>
            </w:tabs>
            <w:rPr>
              <w:rFonts w:asciiTheme="minorHAnsi" w:eastAsiaTheme="minorEastAsia" w:hAnsiTheme="minorHAnsi"/>
              <w:noProof/>
            </w:rPr>
          </w:pPr>
          <w:hyperlink w:anchor="_Toc508398366" w:history="1">
            <w:r w:rsidR="00BE358E" w:rsidRPr="00A31F2E">
              <w:rPr>
                <w:rStyle w:val="Hyperlink"/>
                <w:noProof/>
              </w:rPr>
              <w:t>3.3</w:t>
            </w:r>
            <w:r w:rsidR="00BE358E">
              <w:rPr>
                <w:rFonts w:asciiTheme="minorHAnsi" w:eastAsiaTheme="minorEastAsia" w:hAnsiTheme="minorHAnsi"/>
                <w:noProof/>
              </w:rPr>
              <w:tab/>
            </w:r>
            <w:r w:rsidR="00BE358E" w:rsidRPr="00A31F2E">
              <w:rPr>
                <w:rStyle w:val="Hyperlink"/>
                <w:noProof/>
              </w:rPr>
              <w:t>Chromatin loop identification</w:t>
            </w:r>
            <w:r w:rsidR="00BE358E">
              <w:rPr>
                <w:noProof/>
                <w:webHidden/>
              </w:rPr>
              <w:tab/>
            </w:r>
            <w:r w:rsidR="00BE358E">
              <w:rPr>
                <w:noProof/>
                <w:webHidden/>
              </w:rPr>
              <w:fldChar w:fldCharType="begin"/>
            </w:r>
            <w:r w:rsidR="00BE358E">
              <w:rPr>
                <w:noProof/>
                <w:webHidden/>
              </w:rPr>
              <w:instrText xml:space="preserve"> PAGEREF _Toc508398366 \h </w:instrText>
            </w:r>
            <w:r w:rsidR="00BE358E">
              <w:rPr>
                <w:noProof/>
                <w:webHidden/>
              </w:rPr>
            </w:r>
            <w:r w:rsidR="00BE358E">
              <w:rPr>
                <w:noProof/>
                <w:webHidden/>
              </w:rPr>
              <w:fldChar w:fldCharType="separate"/>
            </w:r>
            <w:r w:rsidR="000D1CC2">
              <w:rPr>
                <w:noProof/>
                <w:webHidden/>
              </w:rPr>
              <w:t>47</w:t>
            </w:r>
            <w:r w:rsidR="00BE358E">
              <w:rPr>
                <w:noProof/>
                <w:webHidden/>
              </w:rPr>
              <w:fldChar w:fldCharType="end"/>
            </w:r>
          </w:hyperlink>
        </w:p>
        <w:p w14:paraId="243BFA39" w14:textId="46D699DA" w:rsidR="00BE358E" w:rsidRDefault="00A22B88">
          <w:pPr>
            <w:pStyle w:val="TOC3"/>
            <w:tabs>
              <w:tab w:val="left" w:pos="1320"/>
              <w:tab w:val="right" w:leader="dot" w:pos="9890"/>
            </w:tabs>
            <w:rPr>
              <w:rFonts w:asciiTheme="minorHAnsi" w:eastAsiaTheme="minorEastAsia" w:hAnsiTheme="minorHAnsi"/>
              <w:noProof/>
            </w:rPr>
          </w:pPr>
          <w:hyperlink w:anchor="_Toc508398367" w:history="1">
            <w:r w:rsidR="00BE358E" w:rsidRPr="00A31F2E">
              <w:rPr>
                <w:rStyle w:val="Hyperlink"/>
                <w:noProof/>
              </w:rPr>
              <w:t>3.3.1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_Toc508398367 \h </w:instrText>
            </w:r>
            <w:r w:rsidR="00BE358E">
              <w:rPr>
                <w:noProof/>
                <w:webHidden/>
              </w:rPr>
            </w:r>
            <w:r w:rsidR="00BE358E">
              <w:rPr>
                <w:noProof/>
                <w:webHidden/>
              </w:rPr>
              <w:fldChar w:fldCharType="separate"/>
            </w:r>
            <w:r w:rsidR="000D1CC2">
              <w:rPr>
                <w:noProof/>
                <w:webHidden/>
              </w:rPr>
              <w:t>47</w:t>
            </w:r>
            <w:r w:rsidR="00BE358E">
              <w:rPr>
                <w:noProof/>
                <w:webHidden/>
              </w:rPr>
              <w:fldChar w:fldCharType="end"/>
            </w:r>
          </w:hyperlink>
        </w:p>
        <w:p w14:paraId="2BFB204B" w14:textId="7218EDCF" w:rsidR="00BE358E" w:rsidRDefault="00A22B88">
          <w:pPr>
            <w:pStyle w:val="TOC3"/>
            <w:tabs>
              <w:tab w:val="left" w:pos="1320"/>
              <w:tab w:val="right" w:leader="dot" w:pos="9890"/>
            </w:tabs>
            <w:rPr>
              <w:rFonts w:asciiTheme="minorHAnsi" w:eastAsiaTheme="minorEastAsia" w:hAnsiTheme="minorHAnsi"/>
              <w:noProof/>
            </w:rPr>
          </w:pPr>
          <w:hyperlink w:anchor="_Toc508398368" w:history="1">
            <w:r w:rsidR="00BE358E" w:rsidRPr="00A31F2E">
              <w:rPr>
                <w:rStyle w:val="Hyperlink"/>
                <w:noProof/>
              </w:rPr>
              <w:t>3.3.2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_Toc508398368 \h </w:instrText>
            </w:r>
            <w:r w:rsidR="00BE358E">
              <w:rPr>
                <w:noProof/>
                <w:webHidden/>
              </w:rPr>
            </w:r>
            <w:r w:rsidR="00BE358E">
              <w:rPr>
                <w:noProof/>
                <w:webHidden/>
              </w:rPr>
              <w:fldChar w:fldCharType="separate"/>
            </w:r>
            <w:r w:rsidR="000D1CC2">
              <w:rPr>
                <w:noProof/>
                <w:webHidden/>
              </w:rPr>
              <w:t>47</w:t>
            </w:r>
            <w:r w:rsidR="00BE358E">
              <w:rPr>
                <w:noProof/>
                <w:webHidden/>
              </w:rPr>
              <w:fldChar w:fldCharType="end"/>
            </w:r>
          </w:hyperlink>
        </w:p>
        <w:p w14:paraId="5C12B0F1" w14:textId="4F0D6DA6" w:rsidR="00BE358E" w:rsidRDefault="00A22B88">
          <w:pPr>
            <w:pStyle w:val="TOC3"/>
            <w:tabs>
              <w:tab w:val="left" w:pos="1320"/>
              <w:tab w:val="right" w:leader="dot" w:pos="9890"/>
            </w:tabs>
            <w:rPr>
              <w:rFonts w:asciiTheme="minorHAnsi" w:eastAsiaTheme="minorEastAsia" w:hAnsiTheme="minorHAnsi"/>
              <w:noProof/>
            </w:rPr>
          </w:pPr>
          <w:hyperlink w:anchor="_Toc508398369" w:history="1">
            <w:r w:rsidR="00BE358E" w:rsidRPr="00A31F2E">
              <w:rPr>
                <w:rStyle w:val="Hyperlink"/>
                <w:noProof/>
              </w:rPr>
              <w:t>3.3.3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_Toc508398369 \h </w:instrText>
            </w:r>
            <w:r w:rsidR="00BE358E">
              <w:rPr>
                <w:noProof/>
                <w:webHidden/>
              </w:rPr>
            </w:r>
            <w:r w:rsidR="00BE358E">
              <w:rPr>
                <w:noProof/>
                <w:webHidden/>
              </w:rPr>
              <w:fldChar w:fldCharType="separate"/>
            </w:r>
            <w:r w:rsidR="000D1CC2">
              <w:rPr>
                <w:noProof/>
                <w:webHidden/>
              </w:rPr>
              <w:t>47</w:t>
            </w:r>
            <w:r w:rsidR="00BE358E">
              <w:rPr>
                <w:noProof/>
                <w:webHidden/>
              </w:rPr>
              <w:fldChar w:fldCharType="end"/>
            </w:r>
          </w:hyperlink>
        </w:p>
        <w:p w14:paraId="541AE345" w14:textId="60DF132B" w:rsidR="00BE358E" w:rsidRDefault="00A22B88">
          <w:pPr>
            <w:pStyle w:val="TOC3"/>
            <w:tabs>
              <w:tab w:val="left" w:pos="1320"/>
              <w:tab w:val="right" w:leader="dot" w:pos="9890"/>
            </w:tabs>
            <w:rPr>
              <w:rFonts w:asciiTheme="minorHAnsi" w:eastAsiaTheme="minorEastAsia" w:hAnsiTheme="minorHAnsi"/>
              <w:noProof/>
            </w:rPr>
          </w:pPr>
          <w:hyperlink w:anchor="_Toc508398370" w:history="1">
            <w:r w:rsidR="00BE358E" w:rsidRPr="00A31F2E">
              <w:rPr>
                <w:rStyle w:val="Hyperlink"/>
                <w:noProof/>
              </w:rPr>
              <w:t>3.3.4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_Toc508398370 \h </w:instrText>
            </w:r>
            <w:r w:rsidR="00BE358E">
              <w:rPr>
                <w:noProof/>
                <w:webHidden/>
              </w:rPr>
            </w:r>
            <w:r w:rsidR="00BE358E">
              <w:rPr>
                <w:noProof/>
                <w:webHidden/>
              </w:rPr>
              <w:fldChar w:fldCharType="separate"/>
            </w:r>
            <w:r w:rsidR="000D1CC2">
              <w:rPr>
                <w:noProof/>
                <w:webHidden/>
              </w:rPr>
              <w:t>47</w:t>
            </w:r>
            <w:r w:rsidR="00BE358E">
              <w:rPr>
                <w:noProof/>
                <w:webHidden/>
              </w:rPr>
              <w:fldChar w:fldCharType="end"/>
            </w:r>
          </w:hyperlink>
        </w:p>
        <w:p w14:paraId="268DA01D" w14:textId="40B3CDE3" w:rsidR="00BE358E" w:rsidRDefault="00A22B88">
          <w:pPr>
            <w:pStyle w:val="TOC2"/>
            <w:tabs>
              <w:tab w:val="left" w:pos="880"/>
              <w:tab w:val="right" w:leader="dot" w:pos="9890"/>
            </w:tabs>
            <w:rPr>
              <w:rFonts w:asciiTheme="minorHAnsi" w:eastAsiaTheme="minorEastAsia" w:hAnsiTheme="minorHAnsi"/>
              <w:noProof/>
            </w:rPr>
          </w:pPr>
          <w:hyperlink w:anchor="_Toc508398371" w:history="1">
            <w:r w:rsidR="00BE358E" w:rsidRPr="00A31F2E">
              <w:rPr>
                <w:rStyle w:val="Hyperlink"/>
                <w:noProof/>
              </w:rPr>
              <w:t>3.4</w:t>
            </w:r>
            <w:r w:rsidR="00BE358E">
              <w:rPr>
                <w:rFonts w:asciiTheme="minorHAnsi" w:eastAsiaTheme="minorEastAsia" w:hAnsiTheme="minorHAnsi"/>
                <w:noProof/>
              </w:rPr>
              <w:tab/>
            </w:r>
            <w:r w:rsidR="00BE358E" w:rsidRPr="00A31F2E">
              <w:rPr>
                <w:rStyle w:val="Hyperlink"/>
                <w:noProof/>
              </w:rPr>
              <w:t>Model annotation</w:t>
            </w:r>
            <w:r w:rsidR="00BE358E">
              <w:rPr>
                <w:noProof/>
                <w:webHidden/>
              </w:rPr>
              <w:tab/>
            </w:r>
            <w:r w:rsidR="00BE358E">
              <w:rPr>
                <w:noProof/>
                <w:webHidden/>
              </w:rPr>
              <w:fldChar w:fldCharType="begin"/>
            </w:r>
            <w:r w:rsidR="00BE358E">
              <w:rPr>
                <w:noProof/>
                <w:webHidden/>
              </w:rPr>
              <w:instrText xml:space="preserve"> PAGEREF _Toc508398371 \h </w:instrText>
            </w:r>
            <w:r w:rsidR="00BE358E">
              <w:rPr>
                <w:noProof/>
                <w:webHidden/>
              </w:rPr>
            </w:r>
            <w:r w:rsidR="00BE358E">
              <w:rPr>
                <w:noProof/>
                <w:webHidden/>
              </w:rPr>
              <w:fldChar w:fldCharType="separate"/>
            </w:r>
            <w:r w:rsidR="000D1CC2">
              <w:rPr>
                <w:noProof/>
                <w:webHidden/>
              </w:rPr>
              <w:t>48</w:t>
            </w:r>
            <w:r w:rsidR="00BE358E">
              <w:rPr>
                <w:noProof/>
                <w:webHidden/>
              </w:rPr>
              <w:fldChar w:fldCharType="end"/>
            </w:r>
          </w:hyperlink>
        </w:p>
        <w:p w14:paraId="22444E68" w14:textId="6C565700" w:rsidR="00BE358E" w:rsidRDefault="00A22B88">
          <w:pPr>
            <w:pStyle w:val="TOC3"/>
            <w:tabs>
              <w:tab w:val="left" w:pos="1320"/>
              <w:tab w:val="right" w:leader="dot" w:pos="9890"/>
            </w:tabs>
            <w:rPr>
              <w:rFonts w:asciiTheme="minorHAnsi" w:eastAsiaTheme="minorEastAsia" w:hAnsiTheme="minorHAnsi"/>
              <w:noProof/>
            </w:rPr>
          </w:pPr>
          <w:hyperlink w:anchor="_Toc508398372" w:history="1">
            <w:r w:rsidR="00BE358E" w:rsidRPr="00A31F2E">
              <w:rPr>
                <w:rStyle w:val="Hyperlink"/>
                <w:noProof/>
              </w:rPr>
              <w:t>3.4.1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_Toc508398372 \h </w:instrText>
            </w:r>
            <w:r w:rsidR="00BE358E">
              <w:rPr>
                <w:noProof/>
                <w:webHidden/>
              </w:rPr>
            </w:r>
            <w:r w:rsidR="00BE358E">
              <w:rPr>
                <w:noProof/>
                <w:webHidden/>
              </w:rPr>
              <w:fldChar w:fldCharType="separate"/>
            </w:r>
            <w:r w:rsidR="000D1CC2">
              <w:rPr>
                <w:noProof/>
                <w:webHidden/>
              </w:rPr>
              <w:t>48</w:t>
            </w:r>
            <w:r w:rsidR="00BE358E">
              <w:rPr>
                <w:noProof/>
                <w:webHidden/>
              </w:rPr>
              <w:fldChar w:fldCharType="end"/>
            </w:r>
          </w:hyperlink>
        </w:p>
        <w:p w14:paraId="3180A567" w14:textId="1168E75F" w:rsidR="00BE358E" w:rsidRDefault="00A22B88">
          <w:pPr>
            <w:pStyle w:val="TOC3"/>
            <w:tabs>
              <w:tab w:val="left" w:pos="1320"/>
              <w:tab w:val="right" w:leader="dot" w:pos="9890"/>
            </w:tabs>
            <w:rPr>
              <w:rFonts w:asciiTheme="minorHAnsi" w:eastAsiaTheme="minorEastAsia" w:hAnsiTheme="minorHAnsi"/>
              <w:noProof/>
            </w:rPr>
          </w:pPr>
          <w:hyperlink w:anchor="_Toc508398373" w:history="1">
            <w:r w:rsidR="00BE358E" w:rsidRPr="00A31F2E">
              <w:rPr>
                <w:rStyle w:val="Hyperlink"/>
                <w:noProof/>
              </w:rPr>
              <w:t>3.4.2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_Toc508398373 \h </w:instrText>
            </w:r>
            <w:r w:rsidR="00BE358E">
              <w:rPr>
                <w:noProof/>
                <w:webHidden/>
              </w:rPr>
            </w:r>
            <w:r w:rsidR="00BE358E">
              <w:rPr>
                <w:noProof/>
                <w:webHidden/>
              </w:rPr>
              <w:fldChar w:fldCharType="separate"/>
            </w:r>
            <w:r w:rsidR="000D1CC2">
              <w:rPr>
                <w:noProof/>
                <w:webHidden/>
              </w:rPr>
              <w:t>48</w:t>
            </w:r>
            <w:r w:rsidR="00BE358E">
              <w:rPr>
                <w:noProof/>
                <w:webHidden/>
              </w:rPr>
              <w:fldChar w:fldCharType="end"/>
            </w:r>
          </w:hyperlink>
        </w:p>
        <w:p w14:paraId="2F562E0C" w14:textId="6AD98805" w:rsidR="00BE358E" w:rsidRDefault="00A22B88">
          <w:pPr>
            <w:pStyle w:val="TOC3"/>
            <w:tabs>
              <w:tab w:val="left" w:pos="1320"/>
              <w:tab w:val="right" w:leader="dot" w:pos="9890"/>
            </w:tabs>
            <w:rPr>
              <w:rFonts w:asciiTheme="minorHAnsi" w:eastAsiaTheme="minorEastAsia" w:hAnsiTheme="minorHAnsi"/>
              <w:noProof/>
            </w:rPr>
          </w:pPr>
          <w:hyperlink w:anchor="_Toc508398374" w:history="1">
            <w:r w:rsidR="00BE358E" w:rsidRPr="00A31F2E">
              <w:rPr>
                <w:rStyle w:val="Hyperlink"/>
                <w:noProof/>
              </w:rPr>
              <w:t>3.4.3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_Toc508398374 \h </w:instrText>
            </w:r>
            <w:r w:rsidR="00BE358E">
              <w:rPr>
                <w:noProof/>
                <w:webHidden/>
              </w:rPr>
            </w:r>
            <w:r w:rsidR="00BE358E">
              <w:rPr>
                <w:noProof/>
                <w:webHidden/>
              </w:rPr>
              <w:fldChar w:fldCharType="separate"/>
            </w:r>
            <w:r w:rsidR="000D1CC2">
              <w:rPr>
                <w:noProof/>
                <w:webHidden/>
              </w:rPr>
              <w:t>48</w:t>
            </w:r>
            <w:r w:rsidR="00BE358E">
              <w:rPr>
                <w:noProof/>
                <w:webHidden/>
              </w:rPr>
              <w:fldChar w:fldCharType="end"/>
            </w:r>
          </w:hyperlink>
        </w:p>
        <w:p w14:paraId="18313CBB" w14:textId="6C1FAECC" w:rsidR="00BE358E" w:rsidRDefault="00A22B88">
          <w:pPr>
            <w:pStyle w:val="TOC3"/>
            <w:tabs>
              <w:tab w:val="left" w:pos="1320"/>
              <w:tab w:val="right" w:leader="dot" w:pos="9890"/>
            </w:tabs>
            <w:rPr>
              <w:rFonts w:asciiTheme="minorHAnsi" w:eastAsiaTheme="minorEastAsia" w:hAnsiTheme="minorHAnsi"/>
              <w:noProof/>
            </w:rPr>
          </w:pPr>
          <w:hyperlink w:anchor="_Toc508398375" w:history="1">
            <w:r w:rsidR="00BE358E" w:rsidRPr="00A31F2E">
              <w:rPr>
                <w:rStyle w:val="Hyperlink"/>
                <w:noProof/>
              </w:rPr>
              <w:t>3.4.4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_Toc508398375 \h </w:instrText>
            </w:r>
            <w:r w:rsidR="00BE358E">
              <w:rPr>
                <w:noProof/>
                <w:webHidden/>
              </w:rPr>
            </w:r>
            <w:r w:rsidR="00BE358E">
              <w:rPr>
                <w:noProof/>
                <w:webHidden/>
              </w:rPr>
              <w:fldChar w:fldCharType="separate"/>
            </w:r>
            <w:r w:rsidR="000D1CC2">
              <w:rPr>
                <w:noProof/>
                <w:webHidden/>
              </w:rPr>
              <w:t>48</w:t>
            </w:r>
            <w:r w:rsidR="00BE358E">
              <w:rPr>
                <w:noProof/>
                <w:webHidden/>
              </w:rPr>
              <w:fldChar w:fldCharType="end"/>
            </w:r>
          </w:hyperlink>
        </w:p>
        <w:p w14:paraId="33F39884" w14:textId="09F76D5F" w:rsidR="00BE358E" w:rsidRDefault="00A22B88">
          <w:pPr>
            <w:pStyle w:val="TOC2"/>
            <w:tabs>
              <w:tab w:val="left" w:pos="880"/>
              <w:tab w:val="right" w:leader="dot" w:pos="9890"/>
            </w:tabs>
            <w:rPr>
              <w:rFonts w:asciiTheme="minorHAnsi" w:eastAsiaTheme="minorEastAsia" w:hAnsiTheme="minorHAnsi"/>
              <w:noProof/>
            </w:rPr>
          </w:pPr>
          <w:hyperlink w:anchor="_Toc508398376" w:history="1">
            <w:r w:rsidR="00BE358E" w:rsidRPr="00A31F2E">
              <w:rPr>
                <w:rStyle w:val="Hyperlink"/>
                <w:noProof/>
              </w:rPr>
              <w:t>3.5</w:t>
            </w:r>
            <w:r w:rsidR="00BE358E">
              <w:rPr>
                <w:rFonts w:asciiTheme="minorHAnsi" w:eastAsiaTheme="minorEastAsia" w:hAnsiTheme="minorHAnsi"/>
                <w:noProof/>
              </w:rPr>
              <w:tab/>
            </w:r>
            <w:r w:rsidR="00BE358E" w:rsidRPr="00A31F2E">
              <w:rPr>
                <w:rStyle w:val="Hyperlink"/>
                <w:noProof/>
              </w:rPr>
              <w:t>Gene expression data visualization (a special case of model annotation)</w:t>
            </w:r>
            <w:r w:rsidR="00BE358E">
              <w:rPr>
                <w:noProof/>
                <w:webHidden/>
              </w:rPr>
              <w:tab/>
            </w:r>
            <w:r w:rsidR="00BE358E">
              <w:rPr>
                <w:noProof/>
                <w:webHidden/>
              </w:rPr>
              <w:fldChar w:fldCharType="begin"/>
            </w:r>
            <w:r w:rsidR="00BE358E">
              <w:rPr>
                <w:noProof/>
                <w:webHidden/>
              </w:rPr>
              <w:instrText xml:space="preserve"> PAGEREF _Toc508398376 \h </w:instrText>
            </w:r>
            <w:r w:rsidR="00BE358E">
              <w:rPr>
                <w:noProof/>
                <w:webHidden/>
              </w:rPr>
            </w:r>
            <w:r w:rsidR="00BE358E">
              <w:rPr>
                <w:noProof/>
                <w:webHidden/>
              </w:rPr>
              <w:fldChar w:fldCharType="separate"/>
            </w:r>
            <w:r w:rsidR="000D1CC2">
              <w:rPr>
                <w:noProof/>
                <w:webHidden/>
              </w:rPr>
              <w:t>50</w:t>
            </w:r>
            <w:r w:rsidR="00BE358E">
              <w:rPr>
                <w:noProof/>
                <w:webHidden/>
              </w:rPr>
              <w:fldChar w:fldCharType="end"/>
            </w:r>
          </w:hyperlink>
        </w:p>
        <w:p w14:paraId="232EDDD7" w14:textId="43F9D1AE" w:rsidR="00BE358E" w:rsidRDefault="00A22B88">
          <w:pPr>
            <w:pStyle w:val="TOC3"/>
            <w:tabs>
              <w:tab w:val="left" w:pos="1320"/>
              <w:tab w:val="right" w:leader="dot" w:pos="9890"/>
            </w:tabs>
            <w:rPr>
              <w:rFonts w:asciiTheme="minorHAnsi" w:eastAsiaTheme="minorEastAsia" w:hAnsiTheme="minorHAnsi"/>
              <w:noProof/>
            </w:rPr>
          </w:pPr>
          <w:hyperlink w:anchor="_Toc508398377" w:history="1">
            <w:r w:rsidR="00BE358E" w:rsidRPr="00A31F2E">
              <w:rPr>
                <w:rStyle w:val="Hyperlink"/>
                <w:noProof/>
              </w:rPr>
              <w:t>3.5.1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_Toc508398377 \h </w:instrText>
            </w:r>
            <w:r w:rsidR="00BE358E">
              <w:rPr>
                <w:noProof/>
                <w:webHidden/>
              </w:rPr>
            </w:r>
            <w:r w:rsidR="00BE358E">
              <w:rPr>
                <w:noProof/>
                <w:webHidden/>
              </w:rPr>
              <w:fldChar w:fldCharType="separate"/>
            </w:r>
            <w:r w:rsidR="000D1CC2">
              <w:rPr>
                <w:noProof/>
                <w:webHidden/>
              </w:rPr>
              <w:t>50</w:t>
            </w:r>
            <w:r w:rsidR="00BE358E">
              <w:rPr>
                <w:noProof/>
                <w:webHidden/>
              </w:rPr>
              <w:fldChar w:fldCharType="end"/>
            </w:r>
          </w:hyperlink>
        </w:p>
        <w:p w14:paraId="58014B6F" w14:textId="7B184A4F" w:rsidR="00BE358E" w:rsidRDefault="00A22B88">
          <w:pPr>
            <w:pStyle w:val="TOC3"/>
            <w:tabs>
              <w:tab w:val="left" w:pos="1320"/>
              <w:tab w:val="right" w:leader="dot" w:pos="9890"/>
            </w:tabs>
            <w:rPr>
              <w:rFonts w:asciiTheme="minorHAnsi" w:eastAsiaTheme="minorEastAsia" w:hAnsiTheme="minorHAnsi"/>
              <w:noProof/>
            </w:rPr>
          </w:pPr>
          <w:hyperlink w:anchor="_Toc508398378" w:history="1">
            <w:r w:rsidR="00BE358E" w:rsidRPr="00A31F2E">
              <w:rPr>
                <w:rStyle w:val="Hyperlink"/>
                <w:noProof/>
              </w:rPr>
              <w:t>3.5.2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_Toc508398378 \h </w:instrText>
            </w:r>
            <w:r w:rsidR="00BE358E">
              <w:rPr>
                <w:noProof/>
                <w:webHidden/>
              </w:rPr>
            </w:r>
            <w:r w:rsidR="00BE358E">
              <w:rPr>
                <w:noProof/>
                <w:webHidden/>
              </w:rPr>
              <w:fldChar w:fldCharType="separate"/>
            </w:r>
            <w:r w:rsidR="000D1CC2">
              <w:rPr>
                <w:noProof/>
                <w:webHidden/>
              </w:rPr>
              <w:t>50</w:t>
            </w:r>
            <w:r w:rsidR="00BE358E">
              <w:rPr>
                <w:noProof/>
                <w:webHidden/>
              </w:rPr>
              <w:fldChar w:fldCharType="end"/>
            </w:r>
          </w:hyperlink>
        </w:p>
        <w:p w14:paraId="44B7C25B" w14:textId="6AFB66B3" w:rsidR="00BE358E" w:rsidRDefault="00A22B88">
          <w:pPr>
            <w:pStyle w:val="TOC3"/>
            <w:tabs>
              <w:tab w:val="left" w:pos="1320"/>
              <w:tab w:val="right" w:leader="dot" w:pos="9890"/>
            </w:tabs>
            <w:rPr>
              <w:rFonts w:asciiTheme="minorHAnsi" w:eastAsiaTheme="minorEastAsia" w:hAnsiTheme="minorHAnsi"/>
              <w:noProof/>
            </w:rPr>
          </w:pPr>
          <w:hyperlink w:anchor="_Toc508398379" w:history="1">
            <w:r w:rsidR="00BE358E" w:rsidRPr="00A31F2E">
              <w:rPr>
                <w:rStyle w:val="Hyperlink"/>
                <w:noProof/>
              </w:rPr>
              <w:t>3.5.3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_Toc508398379 \h </w:instrText>
            </w:r>
            <w:r w:rsidR="00BE358E">
              <w:rPr>
                <w:noProof/>
                <w:webHidden/>
              </w:rPr>
            </w:r>
            <w:r w:rsidR="00BE358E">
              <w:rPr>
                <w:noProof/>
                <w:webHidden/>
              </w:rPr>
              <w:fldChar w:fldCharType="separate"/>
            </w:r>
            <w:r w:rsidR="000D1CC2">
              <w:rPr>
                <w:noProof/>
                <w:webHidden/>
              </w:rPr>
              <w:t>51</w:t>
            </w:r>
            <w:r w:rsidR="00BE358E">
              <w:rPr>
                <w:noProof/>
                <w:webHidden/>
              </w:rPr>
              <w:fldChar w:fldCharType="end"/>
            </w:r>
          </w:hyperlink>
        </w:p>
        <w:p w14:paraId="58A7FF83" w14:textId="154B694A" w:rsidR="00BE358E" w:rsidRDefault="00A22B88">
          <w:pPr>
            <w:pStyle w:val="TOC3"/>
            <w:tabs>
              <w:tab w:val="left" w:pos="1320"/>
              <w:tab w:val="right" w:leader="dot" w:pos="9890"/>
            </w:tabs>
            <w:rPr>
              <w:rFonts w:asciiTheme="minorHAnsi" w:eastAsiaTheme="minorEastAsia" w:hAnsiTheme="minorHAnsi"/>
              <w:noProof/>
            </w:rPr>
          </w:pPr>
          <w:hyperlink w:anchor="_Toc508398380" w:history="1">
            <w:r w:rsidR="00BE358E" w:rsidRPr="00A31F2E">
              <w:rPr>
                <w:rStyle w:val="Hyperlink"/>
                <w:noProof/>
              </w:rPr>
              <w:t>3.5.4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_Toc508398380 \h </w:instrText>
            </w:r>
            <w:r w:rsidR="00BE358E">
              <w:rPr>
                <w:noProof/>
                <w:webHidden/>
              </w:rPr>
            </w:r>
            <w:r w:rsidR="00BE358E">
              <w:rPr>
                <w:noProof/>
                <w:webHidden/>
              </w:rPr>
              <w:fldChar w:fldCharType="separate"/>
            </w:r>
            <w:r w:rsidR="000D1CC2">
              <w:rPr>
                <w:noProof/>
                <w:webHidden/>
              </w:rPr>
              <w:t>51</w:t>
            </w:r>
            <w:r w:rsidR="00BE358E">
              <w:rPr>
                <w:noProof/>
                <w:webHidden/>
              </w:rPr>
              <w:fldChar w:fldCharType="end"/>
            </w:r>
          </w:hyperlink>
        </w:p>
        <w:p w14:paraId="4002385B" w14:textId="35029EC7" w:rsidR="00BE358E" w:rsidRDefault="00A22B88">
          <w:pPr>
            <w:pStyle w:val="TOC2"/>
            <w:tabs>
              <w:tab w:val="left" w:pos="880"/>
              <w:tab w:val="right" w:leader="dot" w:pos="9890"/>
            </w:tabs>
            <w:rPr>
              <w:rFonts w:asciiTheme="minorHAnsi" w:eastAsiaTheme="minorEastAsia" w:hAnsiTheme="minorHAnsi"/>
              <w:noProof/>
            </w:rPr>
          </w:pPr>
          <w:hyperlink w:anchor="_Toc508398381" w:history="1">
            <w:r w:rsidR="00BE358E" w:rsidRPr="00A31F2E">
              <w:rPr>
                <w:rStyle w:val="Hyperlink"/>
                <w:noProof/>
              </w:rPr>
              <w:t>3.6</w:t>
            </w:r>
            <w:r w:rsidR="00BE358E">
              <w:rPr>
                <w:rFonts w:asciiTheme="minorHAnsi" w:eastAsiaTheme="minorEastAsia" w:hAnsiTheme="minorHAnsi"/>
                <w:noProof/>
              </w:rPr>
              <w:tab/>
            </w:r>
            <w:r w:rsidR="00BE358E" w:rsidRPr="00A31F2E">
              <w:rPr>
                <w:rStyle w:val="Hyperlink"/>
                <w:noProof/>
              </w:rPr>
              <w:t>Comparing 2 models</w:t>
            </w:r>
            <w:r w:rsidR="00BE358E">
              <w:rPr>
                <w:noProof/>
                <w:webHidden/>
              </w:rPr>
              <w:tab/>
            </w:r>
            <w:r w:rsidR="00BE358E">
              <w:rPr>
                <w:noProof/>
                <w:webHidden/>
              </w:rPr>
              <w:fldChar w:fldCharType="begin"/>
            </w:r>
            <w:r w:rsidR="00BE358E">
              <w:rPr>
                <w:noProof/>
                <w:webHidden/>
              </w:rPr>
              <w:instrText xml:space="preserve"> PAGEREF _Toc508398381 \h </w:instrText>
            </w:r>
            <w:r w:rsidR="00BE358E">
              <w:rPr>
                <w:noProof/>
                <w:webHidden/>
              </w:rPr>
            </w:r>
            <w:r w:rsidR="00BE358E">
              <w:rPr>
                <w:noProof/>
                <w:webHidden/>
              </w:rPr>
              <w:fldChar w:fldCharType="separate"/>
            </w:r>
            <w:r w:rsidR="000D1CC2">
              <w:rPr>
                <w:noProof/>
                <w:webHidden/>
              </w:rPr>
              <w:t>52</w:t>
            </w:r>
            <w:r w:rsidR="00BE358E">
              <w:rPr>
                <w:noProof/>
                <w:webHidden/>
              </w:rPr>
              <w:fldChar w:fldCharType="end"/>
            </w:r>
          </w:hyperlink>
        </w:p>
        <w:p w14:paraId="3038C6E3" w14:textId="3DEB5E3E" w:rsidR="00BE358E" w:rsidRDefault="00A22B88">
          <w:pPr>
            <w:pStyle w:val="TOC3"/>
            <w:tabs>
              <w:tab w:val="left" w:pos="1320"/>
              <w:tab w:val="right" w:leader="dot" w:pos="9890"/>
            </w:tabs>
            <w:rPr>
              <w:rFonts w:asciiTheme="minorHAnsi" w:eastAsiaTheme="minorEastAsia" w:hAnsiTheme="minorHAnsi"/>
              <w:noProof/>
            </w:rPr>
          </w:pPr>
          <w:hyperlink w:anchor="_Toc508398382" w:history="1">
            <w:r w:rsidR="00BE358E" w:rsidRPr="00A31F2E">
              <w:rPr>
                <w:rStyle w:val="Hyperlink"/>
                <w:noProof/>
              </w:rPr>
              <w:t>3.6.1</w:t>
            </w:r>
            <w:r w:rsidR="00BE358E">
              <w:rPr>
                <w:rFonts w:asciiTheme="minorHAnsi" w:eastAsiaTheme="minorEastAsia" w:hAnsiTheme="minorHAnsi"/>
                <w:noProof/>
              </w:rPr>
              <w:tab/>
            </w:r>
            <w:r w:rsidR="00BE358E" w:rsidRPr="00A31F2E">
              <w:rPr>
                <w:rStyle w:val="Hyperlink"/>
                <w:noProof/>
              </w:rPr>
              <w:t>Purpose</w:t>
            </w:r>
            <w:r w:rsidR="00BE358E">
              <w:rPr>
                <w:noProof/>
                <w:webHidden/>
              </w:rPr>
              <w:tab/>
            </w:r>
            <w:r w:rsidR="00BE358E">
              <w:rPr>
                <w:noProof/>
                <w:webHidden/>
              </w:rPr>
              <w:fldChar w:fldCharType="begin"/>
            </w:r>
            <w:r w:rsidR="00BE358E">
              <w:rPr>
                <w:noProof/>
                <w:webHidden/>
              </w:rPr>
              <w:instrText xml:space="preserve"> PAGEREF _Toc508398382 \h </w:instrText>
            </w:r>
            <w:r w:rsidR="00BE358E">
              <w:rPr>
                <w:noProof/>
                <w:webHidden/>
              </w:rPr>
            </w:r>
            <w:r w:rsidR="00BE358E">
              <w:rPr>
                <w:noProof/>
                <w:webHidden/>
              </w:rPr>
              <w:fldChar w:fldCharType="separate"/>
            </w:r>
            <w:r w:rsidR="000D1CC2">
              <w:rPr>
                <w:noProof/>
                <w:webHidden/>
              </w:rPr>
              <w:t>52</w:t>
            </w:r>
            <w:r w:rsidR="00BE358E">
              <w:rPr>
                <w:noProof/>
                <w:webHidden/>
              </w:rPr>
              <w:fldChar w:fldCharType="end"/>
            </w:r>
          </w:hyperlink>
        </w:p>
        <w:p w14:paraId="0D32C56A" w14:textId="3CAB663F" w:rsidR="00BE358E" w:rsidRDefault="00A22B88">
          <w:pPr>
            <w:pStyle w:val="TOC3"/>
            <w:tabs>
              <w:tab w:val="left" w:pos="1320"/>
              <w:tab w:val="right" w:leader="dot" w:pos="9890"/>
            </w:tabs>
            <w:rPr>
              <w:rFonts w:asciiTheme="minorHAnsi" w:eastAsiaTheme="minorEastAsia" w:hAnsiTheme="minorHAnsi"/>
              <w:noProof/>
            </w:rPr>
          </w:pPr>
          <w:hyperlink w:anchor="_Toc508398383" w:history="1">
            <w:r w:rsidR="00BE358E" w:rsidRPr="00A31F2E">
              <w:rPr>
                <w:rStyle w:val="Hyperlink"/>
                <w:noProof/>
              </w:rPr>
              <w:t>3.6.2</w:t>
            </w:r>
            <w:r w:rsidR="00BE358E">
              <w:rPr>
                <w:rFonts w:asciiTheme="minorHAnsi" w:eastAsiaTheme="minorEastAsia" w:hAnsiTheme="minorHAnsi"/>
                <w:noProof/>
              </w:rPr>
              <w:tab/>
            </w:r>
            <w:r w:rsidR="00BE358E" w:rsidRPr="00A31F2E">
              <w:rPr>
                <w:rStyle w:val="Hyperlink"/>
                <w:noProof/>
              </w:rPr>
              <w:t>Input</w:t>
            </w:r>
            <w:r w:rsidR="00BE358E">
              <w:rPr>
                <w:noProof/>
                <w:webHidden/>
              </w:rPr>
              <w:tab/>
            </w:r>
            <w:r w:rsidR="00BE358E">
              <w:rPr>
                <w:noProof/>
                <w:webHidden/>
              </w:rPr>
              <w:fldChar w:fldCharType="begin"/>
            </w:r>
            <w:r w:rsidR="00BE358E">
              <w:rPr>
                <w:noProof/>
                <w:webHidden/>
              </w:rPr>
              <w:instrText xml:space="preserve"> PAGEREF _Toc508398383 \h </w:instrText>
            </w:r>
            <w:r w:rsidR="00BE358E">
              <w:rPr>
                <w:noProof/>
                <w:webHidden/>
              </w:rPr>
            </w:r>
            <w:r w:rsidR="00BE358E">
              <w:rPr>
                <w:noProof/>
                <w:webHidden/>
              </w:rPr>
              <w:fldChar w:fldCharType="separate"/>
            </w:r>
            <w:r w:rsidR="000D1CC2">
              <w:rPr>
                <w:noProof/>
                <w:webHidden/>
              </w:rPr>
              <w:t>52</w:t>
            </w:r>
            <w:r w:rsidR="00BE358E">
              <w:rPr>
                <w:noProof/>
                <w:webHidden/>
              </w:rPr>
              <w:fldChar w:fldCharType="end"/>
            </w:r>
          </w:hyperlink>
        </w:p>
        <w:p w14:paraId="6FCC29E7" w14:textId="077510E0" w:rsidR="00BE358E" w:rsidRDefault="00A22B88">
          <w:pPr>
            <w:pStyle w:val="TOC3"/>
            <w:tabs>
              <w:tab w:val="left" w:pos="1320"/>
              <w:tab w:val="right" w:leader="dot" w:pos="9890"/>
            </w:tabs>
            <w:rPr>
              <w:rFonts w:asciiTheme="minorHAnsi" w:eastAsiaTheme="minorEastAsia" w:hAnsiTheme="minorHAnsi"/>
              <w:noProof/>
            </w:rPr>
          </w:pPr>
          <w:hyperlink w:anchor="_Toc508398384" w:history="1">
            <w:r w:rsidR="00BE358E" w:rsidRPr="00A31F2E">
              <w:rPr>
                <w:rStyle w:val="Hyperlink"/>
                <w:noProof/>
              </w:rPr>
              <w:t>3.6.3</w:t>
            </w:r>
            <w:r w:rsidR="00BE358E">
              <w:rPr>
                <w:rFonts w:asciiTheme="minorHAnsi" w:eastAsiaTheme="minorEastAsia" w:hAnsiTheme="minorHAnsi"/>
                <w:noProof/>
              </w:rPr>
              <w:tab/>
            </w:r>
            <w:r w:rsidR="00BE358E" w:rsidRPr="00A31F2E">
              <w:rPr>
                <w:rStyle w:val="Hyperlink"/>
                <w:noProof/>
              </w:rPr>
              <w:t>Output</w:t>
            </w:r>
            <w:r w:rsidR="00BE358E">
              <w:rPr>
                <w:noProof/>
                <w:webHidden/>
              </w:rPr>
              <w:tab/>
            </w:r>
            <w:r w:rsidR="00BE358E">
              <w:rPr>
                <w:noProof/>
                <w:webHidden/>
              </w:rPr>
              <w:fldChar w:fldCharType="begin"/>
            </w:r>
            <w:r w:rsidR="00BE358E">
              <w:rPr>
                <w:noProof/>
                <w:webHidden/>
              </w:rPr>
              <w:instrText xml:space="preserve"> PAGEREF _Toc508398384 \h </w:instrText>
            </w:r>
            <w:r w:rsidR="00BE358E">
              <w:rPr>
                <w:noProof/>
                <w:webHidden/>
              </w:rPr>
            </w:r>
            <w:r w:rsidR="00BE358E">
              <w:rPr>
                <w:noProof/>
                <w:webHidden/>
              </w:rPr>
              <w:fldChar w:fldCharType="separate"/>
            </w:r>
            <w:r w:rsidR="000D1CC2">
              <w:rPr>
                <w:noProof/>
                <w:webHidden/>
              </w:rPr>
              <w:t>52</w:t>
            </w:r>
            <w:r w:rsidR="00BE358E">
              <w:rPr>
                <w:noProof/>
                <w:webHidden/>
              </w:rPr>
              <w:fldChar w:fldCharType="end"/>
            </w:r>
          </w:hyperlink>
        </w:p>
        <w:p w14:paraId="06707E2E" w14:textId="12ADCB46" w:rsidR="00BE358E" w:rsidRDefault="00A22B88">
          <w:pPr>
            <w:pStyle w:val="TOC3"/>
            <w:tabs>
              <w:tab w:val="left" w:pos="1320"/>
              <w:tab w:val="right" w:leader="dot" w:pos="9890"/>
            </w:tabs>
            <w:rPr>
              <w:rFonts w:asciiTheme="minorHAnsi" w:eastAsiaTheme="minorEastAsia" w:hAnsiTheme="minorHAnsi"/>
              <w:noProof/>
            </w:rPr>
          </w:pPr>
          <w:hyperlink w:anchor="_Toc508398385" w:history="1">
            <w:r w:rsidR="00BE358E" w:rsidRPr="00A31F2E">
              <w:rPr>
                <w:rStyle w:val="Hyperlink"/>
                <w:noProof/>
              </w:rPr>
              <w:t>3.6.4</w:t>
            </w:r>
            <w:r w:rsidR="00BE358E">
              <w:rPr>
                <w:rFonts w:asciiTheme="minorHAnsi" w:eastAsiaTheme="minorEastAsia" w:hAnsiTheme="minorHAnsi"/>
                <w:noProof/>
              </w:rPr>
              <w:tab/>
            </w:r>
            <w:r w:rsidR="00BE358E" w:rsidRPr="00A31F2E">
              <w:rPr>
                <w:rStyle w:val="Hyperlink"/>
                <w:noProof/>
              </w:rPr>
              <w:t>Running</w:t>
            </w:r>
            <w:r w:rsidR="00BE358E">
              <w:rPr>
                <w:noProof/>
                <w:webHidden/>
              </w:rPr>
              <w:tab/>
            </w:r>
            <w:r w:rsidR="00BE358E">
              <w:rPr>
                <w:noProof/>
                <w:webHidden/>
              </w:rPr>
              <w:fldChar w:fldCharType="begin"/>
            </w:r>
            <w:r w:rsidR="00BE358E">
              <w:rPr>
                <w:noProof/>
                <w:webHidden/>
              </w:rPr>
              <w:instrText xml:space="preserve"> PAGEREF _Toc508398385 \h </w:instrText>
            </w:r>
            <w:r w:rsidR="00BE358E">
              <w:rPr>
                <w:noProof/>
                <w:webHidden/>
              </w:rPr>
            </w:r>
            <w:r w:rsidR="00BE358E">
              <w:rPr>
                <w:noProof/>
                <w:webHidden/>
              </w:rPr>
              <w:fldChar w:fldCharType="separate"/>
            </w:r>
            <w:r w:rsidR="000D1CC2">
              <w:rPr>
                <w:noProof/>
                <w:webHidden/>
              </w:rPr>
              <w:t>52</w:t>
            </w:r>
            <w:r w:rsidR="00BE358E">
              <w:rPr>
                <w:noProof/>
                <w:webHidden/>
              </w:rPr>
              <w:fldChar w:fldCharType="end"/>
            </w:r>
          </w:hyperlink>
        </w:p>
        <w:p w14:paraId="7884ADF3" w14:textId="149AACDA" w:rsidR="009369A0" w:rsidRPr="005D7F72" w:rsidRDefault="00BE358E" w:rsidP="009369A0">
          <w:pPr>
            <w:rPr>
              <w:rFonts w:ascii="Times New Roman" w:hAnsi="Times New Roman" w:cs="Times New Roman"/>
              <w:b/>
              <w:bCs/>
              <w:noProof/>
              <w:sz w:val="24"/>
              <w:szCs w:val="24"/>
            </w:rPr>
          </w:pPr>
          <w:r>
            <w:rPr>
              <w:rFonts w:ascii="Times New Roman" w:hAnsi="Times New Roman" w:cs="Times New Roman"/>
              <w:b/>
              <w:bCs/>
              <w:noProof/>
              <w:sz w:val="24"/>
              <w:szCs w:val="24"/>
            </w:rPr>
            <w:fldChar w:fldCharType="end"/>
          </w:r>
        </w:p>
      </w:sdtContent>
    </w:sdt>
    <w:p w14:paraId="0B77BE66" w14:textId="77777777" w:rsidR="006321D4" w:rsidRPr="005D7F72" w:rsidRDefault="006321D4" w:rsidP="006321D4">
      <w:pPr>
        <w:jc w:val="center"/>
        <w:rPr>
          <w:rFonts w:ascii="Times New Roman" w:hAnsi="Times New Roman" w:cs="Times New Roman"/>
          <w:b/>
          <w:sz w:val="24"/>
          <w:szCs w:val="24"/>
        </w:rPr>
      </w:pPr>
    </w:p>
    <w:p w14:paraId="3975C588" w14:textId="77777777" w:rsidR="00FB100D" w:rsidRPr="005D7F72" w:rsidRDefault="00817E9E" w:rsidP="00725825">
      <w:pPr>
        <w:jc w:val="center"/>
        <w:rPr>
          <w:rFonts w:ascii="Times New Roman" w:hAnsi="Times New Roman" w:cs="Times New Roman"/>
          <w:b/>
          <w:sz w:val="24"/>
          <w:szCs w:val="24"/>
        </w:rPr>
      </w:pPr>
      <w:r w:rsidRPr="005D7F72">
        <w:rPr>
          <w:rFonts w:ascii="Times New Roman" w:hAnsi="Times New Roman" w:cs="Times New Roman"/>
          <w:b/>
          <w:sz w:val="24"/>
          <w:szCs w:val="24"/>
        </w:rPr>
        <w:t>Table</w:t>
      </w:r>
      <w:r w:rsidR="006321D4" w:rsidRPr="005D7F72">
        <w:rPr>
          <w:rFonts w:ascii="Times New Roman" w:hAnsi="Times New Roman" w:cs="Times New Roman"/>
          <w:b/>
          <w:sz w:val="24"/>
          <w:szCs w:val="24"/>
        </w:rPr>
        <w:t xml:space="preserve"> of Figures</w:t>
      </w:r>
    </w:p>
    <w:p w14:paraId="641160AB" w14:textId="6D482342" w:rsidR="000D1CC2" w:rsidRDefault="008B139E">
      <w:pPr>
        <w:pStyle w:val="TableofFigures"/>
        <w:tabs>
          <w:tab w:val="right" w:leader="dot" w:pos="9890"/>
        </w:tabs>
        <w:rPr>
          <w:rFonts w:asciiTheme="minorHAnsi" w:eastAsiaTheme="minorEastAsia" w:hAnsiTheme="minorHAnsi"/>
          <w:noProof/>
          <w:sz w:val="22"/>
        </w:rPr>
      </w:pPr>
      <w:r w:rsidRPr="005D7F72">
        <w:rPr>
          <w:rFonts w:cs="Times New Roman"/>
          <w:szCs w:val="24"/>
        </w:rPr>
        <w:fldChar w:fldCharType="begin"/>
      </w:r>
      <w:r w:rsidRPr="005D7F72">
        <w:rPr>
          <w:rFonts w:cs="Times New Roman"/>
          <w:szCs w:val="24"/>
        </w:rPr>
        <w:instrText xml:space="preserve"> TOC \h \z \t "Figures" \c </w:instrText>
      </w:r>
      <w:r w:rsidRPr="005D7F72">
        <w:rPr>
          <w:rFonts w:cs="Times New Roman"/>
          <w:szCs w:val="24"/>
        </w:rPr>
        <w:fldChar w:fldCharType="separate"/>
      </w:r>
      <w:hyperlink w:anchor="_Toc509324182" w:history="1">
        <w:r w:rsidR="000D1CC2" w:rsidRPr="00C74C75">
          <w:rPr>
            <w:rStyle w:val="Hyperlink"/>
            <w:rFonts w:cs="Times New Roman"/>
            <w:noProof/>
          </w:rPr>
          <w:t>Figure 1: Create an index for a reference genome</w:t>
        </w:r>
        <w:r w:rsidR="000D1CC2">
          <w:rPr>
            <w:noProof/>
            <w:webHidden/>
          </w:rPr>
          <w:tab/>
        </w:r>
        <w:r w:rsidR="000D1CC2">
          <w:rPr>
            <w:noProof/>
            <w:webHidden/>
          </w:rPr>
          <w:fldChar w:fldCharType="begin"/>
        </w:r>
        <w:r w:rsidR="000D1CC2">
          <w:rPr>
            <w:noProof/>
            <w:webHidden/>
          </w:rPr>
          <w:instrText xml:space="preserve"> PAGEREF _Toc509324182 \h </w:instrText>
        </w:r>
        <w:r w:rsidR="000D1CC2">
          <w:rPr>
            <w:noProof/>
            <w:webHidden/>
          </w:rPr>
        </w:r>
        <w:r w:rsidR="000D1CC2">
          <w:rPr>
            <w:noProof/>
            <w:webHidden/>
          </w:rPr>
          <w:fldChar w:fldCharType="separate"/>
        </w:r>
        <w:r w:rsidR="000D1CC2">
          <w:rPr>
            <w:noProof/>
            <w:webHidden/>
          </w:rPr>
          <w:t>8</w:t>
        </w:r>
        <w:r w:rsidR="000D1CC2">
          <w:rPr>
            <w:noProof/>
            <w:webHidden/>
          </w:rPr>
          <w:fldChar w:fldCharType="end"/>
        </w:r>
      </w:hyperlink>
    </w:p>
    <w:p w14:paraId="09B66368" w14:textId="5D87FED7" w:rsidR="000D1CC2" w:rsidRDefault="00A22B88">
      <w:pPr>
        <w:pStyle w:val="TableofFigures"/>
        <w:tabs>
          <w:tab w:val="right" w:leader="dot" w:pos="9890"/>
        </w:tabs>
        <w:rPr>
          <w:rFonts w:asciiTheme="minorHAnsi" w:eastAsiaTheme="minorEastAsia" w:hAnsiTheme="minorHAnsi"/>
          <w:noProof/>
          <w:sz w:val="22"/>
        </w:rPr>
      </w:pPr>
      <w:hyperlink w:anchor="_Toc509324183" w:history="1">
        <w:r w:rsidR="000D1CC2" w:rsidRPr="00C74C75">
          <w:rPr>
            <w:rStyle w:val="Hyperlink"/>
            <w:rFonts w:cs="Times New Roman"/>
            <w:noProof/>
          </w:rPr>
          <w:t>Figure 2: Mapping the raw FASTQ files</w:t>
        </w:r>
        <w:r w:rsidR="000D1CC2">
          <w:rPr>
            <w:noProof/>
            <w:webHidden/>
          </w:rPr>
          <w:tab/>
        </w:r>
        <w:r w:rsidR="000D1CC2">
          <w:rPr>
            <w:noProof/>
            <w:webHidden/>
          </w:rPr>
          <w:fldChar w:fldCharType="begin"/>
        </w:r>
        <w:r w:rsidR="000D1CC2">
          <w:rPr>
            <w:noProof/>
            <w:webHidden/>
          </w:rPr>
          <w:instrText xml:space="preserve"> PAGEREF _Toc509324183 \h </w:instrText>
        </w:r>
        <w:r w:rsidR="000D1CC2">
          <w:rPr>
            <w:noProof/>
            <w:webHidden/>
          </w:rPr>
        </w:r>
        <w:r w:rsidR="000D1CC2">
          <w:rPr>
            <w:noProof/>
            <w:webHidden/>
          </w:rPr>
          <w:fldChar w:fldCharType="separate"/>
        </w:r>
        <w:r w:rsidR="000D1CC2">
          <w:rPr>
            <w:noProof/>
            <w:webHidden/>
          </w:rPr>
          <w:t>11</w:t>
        </w:r>
        <w:r w:rsidR="000D1CC2">
          <w:rPr>
            <w:noProof/>
            <w:webHidden/>
          </w:rPr>
          <w:fldChar w:fldCharType="end"/>
        </w:r>
      </w:hyperlink>
    </w:p>
    <w:p w14:paraId="351033BF" w14:textId="58A710D0" w:rsidR="000D1CC2" w:rsidRDefault="00A22B88">
      <w:pPr>
        <w:pStyle w:val="TableofFigures"/>
        <w:tabs>
          <w:tab w:val="right" w:leader="dot" w:pos="9890"/>
        </w:tabs>
        <w:rPr>
          <w:rFonts w:asciiTheme="minorHAnsi" w:eastAsiaTheme="minorEastAsia" w:hAnsiTheme="minorHAnsi"/>
          <w:noProof/>
          <w:sz w:val="22"/>
        </w:rPr>
      </w:pPr>
      <w:hyperlink w:anchor="_Toc509324184" w:history="1">
        <w:r w:rsidR="000D1CC2" w:rsidRPr="00C74C75">
          <w:rPr>
            <w:rStyle w:val="Hyperlink"/>
            <w:rFonts w:cs="Times New Roman"/>
            <w:noProof/>
          </w:rPr>
          <w:t>Figure 3: Filter a BAM alignment file</w:t>
        </w:r>
        <w:r w:rsidR="000D1CC2">
          <w:rPr>
            <w:noProof/>
            <w:webHidden/>
          </w:rPr>
          <w:tab/>
        </w:r>
        <w:r w:rsidR="000D1CC2">
          <w:rPr>
            <w:noProof/>
            <w:webHidden/>
          </w:rPr>
          <w:fldChar w:fldCharType="begin"/>
        </w:r>
        <w:r w:rsidR="000D1CC2">
          <w:rPr>
            <w:noProof/>
            <w:webHidden/>
          </w:rPr>
          <w:instrText xml:space="preserve"> PAGEREF _Toc509324184 \h </w:instrText>
        </w:r>
        <w:r w:rsidR="000D1CC2">
          <w:rPr>
            <w:noProof/>
            <w:webHidden/>
          </w:rPr>
        </w:r>
        <w:r w:rsidR="000D1CC2">
          <w:rPr>
            <w:noProof/>
            <w:webHidden/>
          </w:rPr>
          <w:fldChar w:fldCharType="separate"/>
        </w:r>
        <w:r w:rsidR="000D1CC2">
          <w:rPr>
            <w:noProof/>
            <w:webHidden/>
          </w:rPr>
          <w:t>15</w:t>
        </w:r>
        <w:r w:rsidR="000D1CC2">
          <w:rPr>
            <w:noProof/>
            <w:webHidden/>
          </w:rPr>
          <w:fldChar w:fldCharType="end"/>
        </w:r>
      </w:hyperlink>
    </w:p>
    <w:p w14:paraId="499DEB3F" w14:textId="4E6D92D7" w:rsidR="000D1CC2" w:rsidRDefault="00A22B88">
      <w:pPr>
        <w:pStyle w:val="TableofFigures"/>
        <w:tabs>
          <w:tab w:val="right" w:leader="dot" w:pos="9890"/>
        </w:tabs>
        <w:rPr>
          <w:rFonts w:asciiTheme="minorHAnsi" w:eastAsiaTheme="minorEastAsia" w:hAnsiTheme="minorHAnsi"/>
          <w:noProof/>
          <w:sz w:val="22"/>
        </w:rPr>
      </w:pPr>
      <w:hyperlink w:anchor="_Toc509324185" w:history="1">
        <w:r w:rsidR="000D1CC2" w:rsidRPr="00C74C75">
          <w:rPr>
            <w:rStyle w:val="Hyperlink"/>
            <w:rFonts w:cs="Times New Roman"/>
            <w:noProof/>
          </w:rPr>
          <w:t>Figure 4: Convert to HiC Input File Format</w:t>
        </w:r>
        <w:r w:rsidR="000D1CC2">
          <w:rPr>
            <w:noProof/>
            <w:webHidden/>
          </w:rPr>
          <w:tab/>
        </w:r>
        <w:r w:rsidR="000D1CC2">
          <w:rPr>
            <w:noProof/>
            <w:webHidden/>
          </w:rPr>
          <w:fldChar w:fldCharType="begin"/>
        </w:r>
        <w:r w:rsidR="000D1CC2">
          <w:rPr>
            <w:noProof/>
            <w:webHidden/>
          </w:rPr>
          <w:instrText xml:space="preserve"> PAGEREF _Toc509324185 \h </w:instrText>
        </w:r>
        <w:r w:rsidR="000D1CC2">
          <w:rPr>
            <w:noProof/>
            <w:webHidden/>
          </w:rPr>
        </w:r>
        <w:r w:rsidR="000D1CC2">
          <w:rPr>
            <w:noProof/>
            <w:webHidden/>
          </w:rPr>
          <w:fldChar w:fldCharType="separate"/>
        </w:r>
        <w:r w:rsidR="000D1CC2">
          <w:rPr>
            <w:noProof/>
            <w:webHidden/>
          </w:rPr>
          <w:t>19</w:t>
        </w:r>
        <w:r w:rsidR="000D1CC2">
          <w:rPr>
            <w:noProof/>
            <w:webHidden/>
          </w:rPr>
          <w:fldChar w:fldCharType="end"/>
        </w:r>
      </w:hyperlink>
    </w:p>
    <w:p w14:paraId="4A56A6F4" w14:textId="61D80B99" w:rsidR="000D1CC2" w:rsidRDefault="00A22B88">
      <w:pPr>
        <w:pStyle w:val="TableofFigures"/>
        <w:tabs>
          <w:tab w:val="right" w:leader="dot" w:pos="9890"/>
        </w:tabs>
        <w:rPr>
          <w:rFonts w:asciiTheme="minorHAnsi" w:eastAsiaTheme="minorEastAsia" w:hAnsiTheme="minorHAnsi"/>
          <w:noProof/>
          <w:sz w:val="22"/>
        </w:rPr>
      </w:pPr>
      <w:hyperlink w:anchor="_Toc509324186" w:history="1">
        <w:r w:rsidR="000D1CC2" w:rsidRPr="00C74C75">
          <w:rPr>
            <w:rStyle w:val="Hyperlink"/>
            <w:rFonts w:cs="Times New Roman"/>
            <w:noProof/>
          </w:rPr>
          <w:t>Figure 5: HiC-Express</w:t>
        </w:r>
        <w:r w:rsidR="000D1CC2">
          <w:rPr>
            <w:noProof/>
            <w:webHidden/>
          </w:rPr>
          <w:tab/>
        </w:r>
        <w:r w:rsidR="000D1CC2">
          <w:rPr>
            <w:noProof/>
            <w:webHidden/>
          </w:rPr>
          <w:fldChar w:fldCharType="begin"/>
        </w:r>
        <w:r w:rsidR="000D1CC2">
          <w:rPr>
            <w:noProof/>
            <w:webHidden/>
          </w:rPr>
          <w:instrText xml:space="preserve"> PAGEREF _Toc509324186 \h </w:instrText>
        </w:r>
        <w:r w:rsidR="000D1CC2">
          <w:rPr>
            <w:noProof/>
            <w:webHidden/>
          </w:rPr>
        </w:r>
        <w:r w:rsidR="000D1CC2">
          <w:rPr>
            <w:noProof/>
            <w:webHidden/>
          </w:rPr>
          <w:fldChar w:fldCharType="separate"/>
        </w:r>
        <w:r w:rsidR="000D1CC2">
          <w:rPr>
            <w:noProof/>
            <w:webHidden/>
          </w:rPr>
          <w:t>22</w:t>
        </w:r>
        <w:r w:rsidR="000D1CC2">
          <w:rPr>
            <w:noProof/>
            <w:webHidden/>
          </w:rPr>
          <w:fldChar w:fldCharType="end"/>
        </w:r>
      </w:hyperlink>
    </w:p>
    <w:p w14:paraId="794FBB06" w14:textId="21DFDE86" w:rsidR="000D1CC2" w:rsidRDefault="00A22B88">
      <w:pPr>
        <w:pStyle w:val="TableofFigures"/>
        <w:tabs>
          <w:tab w:val="right" w:leader="dot" w:pos="9890"/>
        </w:tabs>
        <w:rPr>
          <w:rFonts w:asciiTheme="minorHAnsi" w:eastAsiaTheme="minorEastAsia" w:hAnsiTheme="minorHAnsi"/>
          <w:noProof/>
          <w:sz w:val="22"/>
        </w:rPr>
      </w:pPr>
      <w:hyperlink w:anchor="_Toc509324187" w:history="1">
        <w:r w:rsidR="000D1CC2" w:rsidRPr="00C74C75">
          <w:rPr>
            <w:rStyle w:val="Hyperlink"/>
            <w:rFonts w:cs="Times New Roman"/>
            <w:noProof/>
          </w:rPr>
          <w:t>Figure 6: Convert to HiC function</w:t>
        </w:r>
        <w:r w:rsidR="000D1CC2">
          <w:rPr>
            <w:noProof/>
            <w:webHidden/>
          </w:rPr>
          <w:tab/>
        </w:r>
        <w:r w:rsidR="000D1CC2">
          <w:rPr>
            <w:noProof/>
            <w:webHidden/>
          </w:rPr>
          <w:fldChar w:fldCharType="begin"/>
        </w:r>
        <w:r w:rsidR="000D1CC2">
          <w:rPr>
            <w:noProof/>
            <w:webHidden/>
          </w:rPr>
          <w:instrText xml:space="preserve"> PAGEREF _Toc509324187 \h </w:instrText>
        </w:r>
        <w:r w:rsidR="000D1CC2">
          <w:rPr>
            <w:noProof/>
            <w:webHidden/>
          </w:rPr>
        </w:r>
        <w:r w:rsidR="000D1CC2">
          <w:rPr>
            <w:noProof/>
            <w:webHidden/>
          </w:rPr>
          <w:fldChar w:fldCharType="separate"/>
        </w:r>
        <w:r w:rsidR="000D1CC2">
          <w:rPr>
            <w:noProof/>
            <w:webHidden/>
          </w:rPr>
          <w:t>27</w:t>
        </w:r>
        <w:r w:rsidR="000D1CC2">
          <w:rPr>
            <w:noProof/>
            <w:webHidden/>
          </w:rPr>
          <w:fldChar w:fldCharType="end"/>
        </w:r>
      </w:hyperlink>
    </w:p>
    <w:p w14:paraId="02C6D3F6" w14:textId="3C2259D6" w:rsidR="000D1CC2" w:rsidRDefault="00A22B88">
      <w:pPr>
        <w:pStyle w:val="TableofFigures"/>
        <w:tabs>
          <w:tab w:val="right" w:leader="dot" w:pos="9890"/>
        </w:tabs>
        <w:rPr>
          <w:rFonts w:asciiTheme="minorHAnsi" w:eastAsiaTheme="minorEastAsia" w:hAnsiTheme="minorHAnsi"/>
          <w:noProof/>
          <w:sz w:val="22"/>
        </w:rPr>
      </w:pPr>
      <w:hyperlink w:anchor="_Toc509324188" w:history="1">
        <w:r w:rsidR="000D1CC2" w:rsidRPr="00C74C75">
          <w:rPr>
            <w:rStyle w:val="Hyperlink"/>
            <w:rFonts w:cs="Times New Roman"/>
            <w:noProof/>
          </w:rPr>
          <w:t>Figure 7: Extract Contact Matrices from a hic file</w:t>
        </w:r>
        <w:r w:rsidR="000D1CC2">
          <w:rPr>
            <w:noProof/>
            <w:webHidden/>
          </w:rPr>
          <w:tab/>
        </w:r>
        <w:r w:rsidR="000D1CC2">
          <w:rPr>
            <w:noProof/>
            <w:webHidden/>
          </w:rPr>
          <w:fldChar w:fldCharType="begin"/>
        </w:r>
        <w:r w:rsidR="000D1CC2">
          <w:rPr>
            <w:noProof/>
            <w:webHidden/>
          </w:rPr>
          <w:instrText xml:space="preserve"> PAGEREF _Toc509324188 \h </w:instrText>
        </w:r>
        <w:r w:rsidR="000D1CC2">
          <w:rPr>
            <w:noProof/>
            <w:webHidden/>
          </w:rPr>
        </w:r>
        <w:r w:rsidR="000D1CC2">
          <w:rPr>
            <w:noProof/>
            <w:webHidden/>
          </w:rPr>
          <w:fldChar w:fldCharType="separate"/>
        </w:r>
        <w:r w:rsidR="000D1CC2">
          <w:rPr>
            <w:noProof/>
            <w:webHidden/>
          </w:rPr>
          <w:t>29</w:t>
        </w:r>
        <w:r w:rsidR="000D1CC2">
          <w:rPr>
            <w:noProof/>
            <w:webHidden/>
          </w:rPr>
          <w:fldChar w:fldCharType="end"/>
        </w:r>
      </w:hyperlink>
    </w:p>
    <w:p w14:paraId="20BE44BC" w14:textId="351A553A" w:rsidR="000D1CC2" w:rsidRDefault="00A22B88">
      <w:pPr>
        <w:pStyle w:val="TableofFigures"/>
        <w:tabs>
          <w:tab w:val="right" w:leader="dot" w:pos="9890"/>
        </w:tabs>
        <w:rPr>
          <w:rFonts w:asciiTheme="minorHAnsi" w:eastAsiaTheme="minorEastAsia" w:hAnsiTheme="minorHAnsi"/>
          <w:noProof/>
          <w:sz w:val="22"/>
        </w:rPr>
      </w:pPr>
      <w:hyperlink w:anchor="_Toc509324189" w:history="1">
        <w:r w:rsidR="000D1CC2" w:rsidRPr="00C74C75">
          <w:rPr>
            <w:rStyle w:val="Hyperlink"/>
            <w:rFonts w:cs="Times New Roman"/>
            <w:noProof/>
          </w:rPr>
          <w:t>Figure 8: Normalize HiC contact matrices</w:t>
        </w:r>
        <w:r w:rsidR="000D1CC2">
          <w:rPr>
            <w:noProof/>
            <w:webHidden/>
          </w:rPr>
          <w:tab/>
        </w:r>
        <w:r w:rsidR="000D1CC2">
          <w:rPr>
            <w:noProof/>
            <w:webHidden/>
          </w:rPr>
          <w:fldChar w:fldCharType="begin"/>
        </w:r>
        <w:r w:rsidR="000D1CC2">
          <w:rPr>
            <w:noProof/>
            <w:webHidden/>
          </w:rPr>
          <w:instrText xml:space="preserve"> PAGEREF _Toc509324189 \h </w:instrText>
        </w:r>
        <w:r w:rsidR="000D1CC2">
          <w:rPr>
            <w:noProof/>
            <w:webHidden/>
          </w:rPr>
        </w:r>
        <w:r w:rsidR="000D1CC2">
          <w:rPr>
            <w:noProof/>
            <w:webHidden/>
          </w:rPr>
          <w:fldChar w:fldCharType="separate"/>
        </w:r>
        <w:r w:rsidR="000D1CC2">
          <w:rPr>
            <w:noProof/>
            <w:webHidden/>
          </w:rPr>
          <w:t>31</w:t>
        </w:r>
        <w:r w:rsidR="000D1CC2">
          <w:rPr>
            <w:noProof/>
            <w:webHidden/>
          </w:rPr>
          <w:fldChar w:fldCharType="end"/>
        </w:r>
      </w:hyperlink>
    </w:p>
    <w:p w14:paraId="3E5F94E6" w14:textId="54498C21" w:rsidR="000D1CC2" w:rsidRDefault="00A22B88">
      <w:pPr>
        <w:pStyle w:val="TableofFigures"/>
        <w:tabs>
          <w:tab w:val="right" w:leader="dot" w:pos="9890"/>
        </w:tabs>
        <w:rPr>
          <w:rFonts w:asciiTheme="minorHAnsi" w:eastAsiaTheme="minorEastAsia" w:hAnsiTheme="minorHAnsi"/>
          <w:noProof/>
          <w:sz w:val="22"/>
        </w:rPr>
      </w:pPr>
      <w:hyperlink w:anchor="_Toc509324190" w:history="1">
        <w:r w:rsidR="000D1CC2" w:rsidRPr="00C74C75">
          <w:rPr>
            <w:rStyle w:val="Hyperlink"/>
            <w:rFonts w:cs="Times New Roman"/>
            <w:noProof/>
          </w:rPr>
          <w:t>Figure 9: Visualize Dataset in 2D Format</w:t>
        </w:r>
        <w:r w:rsidR="000D1CC2">
          <w:rPr>
            <w:noProof/>
            <w:webHidden/>
          </w:rPr>
          <w:tab/>
        </w:r>
        <w:r w:rsidR="000D1CC2">
          <w:rPr>
            <w:noProof/>
            <w:webHidden/>
          </w:rPr>
          <w:fldChar w:fldCharType="begin"/>
        </w:r>
        <w:r w:rsidR="000D1CC2">
          <w:rPr>
            <w:noProof/>
            <w:webHidden/>
          </w:rPr>
          <w:instrText xml:space="preserve"> PAGEREF _Toc509324190 \h </w:instrText>
        </w:r>
        <w:r w:rsidR="000D1CC2">
          <w:rPr>
            <w:noProof/>
            <w:webHidden/>
          </w:rPr>
        </w:r>
        <w:r w:rsidR="000D1CC2">
          <w:rPr>
            <w:noProof/>
            <w:webHidden/>
          </w:rPr>
          <w:fldChar w:fldCharType="separate"/>
        </w:r>
        <w:r w:rsidR="000D1CC2">
          <w:rPr>
            <w:noProof/>
            <w:webHidden/>
          </w:rPr>
          <w:t>32</w:t>
        </w:r>
        <w:r w:rsidR="000D1CC2">
          <w:rPr>
            <w:noProof/>
            <w:webHidden/>
          </w:rPr>
          <w:fldChar w:fldCharType="end"/>
        </w:r>
      </w:hyperlink>
    </w:p>
    <w:p w14:paraId="73E019A9" w14:textId="6F559D91" w:rsidR="000D1CC2" w:rsidRDefault="00A22B88">
      <w:pPr>
        <w:pStyle w:val="TableofFigures"/>
        <w:tabs>
          <w:tab w:val="right" w:leader="dot" w:pos="9890"/>
        </w:tabs>
        <w:rPr>
          <w:rFonts w:asciiTheme="minorHAnsi" w:eastAsiaTheme="minorEastAsia" w:hAnsiTheme="minorHAnsi"/>
          <w:noProof/>
          <w:sz w:val="22"/>
        </w:rPr>
      </w:pPr>
      <w:hyperlink w:anchor="_Toc509324191" w:history="1">
        <w:r w:rsidR="000D1CC2" w:rsidRPr="00C74C75">
          <w:rPr>
            <w:rStyle w:val="Hyperlink"/>
            <w:rFonts w:cs="Times New Roman"/>
            <w:noProof/>
          </w:rPr>
          <w:t>Figure 10: Demonstration of TAD Annotation on 2D Heatmap</w:t>
        </w:r>
        <w:r w:rsidR="000D1CC2">
          <w:rPr>
            <w:noProof/>
            <w:webHidden/>
          </w:rPr>
          <w:tab/>
        </w:r>
        <w:r w:rsidR="000D1CC2">
          <w:rPr>
            <w:noProof/>
            <w:webHidden/>
          </w:rPr>
          <w:fldChar w:fldCharType="begin"/>
        </w:r>
        <w:r w:rsidR="000D1CC2">
          <w:rPr>
            <w:noProof/>
            <w:webHidden/>
          </w:rPr>
          <w:instrText xml:space="preserve"> PAGEREF _Toc509324191 \h </w:instrText>
        </w:r>
        <w:r w:rsidR="000D1CC2">
          <w:rPr>
            <w:noProof/>
            <w:webHidden/>
          </w:rPr>
        </w:r>
        <w:r w:rsidR="000D1CC2">
          <w:rPr>
            <w:noProof/>
            <w:webHidden/>
          </w:rPr>
          <w:fldChar w:fldCharType="separate"/>
        </w:r>
        <w:r w:rsidR="000D1CC2">
          <w:rPr>
            <w:noProof/>
            <w:webHidden/>
          </w:rPr>
          <w:t>38</w:t>
        </w:r>
        <w:r w:rsidR="000D1CC2">
          <w:rPr>
            <w:noProof/>
            <w:webHidden/>
          </w:rPr>
          <w:fldChar w:fldCharType="end"/>
        </w:r>
      </w:hyperlink>
    </w:p>
    <w:p w14:paraId="77456DFD" w14:textId="43E3E2AB" w:rsidR="000D1CC2" w:rsidRDefault="00A22B88">
      <w:pPr>
        <w:pStyle w:val="TableofFigures"/>
        <w:tabs>
          <w:tab w:val="right" w:leader="dot" w:pos="9890"/>
        </w:tabs>
        <w:rPr>
          <w:rFonts w:asciiTheme="minorHAnsi" w:eastAsiaTheme="minorEastAsia" w:hAnsiTheme="minorHAnsi"/>
          <w:noProof/>
          <w:sz w:val="22"/>
        </w:rPr>
      </w:pPr>
      <w:hyperlink w:anchor="_Toc509324192" w:history="1">
        <w:r w:rsidR="000D1CC2" w:rsidRPr="00C74C75">
          <w:rPr>
            <w:rStyle w:val="Hyperlink"/>
            <w:rFonts w:cs="Times New Roman"/>
            <w:noProof/>
          </w:rPr>
          <w:t>Figure 11: Identifying TADs on a contact matrix</w:t>
        </w:r>
        <w:r w:rsidR="000D1CC2">
          <w:rPr>
            <w:noProof/>
            <w:webHidden/>
          </w:rPr>
          <w:tab/>
        </w:r>
        <w:r w:rsidR="000D1CC2">
          <w:rPr>
            <w:noProof/>
            <w:webHidden/>
          </w:rPr>
          <w:fldChar w:fldCharType="begin"/>
        </w:r>
        <w:r w:rsidR="000D1CC2">
          <w:rPr>
            <w:noProof/>
            <w:webHidden/>
          </w:rPr>
          <w:instrText xml:space="preserve"> PAGEREF _Toc509324192 \h </w:instrText>
        </w:r>
        <w:r w:rsidR="000D1CC2">
          <w:rPr>
            <w:noProof/>
            <w:webHidden/>
          </w:rPr>
        </w:r>
        <w:r w:rsidR="000D1CC2">
          <w:rPr>
            <w:noProof/>
            <w:webHidden/>
          </w:rPr>
          <w:fldChar w:fldCharType="separate"/>
        </w:r>
        <w:r w:rsidR="000D1CC2">
          <w:rPr>
            <w:noProof/>
            <w:webHidden/>
          </w:rPr>
          <w:t>39</w:t>
        </w:r>
        <w:r w:rsidR="000D1CC2">
          <w:rPr>
            <w:noProof/>
            <w:webHidden/>
          </w:rPr>
          <w:fldChar w:fldCharType="end"/>
        </w:r>
      </w:hyperlink>
    </w:p>
    <w:p w14:paraId="3D997E05" w14:textId="6F1E9DA4" w:rsidR="000D1CC2" w:rsidRDefault="00A22B88">
      <w:pPr>
        <w:pStyle w:val="TableofFigures"/>
        <w:tabs>
          <w:tab w:val="right" w:leader="dot" w:pos="9890"/>
        </w:tabs>
        <w:rPr>
          <w:rFonts w:asciiTheme="minorHAnsi" w:eastAsiaTheme="minorEastAsia" w:hAnsiTheme="minorHAnsi"/>
          <w:noProof/>
          <w:sz w:val="22"/>
        </w:rPr>
      </w:pPr>
      <w:hyperlink w:anchor="_Toc509324193" w:history="1">
        <w:r w:rsidR="000D1CC2" w:rsidRPr="00C74C75">
          <w:rPr>
            <w:rStyle w:val="Hyperlink"/>
            <w:rFonts w:cs="Times New Roman"/>
            <w:noProof/>
          </w:rPr>
          <w:t>Figure 12: Comparing two TADs for a consistency check</w:t>
        </w:r>
        <w:r w:rsidR="000D1CC2">
          <w:rPr>
            <w:noProof/>
            <w:webHidden/>
          </w:rPr>
          <w:tab/>
        </w:r>
        <w:r w:rsidR="000D1CC2">
          <w:rPr>
            <w:noProof/>
            <w:webHidden/>
          </w:rPr>
          <w:fldChar w:fldCharType="begin"/>
        </w:r>
        <w:r w:rsidR="000D1CC2">
          <w:rPr>
            <w:noProof/>
            <w:webHidden/>
          </w:rPr>
          <w:instrText xml:space="preserve"> PAGEREF _Toc509324193 \h </w:instrText>
        </w:r>
        <w:r w:rsidR="000D1CC2">
          <w:rPr>
            <w:noProof/>
            <w:webHidden/>
          </w:rPr>
        </w:r>
        <w:r w:rsidR="000D1CC2">
          <w:rPr>
            <w:noProof/>
            <w:webHidden/>
          </w:rPr>
          <w:fldChar w:fldCharType="separate"/>
        </w:r>
        <w:r w:rsidR="000D1CC2">
          <w:rPr>
            <w:noProof/>
            <w:webHidden/>
          </w:rPr>
          <w:t>41</w:t>
        </w:r>
        <w:r w:rsidR="000D1CC2">
          <w:rPr>
            <w:noProof/>
            <w:webHidden/>
          </w:rPr>
          <w:fldChar w:fldCharType="end"/>
        </w:r>
      </w:hyperlink>
    </w:p>
    <w:p w14:paraId="44844A13" w14:textId="18E034CB" w:rsidR="000D1CC2" w:rsidRDefault="00A22B88">
      <w:pPr>
        <w:pStyle w:val="TableofFigures"/>
        <w:tabs>
          <w:tab w:val="right" w:leader="dot" w:pos="9890"/>
        </w:tabs>
        <w:rPr>
          <w:rFonts w:asciiTheme="minorHAnsi" w:eastAsiaTheme="minorEastAsia" w:hAnsiTheme="minorHAnsi"/>
          <w:noProof/>
          <w:sz w:val="22"/>
        </w:rPr>
      </w:pPr>
      <w:hyperlink w:anchor="_Toc509324194" w:history="1">
        <w:r w:rsidR="000D1CC2" w:rsidRPr="00C74C75">
          <w:rPr>
            <w:rStyle w:val="Hyperlink"/>
            <w:rFonts w:cs="Times New Roman"/>
            <w:noProof/>
          </w:rPr>
          <w:t>Figure 13: 3D Model reconstruction by LorDG</w:t>
        </w:r>
        <w:r w:rsidR="000D1CC2">
          <w:rPr>
            <w:noProof/>
            <w:webHidden/>
          </w:rPr>
          <w:tab/>
        </w:r>
        <w:r w:rsidR="000D1CC2">
          <w:rPr>
            <w:noProof/>
            <w:webHidden/>
          </w:rPr>
          <w:fldChar w:fldCharType="begin"/>
        </w:r>
        <w:r w:rsidR="000D1CC2">
          <w:rPr>
            <w:noProof/>
            <w:webHidden/>
          </w:rPr>
          <w:instrText xml:space="preserve"> PAGEREF _Toc509324194 \h </w:instrText>
        </w:r>
        <w:r w:rsidR="000D1CC2">
          <w:rPr>
            <w:noProof/>
            <w:webHidden/>
          </w:rPr>
        </w:r>
        <w:r w:rsidR="000D1CC2">
          <w:rPr>
            <w:noProof/>
            <w:webHidden/>
          </w:rPr>
          <w:fldChar w:fldCharType="separate"/>
        </w:r>
        <w:r w:rsidR="000D1CC2">
          <w:rPr>
            <w:noProof/>
            <w:webHidden/>
          </w:rPr>
          <w:t>43</w:t>
        </w:r>
        <w:r w:rsidR="000D1CC2">
          <w:rPr>
            <w:noProof/>
            <w:webHidden/>
          </w:rPr>
          <w:fldChar w:fldCharType="end"/>
        </w:r>
      </w:hyperlink>
    </w:p>
    <w:p w14:paraId="221AA6F3" w14:textId="08C92073" w:rsidR="000D1CC2" w:rsidRDefault="00A22B88">
      <w:pPr>
        <w:pStyle w:val="TableofFigures"/>
        <w:tabs>
          <w:tab w:val="right" w:leader="dot" w:pos="9890"/>
        </w:tabs>
        <w:rPr>
          <w:rFonts w:asciiTheme="minorHAnsi" w:eastAsiaTheme="minorEastAsia" w:hAnsiTheme="minorHAnsi"/>
          <w:noProof/>
          <w:sz w:val="22"/>
        </w:rPr>
      </w:pPr>
      <w:hyperlink w:anchor="_Toc509324195" w:history="1">
        <w:r w:rsidR="000D1CC2" w:rsidRPr="00C74C75">
          <w:rPr>
            <w:rStyle w:val="Hyperlink"/>
            <w:rFonts w:cs="Times New Roman"/>
            <w:noProof/>
          </w:rPr>
          <w:t>Figure 14: 3D Model reconstruction by 3DMax</w:t>
        </w:r>
        <w:r w:rsidR="000D1CC2">
          <w:rPr>
            <w:noProof/>
            <w:webHidden/>
          </w:rPr>
          <w:tab/>
        </w:r>
        <w:r w:rsidR="000D1CC2">
          <w:rPr>
            <w:noProof/>
            <w:webHidden/>
          </w:rPr>
          <w:fldChar w:fldCharType="begin"/>
        </w:r>
        <w:r w:rsidR="000D1CC2">
          <w:rPr>
            <w:noProof/>
            <w:webHidden/>
          </w:rPr>
          <w:instrText xml:space="preserve"> PAGEREF _Toc509324195 \h </w:instrText>
        </w:r>
        <w:r w:rsidR="000D1CC2">
          <w:rPr>
            <w:noProof/>
            <w:webHidden/>
          </w:rPr>
        </w:r>
        <w:r w:rsidR="000D1CC2">
          <w:rPr>
            <w:noProof/>
            <w:webHidden/>
          </w:rPr>
          <w:fldChar w:fldCharType="separate"/>
        </w:r>
        <w:r w:rsidR="000D1CC2">
          <w:rPr>
            <w:noProof/>
            <w:webHidden/>
          </w:rPr>
          <w:t>45</w:t>
        </w:r>
        <w:r w:rsidR="000D1CC2">
          <w:rPr>
            <w:noProof/>
            <w:webHidden/>
          </w:rPr>
          <w:fldChar w:fldCharType="end"/>
        </w:r>
      </w:hyperlink>
    </w:p>
    <w:p w14:paraId="73838F44" w14:textId="65889733" w:rsidR="000D1CC2" w:rsidRDefault="00A22B88">
      <w:pPr>
        <w:pStyle w:val="TableofFigures"/>
        <w:tabs>
          <w:tab w:val="right" w:leader="dot" w:pos="9890"/>
        </w:tabs>
        <w:rPr>
          <w:rFonts w:asciiTheme="minorHAnsi" w:eastAsiaTheme="minorEastAsia" w:hAnsiTheme="minorHAnsi"/>
          <w:noProof/>
          <w:sz w:val="22"/>
        </w:rPr>
      </w:pPr>
      <w:hyperlink w:anchor="_Toc509324196" w:history="1">
        <w:r w:rsidR="000D1CC2" w:rsidRPr="00C74C75">
          <w:rPr>
            <w:rStyle w:val="Hyperlink"/>
            <w:rFonts w:cs="Times New Roman"/>
            <w:noProof/>
          </w:rPr>
          <w:t>Figure 15: Chromatin loops</w:t>
        </w:r>
        <w:r w:rsidR="000D1CC2">
          <w:rPr>
            <w:noProof/>
            <w:webHidden/>
          </w:rPr>
          <w:tab/>
        </w:r>
        <w:r w:rsidR="000D1CC2">
          <w:rPr>
            <w:noProof/>
            <w:webHidden/>
          </w:rPr>
          <w:fldChar w:fldCharType="begin"/>
        </w:r>
        <w:r w:rsidR="000D1CC2">
          <w:rPr>
            <w:noProof/>
            <w:webHidden/>
          </w:rPr>
          <w:instrText xml:space="preserve"> PAGEREF _Toc509324196 \h </w:instrText>
        </w:r>
        <w:r w:rsidR="000D1CC2">
          <w:rPr>
            <w:noProof/>
            <w:webHidden/>
          </w:rPr>
        </w:r>
        <w:r w:rsidR="000D1CC2">
          <w:rPr>
            <w:noProof/>
            <w:webHidden/>
          </w:rPr>
          <w:fldChar w:fldCharType="separate"/>
        </w:r>
        <w:r w:rsidR="000D1CC2">
          <w:rPr>
            <w:noProof/>
            <w:webHidden/>
          </w:rPr>
          <w:t>48</w:t>
        </w:r>
        <w:r w:rsidR="000D1CC2">
          <w:rPr>
            <w:noProof/>
            <w:webHidden/>
          </w:rPr>
          <w:fldChar w:fldCharType="end"/>
        </w:r>
      </w:hyperlink>
    </w:p>
    <w:p w14:paraId="191C1F7D" w14:textId="5BB41EAA" w:rsidR="000D1CC2" w:rsidRDefault="00A22B88">
      <w:pPr>
        <w:pStyle w:val="TableofFigures"/>
        <w:tabs>
          <w:tab w:val="right" w:leader="dot" w:pos="9890"/>
        </w:tabs>
        <w:rPr>
          <w:rFonts w:asciiTheme="minorHAnsi" w:eastAsiaTheme="minorEastAsia" w:hAnsiTheme="minorHAnsi"/>
          <w:noProof/>
          <w:sz w:val="22"/>
        </w:rPr>
      </w:pPr>
      <w:hyperlink w:anchor="_Toc509324197" w:history="1">
        <w:r w:rsidR="000D1CC2" w:rsidRPr="00C74C75">
          <w:rPr>
            <w:rStyle w:val="Hyperlink"/>
            <w:rFonts w:cs="Times New Roman"/>
            <w:noProof/>
          </w:rPr>
          <w:t>Figure 16: Function to annotate 3D models</w:t>
        </w:r>
        <w:r w:rsidR="000D1CC2">
          <w:rPr>
            <w:noProof/>
            <w:webHidden/>
          </w:rPr>
          <w:tab/>
        </w:r>
        <w:r w:rsidR="000D1CC2">
          <w:rPr>
            <w:noProof/>
            <w:webHidden/>
          </w:rPr>
          <w:fldChar w:fldCharType="begin"/>
        </w:r>
        <w:r w:rsidR="000D1CC2">
          <w:rPr>
            <w:noProof/>
            <w:webHidden/>
          </w:rPr>
          <w:instrText xml:space="preserve"> PAGEREF _Toc509324197 \h </w:instrText>
        </w:r>
        <w:r w:rsidR="000D1CC2">
          <w:rPr>
            <w:noProof/>
            <w:webHidden/>
          </w:rPr>
        </w:r>
        <w:r w:rsidR="000D1CC2">
          <w:rPr>
            <w:noProof/>
            <w:webHidden/>
          </w:rPr>
          <w:fldChar w:fldCharType="separate"/>
        </w:r>
        <w:r w:rsidR="000D1CC2">
          <w:rPr>
            <w:noProof/>
            <w:webHidden/>
          </w:rPr>
          <w:t>49</w:t>
        </w:r>
        <w:r w:rsidR="000D1CC2">
          <w:rPr>
            <w:noProof/>
            <w:webHidden/>
          </w:rPr>
          <w:fldChar w:fldCharType="end"/>
        </w:r>
      </w:hyperlink>
    </w:p>
    <w:p w14:paraId="66F0B495" w14:textId="2983BF76" w:rsidR="000D1CC2" w:rsidRDefault="00A22B88">
      <w:pPr>
        <w:pStyle w:val="TableofFigures"/>
        <w:tabs>
          <w:tab w:val="right" w:leader="dot" w:pos="9890"/>
        </w:tabs>
        <w:rPr>
          <w:rFonts w:asciiTheme="minorHAnsi" w:eastAsiaTheme="minorEastAsia" w:hAnsiTheme="minorHAnsi"/>
          <w:noProof/>
          <w:sz w:val="22"/>
        </w:rPr>
      </w:pPr>
      <w:hyperlink w:anchor="_Toc509324198" w:history="1">
        <w:r w:rsidR="000D1CC2" w:rsidRPr="00C74C75">
          <w:rPr>
            <w:rStyle w:val="Hyperlink"/>
            <w:rFonts w:cs="Times New Roman"/>
            <w:noProof/>
          </w:rPr>
          <w:t>Figure 17: Coordinate of a point in the model</w:t>
        </w:r>
        <w:r w:rsidR="000D1CC2">
          <w:rPr>
            <w:noProof/>
            <w:webHidden/>
          </w:rPr>
          <w:tab/>
        </w:r>
        <w:r w:rsidR="000D1CC2">
          <w:rPr>
            <w:noProof/>
            <w:webHidden/>
          </w:rPr>
          <w:fldChar w:fldCharType="begin"/>
        </w:r>
        <w:r w:rsidR="000D1CC2">
          <w:rPr>
            <w:noProof/>
            <w:webHidden/>
          </w:rPr>
          <w:instrText xml:space="preserve"> PAGEREF _Toc509324198 \h </w:instrText>
        </w:r>
        <w:r w:rsidR="000D1CC2">
          <w:rPr>
            <w:noProof/>
            <w:webHidden/>
          </w:rPr>
        </w:r>
        <w:r w:rsidR="000D1CC2">
          <w:rPr>
            <w:noProof/>
            <w:webHidden/>
          </w:rPr>
          <w:fldChar w:fldCharType="separate"/>
        </w:r>
        <w:r w:rsidR="000D1CC2">
          <w:rPr>
            <w:noProof/>
            <w:webHidden/>
          </w:rPr>
          <w:t>50</w:t>
        </w:r>
        <w:r w:rsidR="000D1CC2">
          <w:rPr>
            <w:noProof/>
            <w:webHidden/>
          </w:rPr>
          <w:fldChar w:fldCharType="end"/>
        </w:r>
      </w:hyperlink>
    </w:p>
    <w:p w14:paraId="3B4C9E7B" w14:textId="12DF8FCE" w:rsidR="000D1CC2" w:rsidRDefault="00A22B88">
      <w:pPr>
        <w:pStyle w:val="TableofFigures"/>
        <w:tabs>
          <w:tab w:val="right" w:leader="dot" w:pos="9890"/>
        </w:tabs>
        <w:rPr>
          <w:rFonts w:asciiTheme="minorHAnsi" w:eastAsiaTheme="minorEastAsia" w:hAnsiTheme="minorHAnsi"/>
          <w:noProof/>
          <w:sz w:val="22"/>
        </w:rPr>
      </w:pPr>
      <w:hyperlink w:anchor="_Toc509324199" w:history="1">
        <w:r w:rsidR="000D1CC2" w:rsidRPr="00C74C75">
          <w:rPr>
            <w:rStyle w:val="Hyperlink"/>
            <w:rFonts w:cs="Times New Roman"/>
            <w:noProof/>
          </w:rPr>
          <w:t>Figure 18: Gene expression visualization demonstration</w:t>
        </w:r>
        <w:r w:rsidR="000D1CC2">
          <w:rPr>
            <w:noProof/>
            <w:webHidden/>
          </w:rPr>
          <w:tab/>
        </w:r>
        <w:r w:rsidR="000D1CC2">
          <w:rPr>
            <w:noProof/>
            <w:webHidden/>
          </w:rPr>
          <w:fldChar w:fldCharType="begin"/>
        </w:r>
        <w:r w:rsidR="000D1CC2">
          <w:rPr>
            <w:noProof/>
            <w:webHidden/>
          </w:rPr>
          <w:instrText xml:space="preserve"> PAGEREF _Toc509324199 \h </w:instrText>
        </w:r>
        <w:r w:rsidR="000D1CC2">
          <w:rPr>
            <w:noProof/>
            <w:webHidden/>
          </w:rPr>
        </w:r>
        <w:r w:rsidR="000D1CC2">
          <w:rPr>
            <w:noProof/>
            <w:webHidden/>
          </w:rPr>
          <w:fldChar w:fldCharType="separate"/>
        </w:r>
        <w:r w:rsidR="000D1CC2">
          <w:rPr>
            <w:noProof/>
            <w:webHidden/>
          </w:rPr>
          <w:t>51</w:t>
        </w:r>
        <w:r w:rsidR="000D1CC2">
          <w:rPr>
            <w:noProof/>
            <w:webHidden/>
          </w:rPr>
          <w:fldChar w:fldCharType="end"/>
        </w:r>
      </w:hyperlink>
    </w:p>
    <w:p w14:paraId="0568B32C" w14:textId="0E30481D" w:rsidR="000D1CC2" w:rsidRDefault="00A22B88">
      <w:pPr>
        <w:pStyle w:val="TableofFigures"/>
        <w:tabs>
          <w:tab w:val="right" w:leader="dot" w:pos="9890"/>
        </w:tabs>
        <w:rPr>
          <w:rFonts w:asciiTheme="minorHAnsi" w:eastAsiaTheme="minorEastAsia" w:hAnsiTheme="minorHAnsi"/>
          <w:noProof/>
          <w:sz w:val="22"/>
        </w:rPr>
      </w:pPr>
      <w:hyperlink w:anchor="_Toc509324200" w:history="1">
        <w:r w:rsidR="000D1CC2" w:rsidRPr="00C74C75">
          <w:rPr>
            <w:rStyle w:val="Hyperlink"/>
            <w:rFonts w:cs="Times New Roman"/>
            <w:noProof/>
          </w:rPr>
          <w:t>Figure 19: Comparing two constructed models</w:t>
        </w:r>
        <w:r w:rsidR="000D1CC2">
          <w:rPr>
            <w:noProof/>
            <w:webHidden/>
          </w:rPr>
          <w:tab/>
        </w:r>
        <w:r w:rsidR="000D1CC2">
          <w:rPr>
            <w:noProof/>
            <w:webHidden/>
          </w:rPr>
          <w:fldChar w:fldCharType="begin"/>
        </w:r>
        <w:r w:rsidR="000D1CC2">
          <w:rPr>
            <w:noProof/>
            <w:webHidden/>
          </w:rPr>
          <w:instrText xml:space="preserve"> PAGEREF _Toc509324200 \h </w:instrText>
        </w:r>
        <w:r w:rsidR="000D1CC2">
          <w:rPr>
            <w:noProof/>
            <w:webHidden/>
          </w:rPr>
        </w:r>
        <w:r w:rsidR="000D1CC2">
          <w:rPr>
            <w:noProof/>
            <w:webHidden/>
          </w:rPr>
          <w:fldChar w:fldCharType="separate"/>
        </w:r>
        <w:r w:rsidR="000D1CC2">
          <w:rPr>
            <w:noProof/>
            <w:webHidden/>
          </w:rPr>
          <w:t>52</w:t>
        </w:r>
        <w:r w:rsidR="000D1CC2">
          <w:rPr>
            <w:noProof/>
            <w:webHidden/>
          </w:rPr>
          <w:fldChar w:fldCharType="end"/>
        </w:r>
      </w:hyperlink>
    </w:p>
    <w:p w14:paraId="07266D57" w14:textId="4D8E3844" w:rsidR="009369A0" w:rsidRPr="005D7F72" w:rsidRDefault="008B139E" w:rsidP="008B139E">
      <w:pPr>
        <w:pStyle w:val="Figures"/>
        <w:rPr>
          <w:rFonts w:cs="Times New Roman"/>
          <w:szCs w:val="24"/>
        </w:rPr>
      </w:pPr>
      <w:r w:rsidRPr="005D7F72">
        <w:rPr>
          <w:rFonts w:cs="Times New Roman"/>
          <w:szCs w:val="24"/>
        </w:rPr>
        <w:fldChar w:fldCharType="end"/>
      </w:r>
    </w:p>
    <w:p w14:paraId="7EFB72B3" w14:textId="1A3663FB" w:rsidR="00984BF5" w:rsidRPr="005D7F72" w:rsidRDefault="006321D4">
      <w:pPr>
        <w:rPr>
          <w:rFonts w:ascii="Times New Roman" w:hAnsi="Times New Roman" w:cs="Times New Roman"/>
          <w:b/>
          <w:sz w:val="24"/>
          <w:szCs w:val="24"/>
        </w:rPr>
      </w:pPr>
      <w:r w:rsidRPr="005D7F72">
        <w:rPr>
          <w:rFonts w:ascii="Times New Roman" w:hAnsi="Times New Roman" w:cs="Times New Roman"/>
          <w:b/>
          <w:sz w:val="24"/>
          <w:szCs w:val="24"/>
        </w:rPr>
        <w:br w:type="page"/>
      </w:r>
    </w:p>
    <w:p w14:paraId="33A64BDB" w14:textId="3B298EFA" w:rsidR="002D70D5" w:rsidRPr="005D7F72" w:rsidRDefault="002D70D5" w:rsidP="005E75DE">
      <w:pPr>
        <w:pStyle w:val="Heading1"/>
        <w:rPr>
          <w:sz w:val="24"/>
          <w:szCs w:val="24"/>
        </w:rPr>
      </w:pPr>
      <w:bookmarkStart w:id="0" w:name="_Toc508398276"/>
      <w:r w:rsidRPr="005D7F72">
        <w:rPr>
          <w:sz w:val="24"/>
          <w:szCs w:val="24"/>
        </w:rPr>
        <w:lastRenderedPageBreak/>
        <w:t>1D-Functions</w:t>
      </w:r>
      <w:bookmarkEnd w:id="0"/>
    </w:p>
    <w:p w14:paraId="25EEB81C" w14:textId="77777777" w:rsidR="00E7316D" w:rsidRPr="005D7F72" w:rsidRDefault="00E7316D" w:rsidP="008B78C0">
      <w:pPr>
        <w:pStyle w:val="Heading2"/>
      </w:pPr>
      <w:bookmarkStart w:id="1" w:name="_Toc508398277"/>
      <w:r w:rsidRPr="005D7F72">
        <w:t>Dependencies</w:t>
      </w:r>
      <w:bookmarkEnd w:id="1"/>
    </w:p>
    <w:p w14:paraId="427BC4BC" w14:textId="77777777" w:rsidR="00E7316D" w:rsidRPr="005D7F72" w:rsidRDefault="00E7316D" w:rsidP="008B78C0">
      <w:pPr>
        <w:pStyle w:val="Heading3"/>
      </w:pPr>
      <w:bookmarkStart w:id="2" w:name="_Toc508398278"/>
      <w:r w:rsidRPr="005D7F72">
        <w:t>Operating System (OS)</w:t>
      </w:r>
      <w:bookmarkEnd w:id="2"/>
    </w:p>
    <w:p w14:paraId="21372768" w14:textId="77777777" w:rsidR="00E7316D" w:rsidRPr="00364508"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364508">
        <w:rPr>
          <w:rStyle w:val="Emphasis"/>
          <w:rFonts w:ascii="Times New Roman" w:hAnsi="Times New Roman" w:cs="Times New Roman"/>
          <w:i w:val="0"/>
          <w:sz w:val="24"/>
          <w:szCs w:val="24"/>
          <w:bdr w:val="none" w:sz="0" w:space="0" w:color="auto" w:frame="1"/>
          <w:shd w:val="clear" w:color="auto" w:fill="FFFFFF"/>
        </w:rPr>
        <w:t>The UNIX environment is required in this protocol.</w:t>
      </w:r>
    </w:p>
    <w:p w14:paraId="5BEF82B7" w14:textId="43483DC3" w:rsidR="00E7316D" w:rsidRPr="00364508" w:rsidRDefault="00D11C24"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364508">
        <w:rPr>
          <w:rStyle w:val="Emphasis"/>
          <w:rFonts w:ascii="Times New Roman" w:hAnsi="Times New Roman" w:cs="Times New Roman"/>
          <w:i w:val="0"/>
          <w:sz w:val="24"/>
          <w:szCs w:val="24"/>
          <w:bdr w:val="none" w:sz="0" w:space="0" w:color="auto" w:frame="1"/>
          <w:shd w:val="clear" w:color="auto" w:fill="FFFFFF"/>
        </w:rPr>
        <w:t>It is str</w:t>
      </w:r>
      <w:r w:rsidR="00F6013D" w:rsidRPr="00364508">
        <w:rPr>
          <w:rStyle w:val="Emphasis"/>
          <w:rFonts w:ascii="Times New Roman" w:hAnsi="Times New Roman" w:cs="Times New Roman"/>
          <w:i w:val="0"/>
          <w:sz w:val="24"/>
          <w:szCs w:val="24"/>
          <w:bdr w:val="none" w:sz="0" w:space="0" w:color="auto" w:frame="1"/>
          <w:shd w:val="clear" w:color="auto" w:fill="FFFFFF"/>
        </w:rPr>
        <w:t>o</w:t>
      </w:r>
      <w:r w:rsidRPr="00364508">
        <w:rPr>
          <w:rStyle w:val="Emphasis"/>
          <w:rFonts w:ascii="Times New Roman" w:hAnsi="Times New Roman" w:cs="Times New Roman"/>
          <w:i w:val="0"/>
          <w:sz w:val="24"/>
          <w:szCs w:val="24"/>
          <w:bdr w:val="none" w:sz="0" w:space="0" w:color="auto" w:frame="1"/>
          <w:shd w:val="clear" w:color="auto" w:fill="FFFFFF"/>
        </w:rPr>
        <w:t>ngly</w:t>
      </w:r>
      <w:r w:rsidR="00E7316D" w:rsidRPr="00364508">
        <w:rPr>
          <w:rStyle w:val="Emphasis"/>
          <w:rFonts w:ascii="Times New Roman" w:hAnsi="Times New Roman" w:cs="Times New Roman"/>
          <w:i w:val="0"/>
          <w:sz w:val="24"/>
          <w:szCs w:val="24"/>
          <w:bdr w:val="none" w:sz="0" w:space="0" w:color="auto" w:frame="1"/>
          <w:shd w:val="clear" w:color="auto" w:fill="FFFFFF"/>
        </w:rPr>
        <w:t xml:space="preserve"> recommended to work under a UNIX-based operating system, such as Ubuntu, Centos/Red Hat, Solaris, or Mac OS X. </w:t>
      </w:r>
    </w:p>
    <w:p w14:paraId="0E76A0B1" w14:textId="30325BC4" w:rsidR="00E7316D" w:rsidRPr="00364508"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364508">
        <w:rPr>
          <w:rStyle w:val="Emphasis"/>
          <w:rFonts w:ascii="Times New Roman" w:hAnsi="Times New Roman" w:cs="Times New Roman"/>
          <w:i w:val="0"/>
          <w:sz w:val="24"/>
          <w:szCs w:val="24"/>
          <w:bdr w:val="none" w:sz="0" w:space="0" w:color="auto" w:frame="1"/>
          <w:shd w:val="clear" w:color="auto" w:fill="FFFFFF"/>
        </w:rPr>
        <w:t xml:space="preserve">If you are using a Windows operating system, install Cygwin first. Cygwin is </w:t>
      </w:r>
      <w:r w:rsidR="00D11C24" w:rsidRPr="00364508">
        <w:rPr>
          <w:rStyle w:val="Emphasis"/>
          <w:rFonts w:ascii="Times New Roman" w:hAnsi="Times New Roman" w:cs="Times New Roman"/>
          <w:i w:val="0"/>
          <w:sz w:val="24"/>
          <w:szCs w:val="24"/>
          <w:bdr w:val="none" w:sz="0" w:space="0" w:color="auto" w:frame="1"/>
          <w:shd w:val="clear" w:color="auto" w:fill="FFFFFF"/>
        </w:rPr>
        <w:t xml:space="preserve">a </w:t>
      </w:r>
      <w:r w:rsidRPr="00364508">
        <w:rPr>
          <w:rStyle w:val="Emphasis"/>
          <w:rFonts w:ascii="Times New Roman" w:hAnsi="Times New Roman" w:cs="Times New Roman"/>
          <w:i w:val="0"/>
          <w:sz w:val="24"/>
          <w:szCs w:val="24"/>
          <w:bdr w:val="none" w:sz="0" w:space="0" w:color="auto" w:frame="1"/>
          <w:shd w:val="clear" w:color="auto" w:fill="FFFFFF"/>
        </w:rPr>
        <w:t>free software that provides a UNIX-like environment on Windows. The Cygwin install package can be found at</w:t>
      </w:r>
      <w:r w:rsidRPr="00364508">
        <w:rPr>
          <w:rStyle w:val="Emphasis"/>
          <w:rFonts w:ascii="Times New Roman" w:hAnsi="Times New Roman" w:cs="Times New Roman"/>
          <w:sz w:val="24"/>
          <w:szCs w:val="24"/>
          <w:bdr w:val="none" w:sz="0" w:space="0" w:color="auto" w:frame="1"/>
          <w:shd w:val="clear" w:color="auto" w:fill="FFFFFF"/>
        </w:rPr>
        <w:t> </w:t>
      </w:r>
      <w:hyperlink r:id="rId8" w:history="1">
        <w:r w:rsidRPr="00364508">
          <w:rPr>
            <w:rStyle w:val="Hyperlink"/>
            <w:rFonts w:ascii="Times New Roman" w:hAnsi="Times New Roman" w:cs="Times New Roman"/>
            <w:iCs/>
            <w:sz w:val="24"/>
            <w:szCs w:val="24"/>
            <w:bdr w:val="none" w:sz="0" w:space="0" w:color="auto" w:frame="1"/>
            <w:shd w:val="clear" w:color="auto" w:fill="FFFFFF"/>
          </w:rPr>
          <w:t>http://www.cygwin.com/</w:t>
        </w:r>
      </w:hyperlink>
      <w:r w:rsidRPr="00364508">
        <w:rPr>
          <w:rStyle w:val="Emphasis"/>
          <w:rFonts w:ascii="Times New Roman" w:hAnsi="Times New Roman" w:cs="Times New Roman"/>
          <w:sz w:val="24"/>
          <w:szCs w:val="24"/>
          <w:bdr w:val="none" w:sz="0" w:space="0" w:color="auto" w:frame="1"/>
          <w:shd w:val="clear" w:color="auto" w:fill="FFFFFF"/>
        </w:rPr>
        <w:t>.</w:t>
      </w:r>
      <w:r w:rsidR="009811F1" w:rsidRPr="00364508">
        <w:rPr>
          <w:rStyle w:val="Emphasis"/>
          <w:rFonts w:ascii="Times New Roman" w:hAnsi="Times New Roman" w:cs="Times New Roman"/>
          <w:sz w:val="24"/>
          <w:szCs w:val="24"/>
          <w:bdr w:val="none" w:sz="0" w:space="0" w:color="auto" w:frame="1"/>
          <w:shd w:val="clear" w:color="auto" w:fill="FFFFFF"/>
        </w:rPr>
        <w:t xml:space="preserve"> </w:t>
      </w:r>
      <w:r w:rsidR="009811F1" w:rsidRPr="00364508">
        <w:rPr>
          <w:rStyle w:val="Emphasis"/>
          <w:rFonts w:ascii="Times New Roman" w:hAnsi="Times New Roman" w:cs="Times New Roman"/>
          <w:i w:val="0"/>
          <w:sz w:val="24"/>
          <w:szCs w:val="24"/>
          <w:bdr w:val="none" w:sz="0" w:space="0" w:color="auto" w:frame="1"/>
          <w:shd w:val="clear" w:color="auto" w:fill="FFFFFF"/>
        </w:rPr>
        <w:t xml:space="preserve">Once Cygwin is installed, </w:t>
      </w:r>
      <w:r w:rsidR="00856D0F">
        <w:rPr>
          <w:rStyle w:val="Emphasis"/>
          <w:rFonts w:ascii="Times New Roman" w:hAnsi="Times New Roman" w:cs="Times New Roman"/>
          <w:i w:val="0"/>
          <w:sz w:val="24"/>
          <w:szCs w:val="24"/>
          <w:bdr w:val="none" w:sz="0" w:space="0" w:color="auto" w:frame="1"/>
          <w:shd w:val="clear" w:color="auto" w:fill="FFFFFF"/>
        </w:rPr>
        <w:t>p</w:t>
      </w:r>
      <w:r w:rsidR="009811F1" w:rsidRPr="00364508">
        <w:rPr>
          <w:rStyle w:val="Emphasis"/>
          <w:rFonts w:ascii="Times New Roman" w:hAnsi="Times New Roman" w:cs="Times New Roman"/>
          <w:i w:val="0"/>
          <w:sz w:val="24"/>
          <w:szCs w:val="24"/>
          <w:bdr w:val="none" w:sz="0" w:space="0" w:color="auto" w:frame="1"/>
          <w:shd w:val="clear" w:color="auto" w:fill="FFFFFF"/>
        </w:rPr>
        <w:t>lace your work in the Cygwin directory</w:t>
      </w:r>
      <w:r w:rsidR="00C719E2">
        <w:rPr>
          <w:rStyle w:val="Emphasis"/>
          <w:rFonts w:ascii="Times New Roman" w:hAnsi="Times New Roman" w:cs="Times New Roman"/>
          <w:i w:val="0"/>
          <w:sz w:val="24"/>
          <w:szCs w:val="24"/>
          <w:bdr w:val="none" w:sz="0" w:space="0" w:color="auto" w:frame="1"/>
          <w:shd w:val="clear" w:color="auto" w:fill="FFFFFF"/>
        </w:rPr>
        <w:t>.</w:t>
      </w:r>
    </w:p>
    <w:p w14:paraId="1B9C8807" w14:textId="4139C772" w:rsidR="00E7316D" w:rsidRPr="005D7F72" w:rsidRDefault="00660D4D" w:rsidP="008B78C0">
      <w:pPr>
        <w:pStyle w:val="Heading3"/>
      </w:pPr>
      <w:bookmarkStart w:id="3" w:name="_Toc508398279"/>
      <w:r w:rsidRPr="005D7F72">
        <w:t xml:space="preserve">Download </w:t>
      </w:r>
      <w:r w:rsidR="00E7316D" w:rsidRPr="005D7F72">
        <w:t>External Tools</w:t>
      </w:r>
      <w:bookmarkEnd w:id="3"/>
    </w:p>
    <w:p w14:paraId="2F625EEC" w14:textId="356DFFBD" w:rsidR="00E7316D" w:rsidRPr="005D7F72" w:rsidRDefault="00C018F9" w:rsidP="000F3A7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Download</w:t>
      </w:r>
      <w:r w:rsidR="00E7316D" w:rsidRPr="005D7F72">
        <w:rPr>
          <w:rStyle w:val="Emphasis"/>
          <w:rFonts w:ascii="Times New Roman" w:hAnsi="Times New Roman" w:cs="Times New Roman"/>
          <w:i w:val="0"/>
          <w:sz w:val="24"/>
          <w:szCs w:val="24"/>
          <w:bdr w:val="none" w:sz="0" w:space="0" w:color="auto" w:frame="1"/>
          <w:shd w:val="clear" w:color="auto" w:fill="FFFFFF"/>
        </w:rPr>
        <w:t xml:space="preserve"> Bowtie</w:t>
      </w:r>
      <w:r w:rsidR="00F6013D" w:rsidRPr="005D7F72">
        <w:rPr>
          <w:rStyle w:val="Emphasis"/>
          <w:rFonts w:ascii="Times New Roman" w:hAnsi="Times New Roman" w:cs="Times New Roman"/>
          <w:i w:val="0"/>
          <w:sz w:val="24"/>
          <w:szCs w:val="24"/>
          <w:bdr w:val="none" w:sz="0" w:space="0" w:color="auto" w:frame="1"/>
          <w:shd w:val="clear" w:color="auto" w:fill="FFFFFF"/>
        </w:rPr>
        <w:t>2</w:t>
      </w:r>
      <w:r w:rsidR="00E7316D" w:rsidRPr="005D7F72">
        <w:rPr>
          <w:rStyle w:val="Emphasis"/>
          <w:rFonts w:ascii="Times New Roman" w:hAnsi="Times New Roman" w:cs="Times New Roman"/>
          <w:i w:val="0"/>
          <w:sz w:val="24"/>
          <w:szCs w:val="24"/>
          <w:bdr w:val="none" w:sz="0" w:space="0" w:color="auto" w:frame="1"/>
          <w:shd w:val="clear" w:color="auto" w:fill="FFFFFF"/>
        </w:rPr>
        <w:t xml:space="preserve"> (</w:t>
      </w:r>
      <w:hyperlink r:id="rId9" w:history="1">
        <w:r w:rsidR="00E7316D" w:rsidRPr="005D7F72">
          <w:rPr>
            <w:rStyle w:val="Hyperlink"/>
            <w:rFonts w:ascii="Times New Roman" w:hAnsi="Times New Roman" w:cs="Times New Roman"/>
            <w:i/>
            <w:iCs/>
            <w:sz w:val="24"/>
            <w:szCs w:val="24"/>
            <w:bdr w:val="none" w:sz="0" w:space="0" w:color="auto" w:frame="1"/>
            <w:shd w:val="clear" w:color="auto" w:fill="FFFFFF"/>
          </w:rPr>
          <w:t>http://bowtie-bio.sourceforge.net/index.shtml</w:t>
        </w:r>
      </w:hyperlink>
      <w:r w:rsidR="00E7316D" w:rsidRPr="005D7F72">
        <w:rPr>
          <w:rStyle w:val="Emphasis"/>
          <w:rFonts w:ascii="Times New Roman" w:hAnsi="Times New Roman" w:cs="Times New Roman"/>
          <w:i w:val="0"/>
          <w:sz w:val="24"/>
          <w:szCs w:val="24"/>
          <w:bdr w:val="none" w:sz="0" w:space="0" w:color="auto" w:frame="1"/>
          <w:shd w:val="clear" w:color="auto" w:fill="FFFFFF"/>
        </w:rPr>
        <w:t>)</w:t>
      </w:r>
      <w:r w:rsidR="00901FE4" w:rsidRPr="005D7F72">
        <w:rPr>
          <w:rStyle w:val="Emphasis"/>
          <w:rFonts w:ascii="Times New Roman" w:hAnsi="Times New Roman" w:cs="Times New Roman"/>
          <w:i w:val="0"/>
          <w:sz w:val="24"/>
          <w:szCs w:val="24"/>
          <w:bdr w:val="none" w:sz="0" w:space="0" w:color="auto" w:frame="1"/>
          <w:shd w:val="clear" w:color="auto" w:fill="FFFFFF"/>
        </w:rPr>
        <w:t xml:space="preserve"> or </w:t>
      </w:r>
      <w:r w:rsidRPr="005D7F72">
        <w:rPr>
          <w:rStyle w:val="Emphasis"/>
          <w:rFonts w:ascii="Times New Roman" w:hAnsi="Times New Roman" w:cs="Times New Roman"/>
          <w:i w:val="0"/>
          <w:sz w:val="24"/>
          <w:szCs w:val="24"/>
          <w:bdr w:val="none" w:sz="0" w:space="0" w:color="auto" w:frame="1"/>
          <w:shd w:val="clear" w:color="auto" w:fill="FFFFFF"/>
        </w:rPr>
        <w:t>Download</w:t>
      </w:r>
      <w:r w:rsidR="00E7316D" w:rsidRPr="005D7F72">
        <w:rPr>
          <w:rStyle w:val="Emphasis"/>
          <w:rFonts w:ascii="Times New Roman" w:hAnsi="Times New Roman" w:cs="Times New Roman"/>
          <w:i w:val="0"/>
          <w:sz w:val="24"/>
          <w:szCs w:val="24"/>
          <w:bdr w:val="none" w:sz="0" w:space="0" w:color="auto" w:frame="1"/>
          <w:shd w:val="clear" w:color="auto" w:fill="FFFFFF"/>
        </w:rPr>
        <w:t xml:space="preserve"> BWA (</w:t>
      </w:r>
      <w:hyperlink r:id="rId10" w:history="1">
        <w:r w:rsidR="00E7316D" w:rsidRPr="005D7F72">
          <w:rPr>
            <w:rStyle w:val="Hyperlink"/>
            <w:rFonts w:ascii="Times New Roman" w:hAnsi="Times New Roman" w:cs="Times New Roman"/>
            <w:sz w:val="24"/>
            <w:szCs w:val="24"/>
            <w:bdr w:val="none" w:sz="0" w:space="0" w:color="auto" w:frame="1"/>
            <w:shd w:val="clear" w:color="auto" w:fill="FFFFFF"/>
          </w:rPr>
          <w:t>http://bio-bwa.sourceforge.net/</w:t>
        </w:r>
      </w:hyperlink>
      <w:r w:rsidR="00E7316D" w:rsidRPr="005D7F72">
        <w:rPr>
          <w:rStyle w:val="Emphasis"/>
          <w:rFonts w:ascii="Times New Roman" w:hAnsi="Times New Roman" w:cs="Times New Roman"/>
          <w:i w:val="0"/>
          <w:sz w:val="24"/>
          <w:szCs w:val="24"/>
          <w:bdr w:val="none" w:sz="0" w:space="0" w:color="auto" w:frame="1"/>
          <w:shd w:val="clear" w:color="auto" w:fill="FFFFFF"/>
        </w:rPr>
        <w:t xml:space="preserve"> )</w:t>
      </w:r>
    </w:p>
    <w:p w14:paraId="1298F257" w14:textId="4EBF405B" w:rsidR="00CB36BB" w:rsidRPr="005D7F72" w:rsidRDefault="00CB36BB" w:rsidP="00CB36BB">
      <w:pPr>
        <w:pStyle w:val="ListParagraph"/>
        <w:numPr>
          <w:ilvl w:val="0"/>
          <w:numId w:val="24"/>
        </w:numPr>
        <w:spacing w:before="100" w:beforeAutospacing="1" w:after="0" w:line="360" w:lineRule="auto"/>
        <w:ind w:left="990" w:hanging="270"/>
        <w:rPr>
          <w:rStyle w:val="Emphasis"/>
          <w:rFonts w:ascii="Times New Roman" w:hAnsi="Times New Roman" w:cs="Times New Roman"/>
          <w:i w:val="0"/>
          <w:color w:val="403838"/>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Bowtie2 supports multiple OS, download the version for your OS. That is</w:t>
      </w:r>
      <w:r w:rsidR="00D1079A">
        <w:rPr>
          <w:rStyle w:val="Emphasis"/>
          <w:rFonts w:ascii="Times New Roman" w:hAnsi="Times New Roman" w:cs="Times New Roman"/>
          <w:i w:val="0"/>
          <w:sz w:val="24"/>
          <w:szCs w:val="24"/>
          <w:bdr w:val="none" w:sz="0" w:space="0" w:color="auto" w:frame="1"/>
          <w:shd w:val="clear" w:color="auto" w:fill="FFFFFF"/>
        </w:rPr>
        <w:t>:</w:t>
      </w:r>
    </w:p>
    <w:p w14:paraId="2D524A1C" w14:textId="72E2998E" w:rsidR="00CB36BB" w:rsidRPr="005D7F72"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Download bowtie2- version number-macos-x86_64 for MacOS</w:t>
      </w:r>
    </w:p>
    <w:p w14:paraId="5EC1AA1F" w14:textId="6884AF15" w:rsidR="00CB36BB" w:rsidRPr="005D7F72"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Download bowtie2- version number-</w:t>
      </w:r>
      <w:r w:rsidRPr="005D7F72">
        <w:rPr>
          <w:rFonts w:ascii="Times New Roman" w:hAnsi="Times New Roman" w:cs="Times New Roman"/>
          <w:sz w:val="24"/>
          <w:szCs w:val="24"/>
        </w:rPr>
        <w:t xml:space="preserve"> </w:t>
      </w:r>
      <w:r w:rsidRPr="005D7F72">
        <w:rPr>
          <w:rStyle w:val="Emphasis"/>
          <w:rFonts w:ascii="Times New Roman" w:hAnsi="Times New Roman" w:cs="Times New Roman"/>
          <w:i w:val="0"/>
          <w:sz w:val="24"/>
          <w:szCs w:val="24"/>
          <w:bdr w:val="none" w:sz="0" w:space="0" w:color="auto" w:frame="1"/>
          <w:shd w:val="clear" w:color="auto" w:fill="FFFFFF"/>
        </w:rPr>
        <w:t>linux-x86_64 for Linux</w:t>
      </w:r>
    </w:p>
    <w:p w14:paraId="0FBA7036" w14:textId="5C2543D9" w:rsidR="00CB36BB" w:rsidRPr="005D7F72"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Download bowtie2- version number-</w:t>
      </w:r>
      <w:r w:rsidRPr="005D7F72">
        <w:rPr>
          <w:rFonts w:ascii="Times New Roman" w:hAnsi="Times New Roman" w:cs="Times New Roman"/>
          <w:sz w:val="24"/>
          <w:szCs w:val="24"/>
        </w:rPr>
        <w:t xml:space="preserve"> </w:t>
      </w:r>
      <w:r w:rsidRPr="005D7F72">
        <w:rPr>
          <w:rStyle w:val="Emphasis"/>
          <w:rFonts w:ascii="Times New Roman" w:hAnsi="Times New Roman" w:cs="Times New Roman"/>
          <w:i w:val="0"/>
          <w:sz w:val="24"/>
          <w:szCs w:val="24"/>
          <w:bdr w:val="none" w:sz="0" w:space="0" w:color="auto" w:frame="1"/>
          <w:shd w:val="clear" w:color="auto" w:fill="FFFFFF"/>
        </w:rPr>
        <w:t xml:space="preserve">mingw-x86_64 for </w:t>
      </w:r>
      <w:proofErr w:type="spellStart"/>
      <w:r w:rsidRPr="005D7F72">
        <w:rPr>
          <w:rStyle w:val="Emphasis"/>
          <w:rFonts w:ascii="Times New Roman" w:hAnsi="Times New Roman" w:cs="Times New Roman"/>
          <w:i w:val="0"/>
          <w:sz w:val="24"/>
          <w:szCs w:val="24"/>
          <w:bdr w:val="none" w:sz="0" w:space="0" w:color="auto" w:frame="1"/>
          <w:shd w:val="clear" w:color="auto" w:fill="FFFFFF"/>
        </w:rPr>
        <w:t>Mingw</w:t>
      </w:r>
      <w:proofErr w:type="spellEnd"/>
      <w:r w:rsidRPr="005D7F72">
        <w:rPr>
          <w:rStyle w:val="Emphasis"/>
          <w:rFonts w:ascii="Times New Roman" w:hAnsi="Times New Roman" w:cs="Times New Roman"/>
          <w:i w:val="0"/>
          <w:sz w:val="24"/>
          <w:szCs w:val="24"/>
          <w:bdr w:val="none" w:sz="0" w:space="0" w:color="auto" w:frame="1"/>
          <w:shd w:val="clear" w:color="auto" w:fill="FFFFFF"/>
        </w:rPr>
        <w:t>/Cygwin</w:t>
      </w:r>
    </w:p>
    <w:p w14:paraId="6BE04A64" w14:textId="775D7D56" w:rsidR="00E7316D" w:rsidRPr="005D7F72" w:rsidRDefault="00C018F9"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Download</w:t>
      </w:r>
      <w:r w:rsidR="00E7316D" w:rsidRPr="005D7F72">
        <w:rPr>
          <w:rStyle w:val="Emphasis"/>
          <w:rFonts w:ascii="Times New Roman" w:hAnsi="Times New Roman" w:cs="Times New Roman"/>
          <w:i w:val="0"/>
          <w:sz w:val="24"/>
          <w:szCs w:val="24"/>
          <w:bdr w:val="none" w:sz="0" w:space="0" w:color="auto" w:frame="1"/>
          <w:shd w:val="clear" w:color="auto" w:fill="FFFFFF"/>
        </w:rPr>
        <w:t xml:space="preserve"> </w:t>
      </w:r>
      <w:proofErr w:type="spellStart"/>
      <w:r w:rsidR="00E7316D" w:rsidRPr="005D7F72">
        <w:rPr>
          <w:rStyle w:val="Emphasis"/>
          <w:rFonts w:ascii="Times New Roman" w:hAnsi="Times New Roman" w:cs="Times New Roman"/>
          <w:i w:val="0"/>
          <w:sz w:val="24"/>
          <w:szCs w:val="24"/>
          <w:bdr w:val="none" w:sz="0" w:space="0" w:color="auto" w:frame="1"/>
          <w:shd w:val="clear" w:color="auto" w:fill="FFFFFF"/>
        </w:rPr>
        <w:t>Samtools</w:t>
      </w:r>
      <w:proofErr w:type="spellEnd"/>
      <w:r w:rsidR="00E7316D" w:rsidRPr="005D7F72">
        <w:rPr>
          <w:rStyle w:val="Emphasis"/>
          <w:rFonts w:ascii="Times New Roman" w:hAnsi="Times New Roman" w:cs="Times New Roman"/>
          <w:i w:val="0"/>
          <w:sz w:val="24"/>
          <w:szCs w:val="24"/>
          <w:bdr w:val="none" w:sz="0" w:space="0" w:color="auto" w:frame="1"/>
          <w:shd w:val="clear" w:color="auto" w:fill="FFFFFF"/>
        </w:rPr>
        <w:t xml:space="preserve"> (</w:t>
      </w:r>
      <w:hyperlink r:id="rId11" w:history="1">
        <w:r w:rsidR="00E7316D" w:rsidRPr="005D7F72">
          <w:rPr>
            <w:rStyle w:val="Hyperlink"/>
            <w:rFonts w:ascii="Times New Roman" w:hAnsi="Times New Roman" w:cs="Times New Roman"/>
            <w:i/>
            <w:iCs/>
            <w:sz w:val="24"/>
            <w:szCs w:val="24"/>
            <w:bdr w:val="none" w:sz="0" w:space="0" w:color="auto" w:frame="1"/>
            <w:shd w:val="clear" w:color="auto" w:fill="FFFFFF"/>
          </w:rPr>
          <w:t>http://samtools.sourceforge.net/</w:t>
        </w:r>
      </w:hyperlink>
      <w:r w:rsidR="00E7316D" w:rsidRPr="005D7F72">
        <w:rPr>
          <w:rStyle w:val="Emphasis"/>
          <w:rFonts w:ascii="Times New Roman" w:hAnsi="Times New Roman" w:cs="Times New Roman"/>
          <w:i w:val="0"/>
          <w:sz w:val="24"/>
          <w:szCs w:val="24"/>
          <w:bdr w:val="none" w:sz="0" w:space="0" w:color="auto" w:frame="1"/>
          <w:shd w:val="clear" w:color="auto" w:fill="FFFFFF"/>
        </w:rPr>
        <w:t>)</w:t>
      </w:r>
    </w:p>
    <w:p w14:paraId="3F139B40" w14:textId="77777777" w:rsidR="00C018F9" w:rsidRPr="005D7F72"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We tested on the following versions for each one of the tools: bowtie2-2.3.4-*,</w:t>
      </w:r>
      <w:r w:rsidRPr="005D7F72">
        <w:rPr>
          <w:rFonts w:ascii="Times New Roman" w:hAnsi="Times New Roman" w:cs="Times New Roman"/>
          <w:sz w:val="24"/>
          <w:szCs w:val="24"/>
        </w:rPr>
        <w:t xml:space="preserve"> </w:t>
      </w:r>
      <w:r w:rsidRPr="005D7F72">
        <w:rPr>
          <w:rStyle w:val="Emphasis"/>
          <w:rFonts w:ascii="Times New Roman" w:hAnsi="Times New Roman" w:cs="Times New Roman"/>
          <w:i w:val="0"/>
          <w:sz w:val="24"/>
          <w:szCs w:val="24"/>
          <w:bdr w:val="none" w:sz="0" w:space="0" w:color="auto" w:frame="1"/>
          <w:shd w:val="clear" w:color="auto" w:fill="FFFFFF"/>
        </w:rPr>
        <w:t>bwa-0.7.17, and samtools-1.6.</w:t>
      </w:r>
    </w:p>
    <w:p w14:paraId="53696D88" w14:textId="2CD3FF16" w:rsidR="00C018F9" w:rsidRPr="005D7F72"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5D7F72">
        <w:rPr>
          <w:rStyle w:val="Emphasis"/>
          <w:rFonts w:ascii="Times New Roman" w:hAnsi="Times New Roman" w:cs="Times New Roman"/>
          <w:i w:val="0"/>
          <w:sz w:val="24"/>
          <w:szCs w:val="24"/>
          <w:bdr w:val="none" w:sz="0" w:space="0" w:color="auto" w:frame="1"/>
          <w:shd w:val="clear" w:color="auto" w:fill="FFFFFF"/>
        </w:rPr>
        <w:t xml:space="preserve">You can also download the installation files </w:t>
      </w:r>
      <w:r w:rsidR="00067396" w:rsidRPr="005D7F72">
        <w:rPr>
          <w:rStyle w:val="Emphasis"/>
          <w:rFonts w:ascii="Times New Roman" w:hAnsi="Times New Roman" w:cs="Times New Roman"/>
          <w:i w:val="0"/>
          <w:sz w:val="24"/>
          <w:szCs w:val="24"/>
          <w:bdr w:val="none" w:sz="0" w:space="0" w:color="auto" w:frame="1"/>
          <w:shd w:val="clear" w:color="auto" w:fill="FFFFFF"/>
        </w:rPr>
        <w:t xml:space="preserve">for </w:t>
      </w:r>
      <w:r w:rsidRPr="005D7F72">
        <w:rPr>
          <w:rStyle w:val="Emphasis"/>
          <w:rFonts w:ascii="Times New Roman" w:hAnsi="Times New Roman" w:cs="Times New Roman"/>
          <w:i w:val="0"/>
          <w:sz w:val="24"/>
          <w:szCs w:val="24"/>
          <w:bdr w:val="none" w:sz="0" w:space="0" w:color="auto" w:frame="1"/>
          <w:shd w:val="clear" w:color="auto" w:fill="FFFFFF"/>
        </w:rPr>
        <w:t xml:space="preserve">these tools from here: </w:t>
      </w:r>
      <w:hyperlink r:id="rId12" w:tgtFrame="_blank" w:history="1">
        <w:r w:rsidRPr="005D7F72">
          <w:rPr>
            <w:rStyle w:val="Hyperlink"/>
            <w:rFonts w:ascii="Times New Roman" w:hAnsi="Times New Roman" w:cs="Times New Roman"/>
            <w:sz w:val="24"/>
            <w:szCs w:val="24"/>
            <w:shd w:val="clear" w:color="auto" w:fill="FFFFFF"/>
          </w:rPr>
          <w:t>http://sysbio.rnet.missouri.edu/bdm_download/GenomeFlow/External_Tools/</w:t>
        </w:r>
      </w:hyperlink>
    </w:p>
    <w:p w14:paraId="589E3DD5" w14:textId="5FF2B29D" w:rsidR="00C018F9" w:rsidRPr="005D7F72" w:rsidRDefault="00660D4D" w:rsidP="00660D4D">
      <w:pPr>
        <w:pStyle w:val="Heading3"/>
        <w:rPr>
          <w:rStyle w:val="Emphasis"/>
          <w:i w:val="0"/>
          <w:bdr w:val="none" w:sz="0" w:space="0" w:color="auto" w:frame="1"/>
          <w:shd w:val="clear" w:color="auto" w:fill="FFFFFF"/>
        </w:rPr>
      </w:pPr>
      <w:bookmarkStart w:id="4" w:name="_Toc508398280"/>
      <w:r w:rsidRPr="005D7F72">
        <w:rPr>
          <w:rStyle w:val="Emphasis"/>
          <w:i w:val="0"/>
          <w:bdr w:val="none" w:sz="0" w:space="0" w:color="auto" w:frame="1"/>
          <w:shd w:val="clear" w:color="auto" w:fill="FFFFFF"/>
        </w:rPr>
        <w:t>Installing External Tools</w:t>
      </w:r>
      <w:bookmarkEnd w:id="4"/>
    </w:p>
    <w:p w14:paraId="7CBB0F5E" w14:textId="45080E6C" w:rsidR="00660D4D" w:rsidRPr="005D7F72" w:rsidRDefault="00660D4D" w:rsidP="00660D4D">
      <w:pPr>
        <w:pStyle w:val="Heading4"/>
      </w:pPr>
      <w:r w:rsidRPr="005D7F72">
        <w:t>Bowtie</w:t>
      </w:r>
      <w:r w:rsidR="00CB36BB" w:rsidRPr="005D7F72">
        <w:t>2</w:t>
      </w:r>
    </w:p>
    <w:p w14:paraId="64E1B690" w14:textId="77777777" w:rsidR="00161A85" w:rsidRPr="005D7F72" w:rsidRDefault="00161A85" w:rsidP="00161A85">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79A5DD5D" w14:textId="77777777" w:rsidR="00161A85" w:rsidRPr="005D7F72" w:rsidRDefault="00161A85" w:rsidP="00161A85">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Change directory to the downloaded Bowtie2-* directory. For example:</w:t>
      </w:r>
    </w:p>
    <w:p w14:paraId="55A9BEBC" w14:textId="72F1A41B" w:rsidR="00161A85" w:rsidRPr="005D7F72" w:rsidRDefault="00161A85" w:rsidP="00067396">
      <w:pPr>
        <w:pStyle w:val="ListParagraph"/>
        <w:numPr>
          <w:ilvl w:val="1"/>
          <w:numId w:val="27"/>
        </w:numPr>
        <w:spacing w:before="100" w:beforeAutospacing="1" w:after="0" w:line="360" w:lineRule="auto"/>
        <w:ind w:left="2160"/>
        <w:rPr>
          <w:rStyle w:val="Emphasis"/>
          <w:rFonts w:ascii="Times New Roman" w:hAnsi="Times New Roman" w:cs="Times New Roman"/>
          <w:i w:val="0"/>
          <w:iCs w:val="0"/>
          <w:sz w:val="24"/>
          <w:szCs w:val="24"/>
        </w:rPr>
      </w:pPr>
      <w:r w:rsidRPr="005D7F72">
        <w:rPr>
          <w:rFonts w:ascii="Times New Roman" w:hAnsi="Times New Roman" w:cs="Times New Roman"/>
          <w:sz w:val="24"/>
          <w:szCs w:val="24"/>
        </w:rPr>
        <w:lastRenderedPageBreak/>
        <w:t xml:space="preserve">cd </w:t>
      </w:r>
      <w:r w:rsidR="002B3F6B" w:rsidRPr="005D7F72">
        <w:rPr>
          <w:rStyle w:val="Emphasis"/>
          <w:rFonts w:ascii="Times New Roman" w:hAnsi="Times New Roman" w:cs="Times New Roman"/>
          <w:i w:val="0"/>
          <w:sz w:val="24"/>
          <w:szCs w:val="24"/>
          <w:bdr w:val="none" w:sz="0" w:space="0" w:color="auto" w:frame="1"/>
          <w:shd w:val="clear" w:color="auto" w:fill="FFFFFF"/>
        </w:rPr>
        <w:t>bowtie2-2.3.4-linux</w:t>
      </w:r>
      <w:r w:rsidR="00067396" w:rsidRPr="005D7F72">
        <w:rPr>
          <w:rStyle w:val="Emphasis"/>
          <w:rFonts w:ascii="Times New Roman" w:hAnsi="Times New Roman" w:cs="Times New Roman"/>
          <w:i w:val="0"/>
          <w:sz w:val="24"/>
          <w:szCs w:val="24"/>
          <w:bdr w:val="none" w:sz="0" w:space="0" w:color="auto" w:frame="1"/>
          <w:shd w:val="clear" w:color="auto" w:fill="FFFFFF"/>
        </w:rPr>
        <w:t>-x86_64</w:t>
      </w:r>
    </w:p>
    <w:p w14:paraId="3EA405D2" w14:textId="77777777" w:rsidR="00067396" w:rsidRPr="005D7F72" w:rsidRDefault="00067396" w:rsidP="0006739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Give executable permission to the binary file. For example:</w:t>
      </w:r>
    </w:p>
    <w:p w14:paraId="7588BDE0" w14:textId="4D1D4770" w:rsidR="00067396" w:rsidRPr="005D7F72" w:rsidRDefault="00067396" w:rsidP="00067396">
      <w:pPr>
        <w:pStyle w:val="ListParagraph"/>
        <w:numPr>
          <w:ilvl w:val="1"/>
          <w:numId w:val="27"/>
        </w:numPr>
        <w:spacing w:before="100" w:beforeAutospacing="1" w:after="0" w:line="360" w:lineRule="auto"/>
        <w:ind w:left="1440"/>
        <w:rPr>
          <w:rFonts w:ascii="Times New Roman" w:hAnsi="Times New Roman" w:cs="Times New Roman"/>
          <w:sz w:val="24"/>
          <w:szCs w:val="24"/>
        </w:rPr>
      </w:pPr>
      <w:r w:rsidRPr="005D7F72">
        <w:rPr>
          <w:rFonts w:ascii="Times New Roman" w:hAnsi="Times New Roman" w:cs="Times New Roman"/>
          <w:sz w:val="24"/>
          <w:szCs w:val="24"/>
        </w:rPr>
        <w:t>In Unix based Operating system</w:t>
      </w:r>
      <w:r w:rsidR="00B57424">
        <w:rPr>
          <w:rFonts w:ascii="Times New Roman" w:hAnsi="Times New Roman" w:cs="Times New Roman"/>
          <w:sz w:val="24"/>
          <w:szCs w:val="24"/>
        </w:rPr>
        <w:t>/</w:t>
      </w:r>
      <w:r w:rsidR="00B57424" w:rsidRPr="00B57424">
        <w:rPr>
          <w:rFonts w:ascii="Times New Roman" w:hAnsi="Times New Roman" w:cs="Times New Roman"/>
          <w:sz w:val="24"/>
          <w:szCs w:val="24"/>
        </w:rPr>
        <w:t xml:space="preserve"> </w:t>
      </w:r>
      <w:r w:rsidR="00B57424" w:rsidRPr="005D7F72">
        <w:rPr>
          <w:rFonts w:ascii="Times New Roman" w:hAnsi="Times New Roman" w:cs="Times New Roman"/>
          <w:sz w:val="24"/>
          <w:szCs w:val="24"/>
        </w:rPr>
        <w:t>Cygwin/</w:t>
      </w:r>
      <w:proofErr w:type="spellStart"/>
      <w:r w:rsidR="00B57424" w:rsidRPr="005D7F72">
        <w:rPr>
          <w:rFonts w:ascii="Times New Roman" w:hAnsi="Times New Roman" w:cs="Times New Roman"/>
          <w:sz w:val="24"/>
          <w:szCs w:val="24"/>
        </w:rPr>
        <w:t>Mingw</w:t>
      </w:r>
      <w:proofErr w:type="spellEnd"/>
      <w:r w:rsidRPr="005D7F72">
        <w:rPr>
          <w:rFonts w:ascii="Times New Roman" w:hAnsi="Times New Roman" w:cs="Times New Roman"/>
          <w:sz w:val="24"/>
          <w:szCs w:val="24"/>
        </w:rPr>
        <w:t xml:space="preserve">: </w:t>
      </w:r>
      <w:proofErr w:type="spellStart"/>
      <w:r w:rsidRPr="005D7F72">
        <w:rPr>
          <w:rFonts w:ascii="Times New Roman" w:hAnsi="Times New Roman" w:cs="Times New Roman"/>
          <w:sz w:val="24"/>
          <w:szCs w:val="24"/>
        </w:rPr>
        <w:t>chmod</w:t>
      </w:r>
      <w:proofErr w:type="spellEnd"/>
      <w:r w:rsidRPr="005D7F72">
        <w:rPr>
          <w:rFonts w:ascii="Times New Roman" w:hAnsi="Times New Roman" w:cs="Times New Roman"/>
          <w:sz w:val="24"/>
          <w:szCs w:val="24"/>
        </w:rPr>
        <w:t xml:space="preserve"> +x </w:t>
      </w:r>
      <w:r w:rsidRPr="005D7F72">
        <w:rPr>
          <w:rFonts w:ascii="Times New Roman" w:hAnsi="Times New Roman" w:cs="Times New Roman"/>
          <w:b/>
          <w:sz w:val="24"/>
          <w:szCs w:val="24"/>
        </w:rPr>
        <w:t>bowtie2*</w:t>
      </w:r>
    </w:p>
    <w:p w14:paraId="627DE594" w14:textId="2F0C7353" w:rsidR="007C64DD" w:rsidRPr="005D7F72" w:rsidRDefault="007C64DD" w:rsidP="007C64DD">
      <w:pPr>
        <w:pStyle w:val="Heading4"/>
      </w:pPr>
      <w:r w:rsidRPr="005D7F72">
        <w:t>BWA</w:t>
      </w:r>
    </w:p>
    <w:p w14:paraId="6FD9E670" w14:textId="5CDED83B" w:rsidR="008428CA" w:rsidRPr="005D7F72" w:rsidRDefault="008428CA" w:rsidP="00F94583">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52B74F71" w14:textId="2B77890C" w:rsidR="008428CA" w:rsidRPr="005D7F72" w:rsidRDefault="007C64DD" w:rsidP="00D7604C">
      <w:pPr>
        <w:pStyle w:val="ListParagraph"/>
        <w:numPr>
          <w:ilvl w:val="0"/>
          <w:numId w:val="34"/>
        </w:numPr>
        <w:rPr>
          <w:rFonts w:ascii="Times New Roman" w:hAnsi="Times New Roman" w:cs="Times New Roman"/>
          <w:sz w:val="24"/>
          <w:szCs w:val="24"/>
        </w:rPr>
      </w:pPr>
      <w:r w:rsidRPr="005D7F72">
        <w:rPr>
          <w:rFonts w:ascii="Times New Roman" w:hAnsi="Times New Roman" w:cs="Times New Roman"/>
          <w:sz w:val="24"/>
          <w:szCs w:val="24"/>
        </w:rPr>
        <w:t>Change directory to the downloaded bwa</w:t>
      </w:r>
      <w:r w:rsidR="008428CA" w:rsidRPr="005D7F72">
        <w:rPr>
          <w:rFonts w:ascii="Times New Roman" w:hAnsi="Times New Roman" w:cs="Times New Roman"/>
          <w:sz w:val="24"/>
          <w:szCs w:val="24"/>
        </w:rPr>
        <w:t>-* directory. For example</w:t>
      </w:r>
      <w:r w:rsidR="005111AD" w:rsidRPr="005D7F72">
        <w:rPr>
          <w:rFonts w:ascii="Times New Roman" w:hAnsi="Times New Roman" w:cs="Times New Roman"/>
          <w:sz w:val="24"/>
          <w:szCs w:val="24"/>
        </w:rPr>
        <w:t>:</w:t>
      </w:r>
    </w:p>
    <w:p w14:paraId="4C5CA1ED" w14:textId="0BF9E800" w:rsidR="008428CA" w:rsidRPr="005D7F72" w:rsidRDefault="008428CA" w:rsidP="008428CA">
      <w:pPr>
        <w:pStyle w:val="ListParagraph"/>
        <w:numPr>
          <w:ilvl w:val="1"/>
          <w:numId w:val="34"/>
        </w:numPr>
        <w:rPr>
          <w:rStyle w:val="Emphasis"/>
          <w:rFonts w:ascii="Times New Roman" w:hAnsi="Times New Roman" w:cs="Times New Roman"/>
          <w:i w:val="0"/>
          <w:iCs w:val="0"/>
          <w:sz w:val="24"/>
          <w:szCs w:val="24"/>
        </w:rPr>
      </w:pPr>
      <w:r w:rsidRPr="005D7F72">
        <w:rPr>
          <w:rFonts w:ascii="Times New Roman" w:hAnsi="Times New Roman" w:cs="Times New Roman"/>
          <w:sz w:val="24"/>
          <w:szCs w:val="24"/>
        </w:rPr>
        <w:t xml:space="preserve">cd </w:t>
      </w:r>
      <w:r w:rsidRPr="005D7F72">
        <w:rPr>
          <w:rStyle w:val="Emphasis"/>
          <w:rFonts w:ascii="Times New Roman" w:hAnsi="Times New Roman" w:cs="Times New Roman"/>
          <w:i w:val="0"/>
          <w:sz w:val="24"/>
          <w:szCs w:val="24"/>
          <w:bdr w:val="none" w:sz="0" w:space="0" w:color="auto" w:frame="1"/>
          <w:shd w:val="clear" w:color="auto" w:fill="FFFFFF"/>
        </w:rPr>
        <w:t>bwa-0.7.17</w:t>
      </w:r>
    </w:p>
    <w:p w14:paraId="3C894E9B" w14:textId="6C793795" w:rsidR="008428CA" w:rsidRPr="005D7F72" w:rsidRDefault="008428CA" w:rsidP="008428CA">
      <w:pPr>
        <w:pStyle w:val="ListParagraph"/>
        <w:numPr>
          <w:ilvl w:val="0"/>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Type </w:t>
      </w:r>
      <w:r w:rsidRPr="005D7F72">
        <w:rPr>
          <w:rFonts w:ascii="Times New Roman" w:hAnsi="Times New Roman" w:cs="Times New Roman"/>
          <w:b/>
          <w:sz w:val="24"/>
          <w:szCs w:val="24"/>
        </w:rPr>
        <w:t>make</w:t>
      </w:r>
      <w:r w:rsidRPr="005D7F72">
        <w:rPr>
          <w:rFonts w:ascii="Times New Roman" w:hAnsi="Times New Roman" w:cs="Times New Roman"/>
          <w:sz w:val="24"/>
          <w:szCs w:val="24"/>
        </w:rPr>
        <w:t xml:space="preserve"> once you are inside the bwa directory. For example</w:t>
      </w:r>
      <w:r w:rsidR="005111AD" w:rsidRPr="005D7F72">
        <w:rPr>
          <w:rFonts w:ascii="Times New Roman" w:hAnsi="Times New Roman" w:cs="Times New Roman"/>
          <w:sz w:val="24"/>
          <w:szCs w:val="24"/>
        </w:rPr>
        <w:t>:</w:t>
      </w:r>
    </w:p>
    <w:p w14:paraId="1BAB5691" w14:textId="2E3EFFBD" w:rsidR="008428CA" w:rsidRPr="005D7F72"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make</w:t>
      </w:r>
    </w:p>
    <w:p w14:paraId="0D45F735" w14:textId="11806E10" w:rsidR="008428CA" w:rsidRPr="005D7F72" w:rsidRDefault="008428CA" w:rsidP="00D7604C">
      <w:pPr>
        <w:pStyle w:val="ListParagraph"/>
        <w:numPr>
          <w:ilvl w:val="0"/>
          <w:numId w:val="34"/>
        </w:numPr>
        <w:spacing w:before="100" w:beforeAutospacing="1" w:after="0" w:line="360" w:lineRule="auto"/>
        <w:rPr>
          <w:rFonts w:ascii="Times New Roman" w:hAnsi="Times New Roman" w:cs="Times New Roman"/>
          <w:b/>
          <w:sz w:val="24"/>
          <w:szCs w:val="24"/>
        </w:rPr>
      </w:pPr>
      <w:r w:rsidRPr="005D7F72">
        <w:rPr>
          <w:rFonts w:ascii="Times New Roman" w:hAnsi="Times New Roman" w:cs="Times New Roman"/>
          <w:sz w:val="24"/>
          <w:szCs w:val="24"/>
        </w:rPr>
        <w:t xml:space="preserve">This operation produces a binary file: </w:t>
      </w:r>
      <w:r w:rsidRPr="005D7F72">
        <w:rPr>
          <w:rFonts w:ascii="Times New Roman" w:hAnsi="Times New Roman" w:cs="Times New Roman"/>
          <w:b/>
          <w:sz w:val="24"/>
          <w:szCs w:val="24"/>
        </w:rPr>
        <w:t>bwa</w:t>
      </w:r>
      <w:r w:rsidR="00F94583" w:rsidRPr="005D7F72">
        <w:rPr>
          <w:rFonts w:ascii="Times New Roman" w:hAnsi="Times New Roman" w:cs="Times New Roman"/>
          <w:b/>
          <w:sz w:val="24"/>
          <w:szCs w:val="24"/>
        </w:rPr>
        <w:t xml:space="preserve"> </w:t>
      </w:r>
    </w:p>
    <w:p w14:paraId="2CEF18E0" w14:textId="2A174889" w:rsidR="008428CA" w:rsidRPr="005D7F72"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In Unix based Operating system: </w:t>
      </w:r>
      <w:r w:rsidR="00F94583" w:rsidRPr="005D7F72">
        <w:rPr>
          <w:rFonts w:ascii="Times New Roman" w:hAnsi="Times New Roman" w:cs="Times New Roman"/>
          <w:b/>
          <w:sz w:val="24"/>
          <w:szCs w:val="24"/>
        </w:rPr>
        <w:t>bwa</w:t>
      </w:r>
    </w:p>
    <w:p w14:paraId="5A4670F5" w14:textId="3873AD46" w:rsidR="00F94583" w:rsidRPr="005D7F72" w:rsidRDefault="00F94583"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In Cygwin/</w:t>
      </w:r>
      <w:proofErr w:type="spellStart"/>
      <w:r w:rsidRPr="005D7F72">
        <w:rPr>
          <w:rFonts w:ascii="Times New Roman" w:hAnsi="Times New Roman" w:cs="Times New Roman"/>
          <w:sz w:val="24"/>
          <w:szCs w:val="24"/>
        </w:rPr>
        <w:t>Mingw</w:t>
      </w:r>
      <w:proofErr w:type="spellEnd"/>
      <w:r w:rsidRPr="005D7F72">
        <w:rPr>
          <w:rFonts w:ascii="Times New Roman" w:hAnsi="Times New Roman" w:cs="Times New Roman"/>
          <w:sz w:val="24"/>
          <w:szCs w:val="24"/>
        </w:rPr>
        <w:t>:</w:t>
      </w:r>
      <w:r w:rsidRPr="005D7F72">
        <w:rPr>
          <w:rFonts w:ascii="Times New Roman" w:hAnsi="Times New Roman" w:cs="Times New Roman"/>
          <w:b/>
          <w:sz w:val="24"/>
          <w:szCs w:val="24"/>
        </w:rPr>
        <w:t xml:space="preserve"> bwa.exe</w:t>
      </w:r>
    </w:p>
    <w:p w14:paraId="4FC9EEEE" w14:textId="484686B4" w:rsidR="00F94583" w:rsidRPr="005D7F72" w:rsidRDefault="005111AD"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Give executable permission to the </w:t>
      </w:r>
      <w:r w:rsidRPr="005D7F72">
        <w:rPr>
          <w:rFonts w:ascii="Times New Roman" w:hAnsi="Times New Roman" w:cs="Times New Roman"/>
          <w:b/>
          <w:sz w:val="24"/>
          <w:szCs w:val="24"/>
        </w:rPr>
        <w:t>binary file</w:t>
      </w:r>
      <w:r w:rsidRPr="005D7F72">
        <w:rPr>
          <w:rFonts w:ascii="Times New Roman" w:hAnsi="Times New Roman" w:cs="Times New Roman"/>
          <w:sz w:val="24"/>
          <w:szCs w:val="24"/>
        </w:rPr>
        <w:t>.</w:t>
      </w:r>
      <w:r w:rsidR="00F94583" w:rsidRPr="005D7F72">
        <w:rPr>
          <w:rFonts w:ascii="Times New Roman" w:hAnsi="Times New Roman" w:cs="Times New Roman"/>
          <w:sz w:val="24"/>
          <w:szCs w:val="24"/>
        </w:rPr>
        <w:t xml:space="preserve"> For example</w:t>
      </w:r>
      <w:r w:rsidRPr="005D7F72">
        <w:rPr>
          <w:rFonts w:ascii="Times New Roman" w:hAnsi="Times New Roman" w:cs="Times New Roman"/>
          <w:sz w:val="24"/>
          <w:szCs w:val="24"/>
        </w:rPr>
        <w:t>:</w:t>
      </w:r>
    </w:p>
    <w:p w14:paraId="7391A6BC" w14:textId="67E71B3D" w:rsidR="005111AD" w:rsidRPr="005D7F72"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In Unix based Operating system: </w:t>
      </w:r>
      <w:proofErr w:type="spellStart"/>
      <w:r w:rsidRPr="005D7F72">
        <w:rPr>
          <w:rFonts w:ascii="Times New Roman" w:hAnsi="Times New Roman" w:cs="Times New Roman"/>
          <w:sz w:val="24"/>
          <w:szCs w:val="24"/>
        </w:rPr>
        <w:t>chmod</w:t>
      </w:r>
      <w:proofErr w:type="spellEnd"/>
      <w:r w:rsidRPr="005D7F72">
        <w:rPr>
          <w:rFonts w:ascii="Times New Roman" w:hAnsi="Times New Roman" w:cs="Times New Roman"/>
          <w:sz w:val="24"/>
          <w:szCs w:val="24"/>
        </w:rPr>
        <w:t xml:space="preserve"> +x </w:t>
      </w:r>
      <w:r w:rsidRPr="005D7F72">
        <w:rPr>
          <w:rFonts w:ascii="Times New Roman" w:hAnsi="Times New Roman" w:cs="Times New Roman"/>
          <w:b/>
          <w:sz w:val="24"/>
          <w:szCs w:val="24"/>
        </w:rPr>
        <w:t>bwa</w:t>
      </w:r>
    </w:p>
    <w:p w14:paraId="35B67ABA" w14:textId="62EAA46E" w:rsidR="005111AD" w:rsidRPr="005D7F72"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In Cygwin/</w:t>
      </w:r>
      <w:proofErr w:type="spellStart"/>
      <w:r w:rsidRPr="005D7F72">
        <w:rPr>
          <w:rFonts w:ascii="Times New Roman" w:hAnsi="Times New Roman" w:cs="Times New Roman"/>
          <w:sz w:val="24"/>
          <w:szCs w:val="24"/>
        </w:rPr>
        <w:t>Mingw</w:t>
      </w:r>
      <w:proofErr w:type="spellEnd"/>
      <w:r w:rsidRPr="005D7F72">
        <w:rPr>
          <w:rFonts w:ascii="Times New Roman" w:hAnsi="Times New Roman" w:cs="Times New Roman"/>
          <w:sz w:val="24"/>
          <w:szCs w:val="24"/>
        </w:rPr>
        <w:t>:</w:t>
      </w:r>
      <w:r w:rsidRPr="005D7F72">
        <w:rPr>
          <w:rFonts w:ascii="Times New Roman" w:hAnsi="Times New Roman" w:cs="Times New Roman"/>
          <w:b/>
          <w:sz w:val="24"/>
          <w:szCs w:val="24"/>
        </w:rPr>
        <w:t xml:space="preserve"> </w:t>
      </w:r>
      <w:proofErr w:type="spellStart"/>
      <w:r w:rsidRPr="005D7F72">
        <w:rPr>
          <w:rFonts w:ascii="Times New Roman" w:hAnsi="Times New Roman" w:cs="Times New Roman"/>
          <w:sz w:val="24"/>
          <w:szCs w:val="24"/>
        </w:rPr>
        <w:t>chmod</w:t>
      </w:r>
      <w:proofErr w:type="spellEnd"/>
      <w:r w:rsidRPr="005D7F72">
        <w:rPr>
          <w:rFonts w:ascii="Times New Roman" w:hAnsi="Times New Roman" w:cs="Times New Roman"/>
          <w:sz w:val="24"/>
          <w:szCs w:val="24"/>
        </w:rPr>
        <w:t xml:space="preserve"> +x </w:t>
      </w:r>
      <w:r w:rsidRPr="005D7F72">
        <w:rPr>
          <w:rFonts w:ascii="Times New Roman" w:hAnsi="Times New Roman" w:cs="Times New Roman"/>
          <w:b/>
          <w:sz w:val="24"/>
          <w:szCs w:val="24"/>
        </w:rPr>
        <w:t>bwa.exe</w:t>
      </w:r>
    </w:p>
    <w:p w14:paraId="4856F429" w14:textId="0C8C6F7A" w:rsidR="008428CA" w:rsidRPr="005D7F72" w:rsidRDefault="00F94583" w:rsidP="00F94583">
      <w:pPr>
        <w:pStyle w:val="Heading4"/>
      </w:pPr>
      <w:proofErr w:type="spellStart"/>
      <w:r w:rsidRPr="005D7F72">
        <w:t>Samtools</w:t>
      </w:r>
      <w:proofErr w:type="spellEnd"/>
    </w:p>
    <w:p w14:paraId="09992F0D" w14:textId="309AE90B" w:rsidR="00F94583" w:rsidRPr="005D7F72" w:rsidRDefault="00F94583" w:rsidP="00D7604C">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54AEC4F6" w14:textId="5D93332C" w:rsidR="00F94583" w:rsidRPr="0006432D" w:rsidRDefault="00F94583" w:rsidP="00F94583">
      <w:pPr>
        <w:pStyle w:val="ListParagraph"/>
        <w:numPr>
          <w:ilvl w:val="0"/>
          <w:numId w:val="34"/>
        </w:numPr>
        <w:rPr>
          <w:rFonts w:ascii="Times New Roman" w:hAnsi="Times New Roman" w:cs="Times New Roman"/>
          <w:sz w:val="24"/>
          <w:szCs w:val="24"/>
        </w:rPr>
      </w:pPr>
      <w:r w:rsidRPr="0006432D">
        <w:rPr>
          <w:rFonts w:ascii="Times New Roman" w:hAnsi="Times New Roman" w:cs="Times New Roman"/>
          <w:sz w:val="24"/>
          <w:szCs w:val="24"/>
        </w:rPr>
        <w:t xml:space="preserve">Change </w:t>
      </w:r>
      <w:r w:rsidR="005111AD" w:rsidRPr="0006432D">
        <w:rPr>
          <w:rFonts w:ascii="Times New Roman" w:hAnsi="Times New Roman" w:cs="Times New Roman"/>
          <w:sz w:val="24"/>
          <w:szCs w:val="24"/>
        </w:rPr>
        <w:t xml:space="preserve">directory to the downloaded </w:t>
      </w:r>
      <w:proofErr w:type="spellStart"/>
      <w:r w:rsidR="005111AD" w:rsidRPr="0006432D">
        <w:rPr>
          <w:rFonts w:ascii="Times New Roman" w:hAnsi="Times New Roman" w:cs="Times New Roman"/>
          <w:sz w:val="24"/>
          <w:szCs w:val="24"/>
        </w:rPr>
        <w:t>sam</w:t>
      </w:r>
      <w:r w:rsidRPr="0006432D">
        <w:rPr>
          <w:rFonts w:ascii="Times New Roman" w:hAnsi="Times New Roman" w:cs="Times New Roman"/>
          <w:sz w:val="24"/>
          <w:szCs w:val="24"/>
        </w:rPr>
        <w:t>tools</w:t>
      </w:r>
      <w:proofErr w:type="spellEnd"/>
      <w:r w:rsidRPr="0006432D">
        <w:rPr>
          <w:rFonts w:ascii="Times New Roman" w:hAnsi="Times New Roman" w:cs="Times New Roman"/>
          <w:sz w:val="24"/>
          <w:szCs w:val="24"/>
        </w:rPr>
        <w:t>-* directory. For example</w:t>
      </w:r>
      <w:r w:rsidR="005111AD" w:rsidRPr="0006432D">
        <w:rPr>
          <w:rFonts w:ascii="Times New Roman" w:hAnsi="Times New Roman" w:cs="Times New Roman"/>
          <w:sz w:val="24"/>
          <w:szCs w:val="24"/>
        </w:rPr>
        <w:t>:</w:t>
      </w:r>
    </w:p>
    <w:p w14:paraId="4FC6F6E5" w14:textId="1038A1F8" w:rsidR="00F94583" w:rsidRPr="0006432D" w:rsidRDefault="00F94583" w:rsidP="00F94583">
      <w:pPr>
        <w:pStyle w:val="ListParagraph"/>
        <w:numPr>
          <w:ilvl w:val="1"/>
          <w:numId w:val="34"/>
        </w:numPr>
        <w:rPr>
          <w:rStyle w:val="Emphasis"/>
          <w:rFonts w:ascii="Times New Roman" w:hAnsi="Times New Roman" w:cs="Times New Roman"/>
          <w:i w:val="0"/>
          <w:iCs w:val="0"/>
          <w:sz w:val="24"/>
          <w:szCs w:val="24"/>
        </w:rPr>
      </w:pPr>
      <w:r w:rsidRPr="0006432D">
        <w:rPr>
          <w:rFonts w:ascii="Times New Roman" w:hAnsi="Times New Roman" w:cs="Times New Roman"/>
          <w:sz w:val="24"/>
          <w:szCs w:val="24"/>
        </w:rPr>
        <w:t xml:space="preserve">cd </w:t>
      </w:r>
      <w:r w:rsidR="0006432D" w:rsidRPr="0006432D">
        <w:rPr>
          <w:rStyle w:val="Emphasis"/>
          <w:rFonts w:ascii="Times New Roman" w:hAnsi="Times New Roman" w:cs="Times New Roman"/>
          <w:i w:val="0"/>
          <w:sz w:val="24"/>
          <w:szCs w:val="24"/>
          <w:bdr w:val="none" w:sz="0" w:space="0" w:color="auto" w:frame="1"/>
          <w:shd w:val="clear" w:color="auto" w:fill="FFFFFF"/>
        </w:rPr>
        <w:t>samtools-1.7</w:t>
      </w:r>
    </w:p>
    <w:p w14:paraId="1EFA8DC1" w14:textId="30D912EB" w:rsidR="00F94583" w:rsidRPr="005D7F72"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proofErr w:type="gramStart"/>
      <w:r w:rsidRPr="005D7F72">
        <w:rPr>
          <w:rFonts w:ascii="Times New Roman" w:hAnsi="Times New Roman" w:cs="Times New Roman"/>
          <w:sz w:val="24"/>
          <w:szCs w:val="24"/>
        </w:rPr>
        <w:t xml:space="preserve">Type </w:t>
      </w:r>
      <w:r w:rsidRPr="005D7F72">
        <w:rPr>
          <w:rFonts w:ascii="Times New Roman" w:hAnsi="Times New Roman" w:cs="Times New Roman"/>
          <w:b/>
          <w:sz w:val="24"/>
          <w:szCs w:val="24"/>
        </w:rPr>
        <w:t>.</w:t>
      </w:r>
      <w:proofErr w:type="gramEnd"/>
      <w:r w:rsidRPr="005D7F72">
        <w:rPr>
          <w:rFonts w:ascii="Times New Roman" w:hAnsi="Times New Roman" w:cs="Times New Roman"/>
          <w:b/>
          <w:sz w:val="24"/>
          <w:szCs w:val="24"/>
        </w:rPr>
        <w:t>/configure</w:t>
      </w:r>
      <w:r w:rsidRPr="005D7F72">
        <w:rPr>
          <w:rFonts w:ascii="Times New Roman" w:hAnsi="Times New Roman" w:cs="Times New Roman"/>
          <w:sz w:val="24"/>
          <w:szCs w:val="24"/>
        </w:rPr>
        <w:t xml:space="preserve"> once you are inside the </w:t>
      </w:r>
      <w:proofErr w:type="spellStart"/>
      <w:r w:rsidRPr="005D7F72">
        <w:rPr>
          <w:rFonts w:ascii="Times New Roman" w:hAnsi="Times New Roman" w:cs="Times New Roman"/>
          <w:sz w:val="24"/>
          <w:szCs w:val="24"/>
        </w:rPr>
        <w:t>samtools</w:t>
      </w:r>
      <w:proofErr w:type="spellEnd"/>
      <w:r w:rsidRPr="005D7F72">
        <w:rPr>
          <w:rFonts w:ascii="Times New Roman" w:hAnsi="Times New Roman" w:cs="Times New Roman"/>
          <w:sz w:val="24"/>
          <w:szCs w:val="24"/>
        </w:rPr>
        <w:t xml:space="preserve"> directory. For example</w:t>
      </w:r>
      <w:r w:rsidR="005111AD" w:rsidRPr="005D7F72">
        <w:rPr>
          <w:rFonts w:ascii="Times New Roman" w:hAnsi="Times New Roman" w:cs="Times New Roman"/>
          <w:sz w:val="24"/>
          <w:szCs w:val="24"/>
        </w:rPr>
        <w:t>:</w:t>
      </w:r>
    </w:p>
    <w:p w14:paraId="0D1CE16F" w14:textId="64B08356" w:rsidR="00F94583" w:rsidRPr="005D7F72"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proofErr w:type="gramStart"/>
      <w:r w:rsidRPr="005D7F72">
        <w:rPr>
          <w:rFonts w:ascii="Times New Roman" w:hAnsi="Times New Roman" w:cs="Times New Roman"/>
          <w:sz w:val="24"/>
          <w:szCs w:val="24"/>
        </w:rPr>
        <w:t>./</w:t>
      </w:r>
      <w:proofErr w:type="gramEnd"/>
      <w:r w:rsidRPr="005D7F72">
        <w:rPr>
          <w:rFonts w:ascii="Times New Roman" w:hAnsi="Times New Roman" w:cs="Times New Roman"/>
          <w:sz w:val="24"/>
          <w:szCs w:val="24"/>
        </w:rPr>
        <w:t>configure</w:t>
      </w:r>
    </w:p>
    <w:p w14:paraId="48F9741E" w14:textId="493A765D" w:rsidR="00F94583" w:rsidRPr="005D7F72"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After configuration is completed, type </w:t>
      </w:r>
      <w:r w:rsidRPr="005D7F72">
        <w:rPr>
          <w:rFonts w:ascii="Times New Roman" w:hAnsi="Times New Roman" w:cs="Times New Roman"/>
          <w:b/>
          <w:sz w:val="24"/>
          <w:szCs w:val="24"/>
        </w:rPr>
        <w:t>make</w:t>
      </w:r>
      <w:r w:rsidRPr="005D7F72">
        <w:rPr>
          <w:rFonts w:ascii="Times New Roman" w:hAnsi="Times New Roman" w:cs="Times New Roman"/>
          <w:sz w:val="24"/>
          <w:szCs w:val="24"/>
        </w:rPr>
        <w:t>. For example</w:t>
      </w:r>
      <w:r w:rsidR="005111AD" w:rsidRPr="005D7F72">
        <w:rPr>
          <w:rFonts w:ascii="Times New Roman" w:hAnsi="Times New Roman" w:cs="Times New Roman"/>
          <w:sz w:val="24"/>
          <w:szCs w:val="24"/>
        </w:rPr>
        <w:t>:</w:t>
      </w:r>
    </w:p>
    <w:p w14:paraId="24E87B8A" w14:textId="77777777" w:rsidR="00F94583" w:rsidRPr="005D7F72"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make</w:t>
      </w:r>
    </w:p>
    <w:p w14:paraId="28011B45" w14:textId="19538070" w:rsidR="00F94583" w:rsidRPr="005D7F72" w:rsidRDefault="00F94583" w:rsidP="00F94583">
      <w:pPr>
        <w:pStyle w:val="ListParagraph"/>
        <w:numPr>
          <w:ilvl w:val="0"/>
          <w:numId w:val="34"/>
        </w:numPr>
        <w:spacing w:before="100" w:beforeAutospacing="1" w:after="0" w:line="360" w:lineRule="auto"/>
        <w:rPr>
          <w:rFonts w:ascii="Times New Roman" w:hAnsi="Times New Roman" w:cs="Times New Roman"/>
          <w:b/>
          <w:sz w:val="24"/>
          <w:szCs w:val="24"/>
        </w:rPr>
      </w:pPr>
      <w:r w:rsidRPr="005D7F72">
        <w:rPr>
          <w:rFonts w:ascii="Times New Roman" w:hAnsi="Times New Roman" w:cs="Times New Roman"/>
          <w:sz w:val="24"/>
          <w:szCs w:val="24"/>
        </w:rPr>
        <w:t xml:space="preserve">This operation produces a binary file: </w:t>
      </w:r>
      <w:proofErr w:type="spellStart"/>
      <w:r w:rsidRPr="005D7F72">
        <w:rPr>
          <w:rFonts w:ascii="Times New Roman" w:hAnsi="Times New Roman" w:cs="Times New Roman"/>
          <w:b/>
          <w:sz w:val="24"/>
          <w:szCs w:val="24"/>
        </w:rPr>
        <w:t>samtools</w:t>
      </w:r>
      <w:proofErr w:type="spellEnd"/>
    </w:p>
    <w:p w14:paraId="4D7FE588" w14:textId="3DA97AE1" w:rsidR="00F94583" w:rsidRPr="005D7F72"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In Unix based Operating system: </w:t>
      </w:r>
      <w:proofErr w:type="spellStart"/>
      <w:r w:rsidRPr="005D7F72">
        <w:rPr>
          <w:rFonts w:ascii="Times New Roman" w:hAnsi="Times New Roman" w:cs="Times New Roman"/>
          <w:b/>
          <w:sz w:val="24"/>
          <w:szCs w:val="24"/>
        </w:rPr>
        <w:t>samtools</w:t>
      </w:r>
      <w:proofErr w:type="spellEnd"/>
    </w:p>
    <w:p w14:paraId="3E95667A" w14:textId="585C1CE3" w:rsidR="00F94583" w:rsidRPr="005D7F72" w:rsidRDefault="00F94583" w:rsidP="00F94583">
      <w:pPr>
        <w:pStyle w:val="ListParagraph"/>
        <w:numPr>
          <w:ilvl w:val="1"/>
          <w:numId w:val="34"/>
        </w:numPr>
        <w:spacing w:before="100" w:beforeAutospacing="1" w:after="0" w:line="360" w:lineRule="auto"/>
        <w:rPr>
          <w:rStyle w:val="Emphasis"/>
          <w:rFonts w:ascii="Times New Roman" w:hAnsi="Times New Roman" w:cs="Times New Roman"/>
          <w:i w:val="0"/>
          <w:iCs w:val="0"/>
          <w:sz w:val="24"/>
          <w:szCs w:val="24"/>
        </w:rPr>
      </w:pPr>
      <w:r w:rsidRPr="005D7F72">
        <w:rPr>
          <w:rFonts w:ascii="Times New Roman" w:hAnsi="Times New Roman" w:cs="Times New Roman"/>
          <w:sz w:val="24"/>
          <w:szCs w:val="24"/>
        </w:rPr>
        <w:t>In Cygwin/</w:t>
      </w:r>
      <w:proofErr w:type="spellStart"/>
      <w:r w:rsidRPr="005D7F72">
        <w:rPr>
          <w:rFonts w:ascii="Times New Roman" w:hAnsi="Times New Roman" w:cs="Times New Roman"/>
          <w:sz w:val="24"/>
          <w:szCs w:val="24"/>
        </w:rPr>
        <w:t>Mingw</w:t>
      </w:r>
      <w:proofErr w:type="spellEnd"/>
      <w:r w:rsidRPr="005D7F72">
        <w:rPr>
          <w:rFonts w:ascii="Times New Roman" w:hAnsi="Times New Roman" w:cs="Times New Roman"/>
          <w:sz w:val="24"/>
          <w:szCs w:val="24"/>
        </w:rPr>
        <w:t>:</w:t>
      </w:r>
      <w:r w:rsidRPr="005D7F72">
        <w:rPr>
          <w:rFonts w:ascii="Times New Roman" w:hAnsi="Times New Roman" w:cs="Times New Roman"/>
          <w:b/>
          <w:sz w:val="24"/>
          <w:szCs w:val="24"/>
        </w:rPr>
        <w:t xml:space="preserve"> samtools.exe</w:t>
      </w:r>
    </w:p>
    <w:p w14:paraId="2DE55676" w14:textId="77777777" w:rsidR="005111AD" w:rsidRPr="005D7F72" w:rsidRDefault="005111AD" w:rsidP="005111AD">
      <w:pPr>
        <w:pStyle w:val="ListParagraph"/>
        <w:numPr>
          <w:ilvl w:val="0"/>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Give executable permission to the </w:t>
      </w:r>
      <w:r w:rsidRPr="005D7F72">
        <w:rPr>
          <w:rFonts w:ascii="Times New Roman" w:hAnsi="Times New Roman" w:cs="Times New Roman"/>
          <w:b/>
          <w:sz w:val="24"/>
          <w:szCs w:val="24"/>
        </w:rPr>
        <w:t>binary file</w:t>
      </w:r>
      <w:r w:rsidRPr="005D7F72">
        <w:rPr>
          <w:rFonts w:ascii="Times New Roman" w:hAnsi="Times New Roman" w:cs="Times New Roman"/>
          <w:sz w:val="24"/>
          <w:szCs w:val="24"/>
        </w:rPr>
        <w:t>. For example:</w:t>
      </w:r>
    </w:p>
    <w:p w14:paraId="5232C3C9" w14:textId="60383CC3" w:rsidR="005111AD" w:rsidRPr="005D7F72" w:rsidRDefault="005111AD" w:rsidP="005111AD">
      <w:pPr>
        <w:pStyle w:val="ListParagraph"/>
        <w:numPr>
          <w:ilvl w:val="1"/>
          <w:numId w:val="34"/>
        </w:numPr>
        <w:spacing w:before="100" w:beforeAutospacing="1" w:after="0" w:line="360" w:lineRule="auto"/>
        <w:rPr>
          <w:rFonts w:ascii="Times New Roman" w:hAnsi="Times New Roman" w:cs="Times New Roman"/>
          <w:b/>
          <w:sz w:val="24"/>
          <w:szCs w:val="24"/>
        </w:rPr>
      </w:pPr>
      <w:r w:rsidRPr="005D7F72">
        <w:rPr>
          <w:rFonts w:ascii="Times New Roman" w:hAnsi="Times New Roman" w:cs="Times New Roman"/>
          <w:sz w:val="24"/>
          <w:szCs w:val="24"/>
        </w:rPr>
        <w:t xml:space="preserve">In Unix based Operating system: </w:t>
      </w:r>
      <w:proofErr w:type="spellStart"/>
      <w:r w:rsidRPr="005D7F72">
        <w:rPr>
          <w:rFonts w:ascii="Times New Roman" w:hAnsi="Times New Roman" w:cs="Times New Roman"/>
          <w:sz w:val="24"/>
          <w:szCs w:val="24"/>
        </w:rPr>
        <w:t>chmod</w:t>
      </w:r>
      <w:proofErr w:type="spellEnd"/>
      <w:r w:rsidRPr="005D7F72">
        <w:rPr>
          <w:rFonts w:ascii="Times New Roman" w:hAnsi="Times New Roman" w:cs="Times New Roman"/>
          <w:sz w:val="24"/>
          <w:szCs w:val="24"/>
        </w:rPr>
        <w:t xml:space="preserve"> +x </w:t>
      </w:r>
      <w:proofErr w:type="spellStart"/>
      <w:r w:rsidRPr="005D7F72">
        <w:rPr>
          <w:rFonts w:ascii="Times New Roman" w:hAnsi="Times New Roman" w:cs="Times New Roman"/>
          <w:b/>
          <w:sz w:val="24"/>
          <w:szCs w:val="24"/>
        </w:rPr>
        <w:t>samtools</w:t>
      </w:r>
      <w:proofErr w:type="spellEnd"/>
    </w:p>
    <w:p w14:paraId="008DC479" w14:textId="7DD06BD5" w:rsidR="005111AD" w:rsidRPr="005D7F72" w:rsidRDefault="005111AD" w:rsidP="005111AD">
      <w:pPr>
        <w:pStyle w:val="ListParagraph"/>
        <w:numPr>
          <w:ilvl w:val="1"/>
          <w:numId w:val="34"/>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In Cygwin/</w:t>
      </w:r>
      <w:proofErr w:type="spellStart"/>
      <w:r w:rsidRPr="005D7F72">
        <w:rPr>
          <w:rFonts w:ascii="Times New Roman" w:hAnsi="Times New Roman" w:cs="Times New Roman"/>
          <w:sz w:val="24"/>
          <w:szCs w:val="24"/>
        </w:rPr>
        <w:t>Mingw</w:t>
      </w:r>
      <w:proofErr w:type="spellEnd"/>
      <w:r w:rsidRPr="005D7F72">
        <w:rPr>
          <w:rFonts w:ascii="Times New Roman" w:hAnsi="Times New Roman" w:cs="Times New Roman"/>
          <w:sz w:val="24"/>
          <w:szCs w:val="24"/>
        </w:rPr>
        <w:t>:</w:t>
      </w:r>
      <w:r w:rsidRPr="005D7F72">
        <w:rPr>
          <w:rFonts w:ascii="Times New Roman" w:hAnsi="Times New Roman" w:cs="Times New Roman"/>
          <w:b/>
          <w:sz w:val="24"/>
          <w:szCs w:val="24"/>
        </w:rPr>
        <w:t xml:space="preserve"> </w:t>
      </w:r>
      <w:proofErr w:type="spellStart"/>
      <w:r w:rsidRPr="005D7F72">
        <w:rPr>
          <w:rFonts w:ascii="Times New Roman" w:hAnsi="Times New Roman" w:cs="Times New Roman"/>
          <w:sz w:val="24"/>
          <w:szCs w:val="24"/>
        </w:rPr>
        <w:t>chmod</w:t>
      </w:r>
      <w:proofErr w:type="spellEnd"/>
      <w:r w:rsidRPr="005D7F72">
        <w:rPr>
          <w:rFonts w:ascii="Times New Roman" w:hAnsi="Times New Roman" w:cs="Times New Roman"/>
          <w:sz w:val="24"/>
          <w:szCs w:val="24"/>
        </w:rPr>
        <w:t xml:space="preserve"> +x </w:t>
      </w:r>
      <w:r w:rsidRPr="005D7F72">
        <w:rPr>
          <w:rFonts w:ascii="Times New Roman" w:hAnsi="Times New Roman" w:cs="Times New Roman"/>
          <w:b/>
          <w:sz w:val="24"/>
          <w:szCs w:val="24"/>
        </w:rPr>
        <w:t>samtools.exe</w:t>
      </w:r>
    </w:p>
    <w:p w14:paraId="029D607C" w14:textId="77777777" w:rsidR="00F94583" w:rsidRPr="005D7F72" w:rsidRDefault="00F94583" w:rsidP="00F94583">
      <w:pPr>
        <w:rPr>
          <w:rFonts w:ascii="Times New Roman" w:hAnsi="Times New Roman" w:cs="Times New Roman"/>
          <w:sz w:val="24"/>
          <w:szCs w:val="24"/>
        </w:rPr>
      </w:pPr>
    </w:p>
    <w:p w14:paraId="77BC4E06" w14:textId="77777777" w:rsidR="00E7316D" w:rsidRPr="005D7F72" w:rsidRDefault="00E7316D" w:rsidP="008B78C0">
      <w:pPr>
        <w:pStyle w:val="Heading2"/>
      </w:pPr>
      <w:bookmarkStart w:id="5" w:name="_Toc508398281"/>
      <w:r w:rsidRPr="005D7F72">
        <w:t>Create an index for a reference genome</w:t>
      </w:r>
      <w:bookmarkEnd w:id="5"/>
    </w:p>
    <w:p w14:paraId="0E0A4288" w14:textId="6E9203EB" w:rsidR="00E7316D" w:rsidRPr="005D7F72" w:rsidRDefault="00E7316D" w:rsidP="008B78C0">
      <w:pPr>
        <w:pStyle w:val="Heading3"/>
      </w:pPr>
      <w:bookmarkStart w:id="6" w:name="_Toc508398282"/>
      <w:r w:rsidRPr="005D7F72">
        <w:t>Purpose</w:t>
      </w:r>
      <w:bookmarkEnd w:id="6"/>
    </w:p>
    <w:p w14:paraId="3AA702BF" w14:textId="55947F99"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To build </w:t>
      </w:r>
      <w:r w:rsidR="00FD2B5A" w:rsidRPr="005D7F72">
        <w:rPr>
          <w:rFonts w:ascii="Times New Roman" w:hAnsi="Times New Roman" w:cs="Times New Roman"/>
          <w:sz w:val="24"/>
          <w:szCs w:val="24"/>
        </w:rPr>
        <w:t xml:space="preserve">an </w:t>
      </w:r>
      <w:r w:rsidRPr="005D7F72">
        <w:rPr>
          <w:rFonts w:ascii="Times New Roman" w:hAnsi="Times New Roman" w:cs="Times New Roman"/>
          <w:sz w:val="24"/>
          <w:szCs w:val="24"/>
        </w:rPr>
        <w:t>index for the reference genome data. Indexing the reference genome makes querying fast, and can also compress the size of the genome data</w:t>
      </w:r>
    </w:p>
    <w:p w14:paraId="750B1407" w14:textId="77777777" w:rsidR="00E7316D" w:rsidRPr="005D7F72" w:rsidRDefault="00E7316D" w:rsidP="008B78C0">
      <w:pPr>
        <w:pStyle w:val="Heading3"/>
      </w:pPr>
      <w:bookmarkStart w:id="7" w:name="_Toc508398283"/>
      <w:r w:rsidRPr="005D7F72">
        <w:t>Input</w:t>
      </w:r>
      <w:bookmarkEnd w:id="7"/>
    </w:p>
    <w:p w14:paraId="450C552B" w14:textId="0BE5E659" w:rsidR="00E7316D" w:rsidRPr="005D7F72" w:rsidRDefault="00E7316D" w:rsidP="00E7316D">
      <w:pPr>
        <w:pStyle w:val="ListParagraph"/>
        <w:spacing w:before="100" w:beforeAutospacing="1" w:after="0" w:line="360" w:lineRule="auto"/>
        <w:ind w:left="1260"/>
        <w:rPr>
          <w:rFonts w:ascii="Times New Roman" w:hAnsi="Times New Roman" w:cs="Times New Roman"/>
          <w:color w:val="444444"/>
          <w:sz w:val="24"/>
          <w:szCs w:val="24"/>
          <w:shd w:val="clear" w:color="auto" w:fill="FFFFFF"/>
        </w:rPr>
      </w:pPr>
      <w:r w:rsidRPr="005D7F72">
        <w:rPr>
          <w:rFonts w:ascii="Times New Roman" w:hAnsi="Times New Roman" w:cs="Times New Roman"/>
          <w:sz w:val="24"/>
          <w:szCs w:val="24"/>
        </w:rPr>
        <w:t xml:space="preserve">The reference input FASTA file </w:t>
      </w:r>
      <w:r w:rsidRPr="005D7F72">
        <w:rPr>
          <w:rFonts w:ascii="Times New Roman" w:hAnsi="Times New Roman" w:cs="Times New Roman"/>
          <w:sz w:val="24"/>
          <w:szCs w:val="24"/>
          <w:shd w:val="clear" w:color="auto" w:fill="FFFFFF"/>
        </w:rPr>
        <w:t>(usually having extension </w:t>
      </w:r>
      <w:r w:rsidR="00DB7E3E" w:rsidRPr="005D7F72">
        <w:rPr>
          <w:rFonts w:ascii="Times New Roman" w:hAnsi="Times New Roman" w:cs="Times New Roman"/>
          <w:sz w:val="24"/>
          <w:szCs w:val="24"/>
          <w:shd w:val="clear" w:color="auto" w:fill="FFFFFF"/>
        </w:rPr>
        <w:t>fa,</w:t>
      </w:r>
      <w:r w:rsidR="00DB7E3E" w:rsidRPr="005D7F72">
        <w:rPr>
          <w:rStyle w:val="HTMLCode"/>
          <w:rFonts w:ascii="Times New Roman" w:eastAsiaTheme="minorHAnsi" w:hAnsi="Times New Roman" w:cs="Times New Roman"/>
          <w:sz w:val="24"/>
          <w:szCs w:val="24"/>
          <w:shd w:val="clear" w:color="auto" w:fill="FFFFFF"/>
        </w:rPr>
        <w:t xml:space="preserve"> </w:t>
      </w:r>
      <w:proofErr w:type="spellStart"/>
      <w:proofErr w:type="gramStart"/>
      <w:r w:rsidR="00DB7E3E" w:rsidRPr="005D7F72">
        <w:rPr>
          <w:rStyle w:val="HTMLCode"/>
          <w:rFonts w:ascii="Times New Roman" w:eastAsiaTheme="minorHAnsi" w:hAnsi="Times New Roman" w:cs="Times New Roman"/>
          <w:sz w:val="24"/>
          <w:szCs w:val="24"/>
          <w:shd w:val="clear" w:color="auto" w:fill="FFFFFF"/>
        </w:rPr>
        <w:t>mfa</w:t>
      </w:r>
      <w:proofErr w:type="spellEnd"/>
      <w:r w:rsidR="00DB7E3E" w:rsidRPr="005D7F72">
        <w:rPr>
          <w:rStyle w:val="HTMLCode"/>
          <w:rFonts w:ascii="Times New Roman" w:eastAsiaTheme="minorHAnsi" w:hAnsi="Times New Roman" w:cs="Times New Roman"/>
          <w:sz w:val="24"/>
          <w:szCs w:val="24"/>
          <w:shd w:val="clear" w:color="auto" w:fill="FFFFFF"/>
        </w:rPr>
        <w:t>,.</w:t>
      </w:r>
      <w:proofErr w:type="spellStart"/>
      <w:proofErr w:type="gramEnd"/>
      <w:r w:rsidRPr="005D7F72">
        <w:rPr>
          <w:rStyle w:val="HTMLCode"/>
          <w:rFonts w:ascii="Times New Roman" w:eastAsiaTheme="minorHAnsi" w:hAnsi="Times New Roman" w:cs="Times New Roman"/>
          <w:sz w:val="24"/>
          <w:szCs w:val="24"/>
          <w:shd w:val="clear" w:color="auto" w:fill="FFFFFF"/>
        </w:rPr>
        <w:t>fna</w:t>
      </w:r>
      <w:proofErr w:type="spellEnd"/>
      <w:r w:rsidRPr="005D7F72">
        <w:rPr>
          <w:rFonts w:ascii="Times New Roman" w:hAnsi="Times New Roman" w:cs="Times New Roman"/>
          <w:sz w:val="24"/>
          <w:szCs w:val="24"/>
          <w:shd w:val="clear" w:color="auto" w:fill="FFFFFF"/>
        </w:rPr>
        <w:t xml:space="preserve"> or similar). Read more about FASTA files here: </w:t>
      </w:r>
      <w:hyperlink r:id="rId13" w:history="1">
        <w:r w:rsidRPr="005D7F72">
          <w:rPr>
            <w:rStyle w:val="Hyperlink"/>
            <w:rFonts w:ascii="Times New Roman" w:hAnsi="Times New Roman" w:cs="Times New Roman"/>
            <w:sz w:val="24"/>
            <w:szCs w:val="24"/>
            <w:shd w:val="clear" w:color="auto" w:fill="FFFFFF"/>
          </w:rPr>
          <w:t>https://en.wikipedia.org/wiki/FASTA</w:t>
        </w:r>
      </w:hyperlink>
      <w:r w:rsidRPr="005D7F72">
        <w:rPr>
          <w:rFonts w:ascii="Times New Roman" w:hAnsi="Times New Roman" w:cs="Times New Roman"/>
          <w:color w:val="444444"/>
          <w:sz w:val="24"/>
          <w:szCs w:val="24"/>
          <w:shd w:val="clear" w:color="auto" w:fill="FFFFFF"/>
        </w:rPr>
        <w:t xml:space="preserve"> .</w:t>
      </w:r>
    </w:p>
    <w:p w14:paraId="0DC2A779" w14:textId="68649198" w:rsidR="009571E0" w:rsidRPr="005D7F72" w:rsidRDefault="00A43525" w:rsidP="00A43525">
      <w:pPr>
        <w:pStyle w:val="Heading3"/>
      </w:pPr>
      <w:bookmarkStart w:id="8" w:name="_Toc508398284"/>
      <w:r w:rsidRPr="005D7F72">
        <w:rPr>
          <w:shd w:val="clear" w:color="auto" w:fill="FFFFFF"/>
        </w:rPr>
        <w:t>Test Data</w:t>
      </w:r>
      <w:bookmarkEnd w:id="8"/>
    </w:p>
    <w:p w14:paraId="052C1995" w14:textId="2BFEDA78" w:rsidR="00E7316D" w:rsidRPr="005D7F72" w:rsidRDefault="00DB7E3E" w:rsidP="00E7316D">
      <w:pPr>
        <w:pStyle w:val="ListParagraph"/>
        <w:spacing w:before="100" w:beforeAutospacing="1" w:after="0" w:line="360" w:lineRule="auto"/>
        <w:ind w:left="1260" w:hanging="540"/>
        <w:rPr>
          <w:rFonts w:ascii="Times New Roman" w:hAnsi="Times New Roman" w:cs="Times New Roman"/>
          <w:sz w:val="24"/>
          <w:szCs w:val="24"/>
        </w:rPr>
      </w:pPr>
      <w:r w:rsidRPr="005D7F72">
        <w:rPr>
          <w:rFonts w:ascii="Times New Roman" w:hAnsi="Times New Roman" w:cs="Times New Roman"/>
          <w:sz w:val="24"/>
          <w:szCs w:val="24"/>
        </w:rPr>
        <w:tab/>
      </w:r>
      <w:r w:rsidR="00A12A83" w:rsidRPr="005D7F72">
        <w:rPr>
          <w:rFonts w:ascii="Times New Roman" w:hAnsi="Times New Roman" w:cs="Times New Roman"/>
          <w:sz w:val="24"/>
          <w:szCs w:val="24"/>
        </w:rPr>
        <w:t xml:space="preserve">The human </w:t>
      </w:r>
      <w:r w:rsidR="009C731C" w:rsidRPr="005D7F72">
        <w:rPr>
          <w:rFonts w:ascii="Times New Roman" w:hAnsi="Times New Roman" w:cs="Times New Roman"/>
          <w:sz w:val="24"/>
          <w:szCs w:val="24"/>
        </w:rPr>
        <w:t>h</w:t>
      </w:r>
      <w:r w:rsidRPr="005D7F72">
        <w:rPr>
          <w:rFonts w:ascii="Times New Roman" w:hAnsi="Times New Roman" w:cs="Times New Roman"/>
          <w:sz w:val="24"/>
          <w:szCs w:val="24"/>
        </w:rPr>
        <w:t xml:space="preserve">g19 genome data (.fa) can be </w:t>
      </w:r>
      <w:r w:rsidR="00CE6898" w:rsidRPr="005D7F72">
        <w:rPr>
          <w:rFonts w:ascii="Times New Roman" w:hAnsi="Times New Roman" w:cs="Times New Roman"/>
          <w:sz w:val="24"/>
          <w:szCs w:val="24"/>
        </w:rPr>
        <w:t>downloaded from</w:t>
      </w:r>
      <w:r w:rsidRPr="005D7F72">
        <w:rPr>
          <w:rFonts w:ascii="Times New Roman" w:hAnsi="Times New Roman" w:cs="Times New Roman"/>
          <w:sz w:val="24"/>
          <w:szCs w:val="24"/>
        </w:rPr>
        <w:t xml:space="preserve"> here:</w:t>
      </w:r>
      <w:r w:rsidR="009C731C" w:rsidRPr="005D7F72">
        <w:rPr>
          <w:rFonts w:ascii="Times New Roman" w:hAnsi="Times New Roman" w:cs="Times New Roman"/>
          <w:sz w:val="24"/>
          <w:szCs w:val="24"/>
        </w:rPr>
        <w:t xml:space="preserve"> </w:t>
      </w:r>
      <w:hyperlink r:id="rId14" w:history="1">
        <w:r w:rsidR="009C731C" w:rsidRPr="005D7F72">
          <w:rPr>
            <w:rStyle w:val="Hyperlink"/>
            <w:rFonts w:ascii="Times New Roman" w:hAnsi="Times New Roman" w:cs="Times New Roman"/>
            <w:sz w:val="24"/>
            <w:szCs w:val="24"/>
          </w:rPr>
          <w:t>http://sysbio.rnet.missouri.edu/bdm_download/GenomeFlow/hg19_genome/hg19_genome_FASTA/</w:t>
        </w:r>
      </w:hyperlink>
    </w:p>
    <w:p w14:paraId="07DE1D22" w14:textId="77777777" w:rsidR="00E7316D" w:rsidRPr="005D7F72" w:rsidRDefault="00E7316D" w:rsidP="008B78C0">
      <w:pPr>
        <w:pStyle w:val="Heading3"/>
      </w:pPr>
      <w:bookmarkStart w:id="9" w:name="_Toc508398285"/>
      <w:r w:rsidRPr="005D7F72">
        <w:t>Output</w:t>
      </w:r>
      <w:bookmarkEnd w:id="9"/>
    </w:p>
    <w:p w14:paraId="6F105713" w14:textId="77777777" w:rsidR="00E7316D" w:rsidRPr="005D7F72" w:rsidRDefault="00E7316D" w:rsidP="00E7316D">
      <w:pPr>
        <w:pStyle w:val="ListParagraph"/>
        <w:spacing w:before="100" w:beforeAutospacing="1" w:after="0" w:line="360" w:lineRule="auto"/>
        <w:ind w:left="1530"/>
        <w:rPr>
          <w:rFonts w:ascii="Times New Roman" w:hAnsi="Times New Roman" w:cs="Times New Roman"/>
          <w:sz w:val="24"/>
          <w:szCs w:val="24"/>
        </w:rPr>
      </w:pPr>
      <w:r w:rsidRPr="005D7F72">
        <w:rPr>
          <w:rFonts w:ascii="Times New Roman" w:hAnsi="Times New Roman" w:cs="Times New Roman"/>
          <w:sz w:val="24"/>
          <w:szCs w:val="24"/>
        </w:rPr>
        <w:t xml:space="preserve"> It generates a shell script with the name </w:t>
      </w:r>
      <w:r w:rsidRPr="005D7F72">
        <w:rPr>
          <w:rFonts w:ascii="Times New Roman" w:hAnsi="Times New Roman" w:cs="Times New Roman"/>
          <w:i/>
          <w:sz w:val="24"/>
          <w:szCs w:val="24"/>
        </w:rPr>
        <w:t>Indexer_script.sh</w:t>
      </w:r>
      <w:r w:rsidRPr="005D7F72">
        <w:rPr>
          <w:rFonts w:ascii="Times New Roman" w:hAnsi="Times New Roman" w:cs="Times New Roman"/>
          <w:sz w:val="24"/>
          <w:szCs w:val="24"/>
        </w:rPr>
        <w:t xml:space="preserve">.  </w:t>
      </w:r>
    </w:p>
    <w:p w14:paraId="60E956CE" w14:textId="77777777" w:rsidR="00E7316D" w:rsidRPr="005D7F72" w:rsidRDefault="00E7316D" w:rsidP="008B78C0">
      <w:pPr>
        <w:pStyle w:val="Heading3"/>
      </w:pPr>
      <w:bookmarkStart w:id="10" w:name="_Toc508398286"/>
      <w:r w:rsidRPr="005D7F72">
        <w:t>Output of script:</w:t>
      </w:r>
      <w:bookmarkEnd w:id="10"/>
    </w:p>
    <w:p w14:paraId="72B4140B" w14:textId="0A9088BC" w:rsidR="00E7316D" w:rsidRPr="005D7F72" w:rsidRDefault="00E7316D" w:rsidP="00E7316D">
      <w:pPr>
        <w:pStyle w:val="ListParagraph"/>
        <w:spacing w:before="100" w:beforeAutospacing="1" w:after="0" w:line="360" w:lineRule="auto"/>
        <w:ind w:left="1530"/>
        <w:rPr>
          <w:rFonts w:ascii="Times New Roman" w:hAnsi="Times New Roman" w:cs="Times New Roman"/>
          <w:sz w:val="24"/>
          <w:szCs w:val="24"/>
          <w:shd w:val="clear" w:color="auto" w:fill="FFFFFF"/>
        </w:rPr>
      </w:pPr>
      <w:r w:rsidRPr="005D7F72">
        <w:rPr>
          <w:rFonts w:ascii="Times New Roman" w:hAnsi="Times New Roman" w:cs="Times New Roman"/>
          <w:sz w:val="24"/>
          <w:szCs w:val="24"/>
        </w:rPr>
        <w:t>A list of index files. This varies depending on the tool selected for indexing. BWA output 5 files (</w:t>
      </w:r>
      <w:proofErr w:type="spellStart"/>
      <w:r w:rsidRPr="005D7F72">
        <w:rPr>
          <w:rStyle w:val="HTMLCode"/>
          <w:rFonts w:ascii="Times New Roman" w:eastAsiaTheme="minorHAnsi" w:hAnsi="Times New Roman" w:cs="Times New Roman"/>
          <w:sz w:val="24"/>
          <w:szCs w:val="24"/>
          <w:shd w:val="clear" w:color="auto" w:fill="FFFFFF"/>
        </w:rPr>
        <w:t>NAME</w:t>
      </w:r>
      <w:r w:rsidRPr="005D7F72">
        <w:rPr>
          <w:rFonts w:ascii="Times New Roman" w:hAnsi="Times New Roman" w:cs="Times New Roman"/>
          <w:sz w:val="24"/>
          <w:szCs w:val="24"/>
        </w:rPr>
        <w:t>.amb</w:t>
      </w:r>
      <w:proofErr w:type="spellEnd"/>
      <w:r w:rsidRPr="005D7F72">
        <w:rPr>
          <w:rFonts w:ascii="Times New Roman" w:hAnsi="Times New Roman" w:cs="Times New Roman"/>
          <w:sz w:val="24"/>
          <w:szCs w:val="24"/>
        </w:rPr>
        <w:t>,</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NAME</w:t>
      </w:r>
      <w:r w:rsidRPr="005D7F72">
        <w:rPr>
          <w:rFonts w:ascii="Times New Roman" w:hAnsi="Times New Roman" w:cs="Times New Roman"/>
          <w:sz w:val="24"/>
          <w:szCs w:val="24"/>
          <w:shd w:val="clear" w:color="auto" w:fill="FFFFFF"/>
        </w:rPr>
        <w:t>. </w:t>
      </w:r>
      <w:proofErr w:type="spellStart"/>
      <w:r w:rsidRPr="005D7F72">
        <w:rPr>
          <w:rFonts w:ascii="Times New Roman" w:hAnsi="Times New Roman" w:cs="Times New Roman"/>
          <w:sz w:val="24"/>
          <w:szCs w:val="24"/>
          <w:shd w:val="clear" w:color="auto" w:fill="FFFFFF"/>
        </w:rPr>
        <w:t>ann</w:t>
      </w:r>
      <w:proofErr w:type="spellEnd"/>
      <w:r w:rsidRPr="005D7F72">
        <w:rPr>
          <w:rFonts w:ascii="Times New Roman" w:hAnsi="Times New Roman" w:cs="Times New Roman"/>
          <w:sz w:val="24"/>
          <w:szCs w:val="24"/>
        </w:rPr>
        <w:t>, NAME</w:t>
      </w:r>
      <w:r w:rsidRPr="005D7F72">
        <w:rPr>
          <w:rFonts w:ascii="Times New Roman" w:hAnsi="Times New Roman" w:cs="Times New Roman"/>
          <w:sz w:val="24"/>
          <w:szCs w:val="24"/>
          <w:shd w:val="clear" w:color="auto" w:fill="FFFFFF"/>
        </w:rPr>
        <w:t>. </w:t>
      </w:r>
      <w:proofErr w:type="spellStart"/>
      <w:r w:rsidRPr="005D7F72">
        <w:rPr>
          <w:rFonts w:ascii="Times New Roman" w:hAnsi="Times New Roman" w:cs="Times New Roman"/>
          <w:sz w:val="24"/>
          <w:szCs w:val="24"/>
          <w:shd w:val="clear" w:color="auto" w:fill="FFFFFF"/>
        </w:rPr>
        <w:t>bwt</w:t>
      </w:r>
      <w:proofErr w:type="spellEnd"/>
      <w:r w:rsidRPr="005D7F72">
        <w:rPr>
          <w:rFonts w:ascii="Times New Roman" w:hAnsi="Times New Roman" w:cs="Times New Roman"/>
          <w:sz w:val="24"/>
          <w:szCs w:val="24"/>
        </w:rPr>
        <w:t>, NAME</w:t>
      </w:r>
      <w:r w:rsidRPr="005D7F72">
        <w:rPr>
          <w:rFonts w:ascii="Times New Roman" w:hAnsi="Times New Roman" w:cs="Times New Roman"/>
          <w:sz w:val="24"/>
          <w:szCs w:val="24"/>
          <w:shd w:val="clear" w:color="auto" w:fill="FFFFFF"/>
        </w:rPr>
        <w:t> </w:t>
      </w:r>
      <w:r w:rsidRPr="005D7F72">
        <w:rPr>
          <w:rFonts w:ascii="Times New Roman" w:hAnsi="Times New Roman" w:cs="Times New Roman"/>
          <w:sz w:val="24"/>
          <w:szCs w:val="24"/>
        </w:rPr>
        <w:t>.</w:t>
      </w:r>
      <w:proofErr w:type="spellStart"/>
      <w:r w:rsidRPr="005D7F72">
        <w:rPr>
          <w:rFonts w:ascii="Times New Roman" w:hAnsi="Times New Roman" w:cs="Times New Roman"/>
          <w:sz w:val="24"/>
          <w:szCs w:val="24"/>
        </w:rPr>
        <w:t>pac</w:t>
      </w:r>
      <w:proofErr w:type="spellEnd"/>
      <w:r w:rsidRPr="005D7F72">
        <w:rPr>
          <w:rFonts w:ascii="Times New Roman" w:hAnsi="Times New Roman" w:cs="Times New Roman"/>
          <w:sz w:val="24"/>
          <w:szCs w:val="24"/>
        </w:rPr>
        <w:t xml:space="preserve">, and </w:t>
      </w:r>
      <w:r w:rsidRPr="005D7F72">
        <w:rPr>
          <w:rFonts w:ascii="Times New Roman" w:hAnsi="Times New Roman" w:cs="Times New Roman"/>
          <w:sz w:val="24"/>
          <w:szCs w:val="24"/>
          <w:shd w:val="clear" w:color="auto" w:fill="FFFFFF"/>
        </w:rPr>
        <w:t>NAME.sa</w:t>
      </w:r>
      <w:r w:rsidRPr="005D7F72">
        <w:rPr>
          <w:rFonts w:ascii="Times New Roman" w:hAnsi="Times New Roman" w:cs="Times New Roman"/>
          <w:sz w:val="24"/>
          <w:szCs w:val="24"/>
        </w:rPr>
        <w:t xml:space="preserve">), where </w:t>
      </w:r>
      <w:r w:rsidRPr="005D7F72">
        <w:rPr>
          <w:rFonts w:ascii="Times New Roman" w:hAnsi="Times New Roman" w:cs="Times New Roman"/>
          <w:sz w:val="24"/>
          <w:szCs w:val="24"/>
          <w:shd w:val="clear" w:color="auto" w:fill="FFFFFF"/>
        </w:rPr>
        <w:t>NAME </w:t>
      </w:r>
      <w:r w:rsidRPr="005D7F72">
        <w:rPr>
          <w:rFonts w:ascii="Times New Roman" w:hAnsi="Times New Roman" w:cs="Times New Roman"/>
          <w:sz w:val="24"/>
          <w:szCs w:val="24"/>
        </w:rPr>
        <w:t>is a prefix string, and Bowtie</w:t>
      </w:r>
      <w:r w:rsidR="00A43525" w:rsidRPr="005D7F72">
        <w:rPr>
          <w:rFonts w:ascii="Times New Roman" w:hAnsi="Times New Roman" w:cs="Times New Roman"/>
          <w:sz w:val="24"/>
          <w:szCs w:val="24"/>
        </w:rPr>
        <w:t>2</w:t>
      </w:r>
      <w:r w:rsidRPr="005D7F72">
        <w:rPr>
          <w:rFonts w:ascii="Times New Roman" w:hAnsi="Times New Roman" w:cs="Times New Roman"/>
          <w:sz w:val="24"/>
          <w:szCs w:val="24"/>
        </w:rPr>
        <w:t xml:space="preserve"> outputs 6 files (</w:t>
      </w:r>
      <w:r w:rsidRPr="005D7F72">
        <w:rPr>
          <w:rStyle w:val="HTMLCode"/>
          <w:rFonts w:ascii="Times New Roman" w:eastAsiaTheme="minorHAnsi" w:hAnsi="Times New Roman" w:cs="Times New Roman"/>
          <w:sz w:val="24"/>
          <w:szCs w:val="24"/>
          <w:shd w:val="clear" w:color="auto" w:fill="FFFFFF"/>
        </w:rPr>
        <w:t>NAME.1.bt2</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NAME.2.bt2</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NAME.3.bt2</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NAME.4.bt2</w:t>
      </w:r>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NAME.rev.1.bt2</w:t>
      </w:r>
      <w:r w:rsidRPr="005D7F72">
        <w:rPr>
          <w:rFonts w:ascii="Times New Roman" w:hAnsi="Times New Roman" w:cs="Times New Roman"/>
          <w:sz w:val="24"/>
          <w:szCs w:val="24"/>
          <w:shd w:val="clear" w:color="auto" w:fill="FFFFFF"/>
        </w:rPr>
        <w:t>, and </w:t>
      </w:r>
      <w:r w:rsidRPr="005D7F72">
        <w:rPr>
          <w:rStyle w:val="HTMLCode"/>
          <w:rFonts w:ascii="Times New Roman" w:eastAsiaTheme="minorHAnsi" w:hAnsi="Times New Roman" w:cs="Times New Roman"/>
          <w:sz w:val="24"/>
          <w:szCs w:val="24"/>
          <w:shd w:val="clear" w:color="auto" w:fill="FFFFFF"/>
        </w:rPr>
        <w:t>NAME.rev.2.bt2)</w:t>
      </w:r>
      <w:r w:rsidRPr="005D7F72">
        <w:rPr>
          <w:rFonts w:ascii="Times New Roman" w:hAnsi="Times New Roman" w:cs="Times New Roman"/>
          <w:sz w:val="24"/>
          <w:szCs w:val="24"/>
          <w:shd w:val="clear" w:color="auto" w:fill="FFFFFF"/>
        </w:rPr>
        <w:t xml:space="preserve"> where </w:t>
      </w:r>
      <w:r w:rsidRPr="005D7F72">
        <w:rPr>
          <w:rStyle w:val="HTMLCode"/>
          <w:rFonts w:ascii="Times New Roman" w:eastAsiaTheme="minorHAnsi" w:hAnsi="Times New Roman" w:cs="Times New Roman"/>
          <w:sz w:val="24"/>
          <w:szCs w:val="24"/>
          <w:shd w:val="clear" w:color="auto" w:fill="FFFFFF"/>
        </w:rPr>
        <w:t>NAME</w:t>
      </w:r>
      <w:r w:rsidRPr="005D7F72">
        <w:rPr>
          <w:rFonts w:ascii="Times New Roman" w:hAnsi="Times New Roman" w:cs="Times New Roman"/>
          <w:sz w:val="24"/>
          <w:szCs w:val="24"/>
          <w:shd w:val="clear" w:color="auto" w:fill="FFFFFF"/>
        </w:rPr>
        <w:t> is </w:t>
      </w:r>
      <w:r w:rsidRPr="005D7F72">
        <w:rPr>
          <w:rStyle w:val="HTMLCode"/>
          <w:rFonts w:ascii="Times New Roman" w:eastAsiaTheme="minorHAnsi" w:hAnsi="Times New Roman" w:cs="Times New Roman"/>
          <w:sz w:val="24"/>
          <w:szCs w:val="24"/>
          <w:shd w:val="clear" w:color="auto" w:fill="FFFFFF"/>
        </w:rPr>
        <w:t>&lt;bt2_base&gt;</w:t>
      </w:r>
      <w:r w:rsidRPr="005D7F72">
        <w:rPr>
          <w:rFonts w:ascii="Times New Roman" w:hAnsi="Times New Roman" w:cs="Times New Roman"/>
          <w:sz w:val="24"/>
          <w:szCs w:val="24"/>
          <w:shd w:val="clear" w:color="auto" w:fill="FFFFFF"/>
        </w:rPr>
        <w:t>.</w:t>
      </w:r>
    </w:p>
    <w:p w14:paraId="659C55D0" w14:textId="075FC84A" w:rsidR="009571E0" w:rsidRPr="005D7F72" w:rsidRDefault="00A43525" w:rsidP="00A43525">
      <w:pPr>
        <w:pStyle w:val="Heading3"/>
        <w:rPr>
          <w:shd w:val="clear" w:color="auto" w:fill="FFFFFF"/>
        </w:rPr>
      </w:pPr>
      <w:bookmarkStart w:id="11" w:name="_Toc508398287"/>
      <w:r w:rsidRPr="005D7F72">
        <w:t>Test Data Output</w:t>
      </w:r>
      <w:bookmarkEnd w:id="11"/>
    </w:p>
    <w:p w14:paraId="5E49A9CE" w14:textId="67ADB9EE" w:rsidR="009571E0" w:rsidRPr="005D7F72" w:rsidRDefault="009571E0" w:rsidP="00E7316D">
      <w:pPr>
        <w:pStyle w:val="ListParagraph"/>
        <w:spacing w:before="100" w:beforeAutospacing="1" w:after="0" w:line="360" w:lineRule="auto"/>
        <w:ind w:left="1530"/>
        <w:rPr>
          <w:rFonts w:ascii="Times New Roman" w:hAnsi="Times New Roman" w:cs="Times New Roman"/>
          <w:sz w:val="24"/>
          <w:szCs w:val="24"/>
        </w:rPr>
      </w:pPr>
      <w:r w:rsidRPr="005D7F72">
        <w:rPr>
          <w:rFonts w:ascii="Times New Roman" w:hAnsi="Times New Roman" w:cs="Times New Roman"/>
          <w:sz w:val="24"/>
          <w:szCs w:val="24"/>
        </w:rPr>
        <w:lastRenderedPageBreak/>
        <w:t xml:space="preserve">Generated index for </w:t>
      </w:r>
      <w:r w:rsidR="000268AA" w:rsidRPr="005D7F72">
        <w:rPr>
          <w:rFonts w:ascii="Times New Roman" w:hAnsi="Times New Roman" w:cs="Times New Roman"/>
          <w:sz w:val="24"/>
          <w:szCs w:val="24"/>
        </w:rPr>
        <w:t xml:space="preserve">the </w:t>
      </w:r>
      <w:r w:rsidRPr="005D7F72">
        <w:rPr>
          <w:rFonts w:ascii="Times New Roman" w:hAnsi="Times New Roman" w:cs="Times New Roman"/>
          <w:sz w:val="24"/>
          <w:szCs w:val="24"/>
        </w:rPr>
        <w:t xml:space="preserve">hg19 human genome by bowtie2 and bwa tools can be downloaded from here: </w:t>
      </w:r>
      <w:hyperlink r:id="rId15" w:history="1">
        <w:r w:rsidRPr="005D7F72">
          <w:rPr>
            <w:rStyle w:val="Hyperlink"/>
            <w:rFonts w:ascii="Times New Roman" w:hAnsi="Times New Roman" w:cs="Times New Roman"/>
            <w:sz w:val="24"/>
            <w:szCs w:val="24"/>
          </w:rPr>
          <w:t>http://sysbio.rnet.missouri.edu/bdm_download/GenomeFlow/hg19_genome/</w:t>
        </w:r>
      </w:hyperlink>
    </w:p>
    <w:p w14:paraId="50A17E1B" w14:textId="77777777" w:rsidR="009571E0" w:rsidRPr="005D7F72" w:rsidRDefault="009571E0" w:rsidP="00E7316D">
      <w:pPr>
        <w:pStyle w:val="ListParagraph"/>
        <w:spacing w:before="100" w:beforeAutospacing="1" w:after="0" w:line="360" w:lineRule="auto"/>
        <w:ind w:left="1530"/>
        <w:rPr>
          <w:rFonts w:ascii="Times New Roman" w:hAnsi="Times New Roman" w:cs="Times New Roman"/>
          <w:sz w:val="24"/>
          <w:szCs w:val="24"/>
        </w:rPr>
      </w:pPr>
    </w:p>
    <w:p w14:paraId="25DFC435" w14:textId="77777777" w:rsidR="00E7316D" w:rsidRPr="005D7F72" w:rsidRDefault="00E7316D" w:rsidP="008B78C0">
      <w:pPr>
        <w:pStyle w:val="Heading3"/>
      </w:pPr>
      <w:bookmarkStart w:id="12" w:name="_Toc508398288"/>
      <w:r w:rsidRPr="005D7F72">
        <w:t>Running</w:t>
      </w:r>
      <w:bookmarkEnd w:id="12"/>
    </w:p>
    <w:p w14:paraId="1476F4DE" w14:textId="77777777" w:rsidR="00E7316D" w:rsidRPr="005D7F72" w:rsidRDefault="00E7316D" w:rsidP="00E7316D">
      <w:pPr>
        <w:pStyle w:val="ListParagraph"/>
        <w:numPr>
          <w:ilvl w:val="0"/>
          <w:numId w:val="25"/>
        </w:numPr>
        <w:ind w:left="1530" w:hanging="27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1D-Functions/Build index for reference genome</w:t>
      </w:r>
    </w:p>
    <w:p w14:paraId="629F9752" w14:textId="77777777" w:rsidR="00EA772A" w:rsidRPr="005D7F72" w:rsidRDefault="00E7316D" w:rsidP="00EA772A">
      <w:pPr>
        <w:pStyle w:val="ListParagraph"/>
        <w:numPr>
          <w:ilvl w:val="0"/>
          <w:numId w:val="25"/>
        </w:numPr>
        <w:ind w:left="1530" w:hanging="270"/>
        <w:rPr>
          <w:rFonts w:ascii="Times New Roman" w:hAnsi="Times New Roman" w:cs="Times New Roman"/>
          <w:sz w:val="24"/>
          <w:szCs w:val="24"/>
        </w:rPr>
      </w:pPr>
      <w:r w:rsidRPr="005D7F72">
        <w:rPr>
          <w:rFonts w:ascii="Times New Roman" w:hAnsi="Times New Roman" w:cs="Times New Roman"/>
          <w:sz w:val="24"/>
          <w:szCs w:val="24"/>
        </w:rPr>
        <w:t>Generate a script called Indexer_script.sh</w:t>
      </w:r>
    </w:p>
    <w:p w14:paraId="112EEE20" w14:textId="7804939B" w:rsidR="00EA772A" w:rsidRPr="005D7F72" w:rsidRDefault="00EA772A" w:rsidP="00EA772A">
      <w:pPr>
        <w:pStyle w:val="ListParagraph"/>
        <w:numPr>
          <w:ilvl w:val="0"/>
          <w:numId w:val="25"/>
        </w:numPr>
        <w:ind w:left="1530" w:hanging="27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693E3E6A" w14:textId="558C927C" w:rsidR="00660D4D" w:rsidRPr="005D7F72" w:rsidRDefault="00E7316D" w:rsidP="00C018F9">
      <w:pPr>
        <w:pStyle w:val="ListParagraph"/>
        <w:numPr>
          <w:ilvl w:val="0"/>
          <w:numId w:val="25"/>
        </w:numPr>
        <w:ind w:left="1530" w:hanging="270"/>
        <w:rPr>
          <w:rFonts w:ascii="Times New Roman" w:hAnsi="Times New Roman" w:cs="Times New Roman"/>
          <w:sz w:val="24"/>
          <w:szCs w:val="24"/>
        </w:rPr>
      </w:pPr>
      <w:r w:rsidRPr="005D7F72">
        <w:rPr>
          <w:rFonts w:ascii="Times New Roman" w:hAnsi="Times New Roman" w:cs="Times New Roman"/>
          <w:b/>
          <w:sz w:val="24"/>
          <w:szCs w:val="24"/>
        </w:rPr>
        <w:t>Execute</w:t>
      </w:r>
      <w:r w:rsidRPr="005D7F72">
        <w:rPr>
          <w:rFonts w:ascii="Times New Roman" w:hAnsi="Times New Roman" w:cs="Times New Roman"/>
          <w:sz w:val="24"/>
          <w:szCs w:val="24"/>
        </w:rPr>
        <w:t xml:space="preserve"> </w:t>
      </w:r>
      <w:r w:rsidRPr="005D7F72">
        <w:rPr>
          <w:rFonts w:ascii="Times New Roman" w:hAnsi="Times New Roman" w:cs="Times New Roman"/>
          <w:i/>
          <w:sz w:val="24"/>
          <w:szCs w:val="24"/>
        </w:rPr>
        <w:t>Indexer_script.sh</w:t>
      </w:r>
      <w:r w:rsidRPr="005D7F72">
        <w:rPr>
          <w:rFonts w:ascii="Times New Roman" w:hAnsi="Times New Roman" w:cs="Times New Roman"/>
          <w:sz w:val="24"/>
          <w:szCs w:val="24"/>
        </w:rPr>
        <w:t xml:space="preserve"> in a Unix Terminal</w:t>
      </w:r>
    </w:p>
    <w:p w14:paraId="0CDC9417" w14:textId="77777777" w:rsidR="00CB36BB" w:rsidRPr="005D7F72" w:rsidRDefault="00CB36BB" w:rsidP="00CB36BB">
      <w:pPr>
        <w:pStyle w:val="ListParagraph"/>
        <w:ind w:left="1530"/>
        <w:rPr>
          <w:rFonts w:ascii="Times New Roman" w:hAnsi="Times New Roman" w:cs="Times New Roman"/>
          <w:sz w:val="24"/>
          <w:szCs w:val="24"/>
        </w:rPr>
      </w:pPr>
    </w:p>
    <w:p w14:paraId="14FCDCB8" w14:textId="62C8B5F5" w:rsidR="00C018F9" w:rsidRPr="005D7F72" w:rsidRDefault="00C018F9" w:rsidP="00C018F9">
      <w:pPr>
        <w:pStyle w:val="ListParagraph"/>
        <w:numPr>
          <w:ilvl w:val="0"/>
          <w:numId w:val="25"/>
        </w:numPr>
        <w:ind w:left="1530" w:hanging="270"/>
        <w:rPr>
          <w:rStyle w:val="Emphasis"/>
          <w:rFonts w:ascii="Times New Roman" w:hAnsi="Times New Roman" w:cs="Times New Roman"/>
          <w:i w:val="0"/>
          <w:iCs w:val="0"/>
          <w:sz w:val="24"/>
          <w:szCs w:val="24"/>
        </w:rPr>
      </w:pPr>
      <w:r w:rsidRPr="005D7F72">
        <w:rPr>
          <w:rStyle w:val="Emphasis"/>
          <w:rFonts w:ascii="Times New Roman" w:hAnsi="Times New Roman" w:cs="Times New Roman"/>
          <w:i w:val="0"/>
          <w:color w:val="FF0000"/>
          <w:sz w:val="24"/>
          <w:szCs w:val="24"/>
          <w:bdr w:val="none" w:sz="0" w:space="0" w:color="auto" w:frame="1"/>
          <w:shd w:val="clear" w:color="auto" w:fill="FFFFFF"/>
        </w:rPr>
        <w:t>Note to Bowtie2 and Cygwin/MinGW Users</w:t>
      </w:r>
      <w:r w:rsidRPr="005D7F72">
        <w:rPr>
          <w:rStyle w:val="Emphasis"/>
          <w:rFonts w:ascii="Times New Roman" w:hAnsi="Times New Roman" w:cs="Times New Roman"/>
          <w:i w:val="0"/>
          <w:sz w:val="24"/>
          <w:szCs w:val="24"/>
          <w:bdr w:val="none" w:sz="0" w:space="0" w:color="auto" w:frame="1"/>
          <w:shd w:val="clear" w:color="auto" w:fill="FFFFFF"/>
        </w:rPr>
        <w:t xml:space="preserve">: To use Bowtie2 in Cygwin/MinGW, the absolute path to the input file generated from </w:t>
      </w:r>
      <w:proofErr w:type="spellStart"/>
      <w:r w:rsidRPr="005D7F72">
        <w:rPr>
          <w:rStyle w:val="Emphasis"/>
          <w:rFonts w:ascii="Times New Roman" w:hAnsi="Times New Roman" w:cs="Times New Roman"/>
          <w:i w:val="0"/>
          <w:sz w:val="24"/>
          <w:szCs w:val="24"/>
          <w:bdr w:val="none" w:sz="0" w:space="0" w:color="auto" w:frame="1"/>
          <w:shd w:val="clear" w:color="auto" w:fill="FFFFFF"/>
        </w:rPr>
        <w:t>GenomeFlow</w:t>
      </w:r>
      <w:proofErr w:type="spellEnd"/>
      <w:r w:rsidRPr="005D7F72">
        <w:rPr>
          <w:rStyle w:val="Emphasis"/>
          <w:rFonts w:ascii="Times New Roman" w:hAnsi="Times New Roman" w:cs="Times New Roman"/>
          <w:i w:val="0"/>
          <w:sz w:val="24"/>
          <w:szCs w:val="24"/>
          <w:bdr w:val="none" w:sz="0" w:space="0" w:color="auto" w:frame="1"/>
          <w:shd w:val="clear" w:color="auto" w:fill="FFFFFF"/>
        </w:rPr>
        <w:t xml:space="preserve"> might produce</w:t>
      </w:r>
      <w:r w:rsidRPr="005D7F72">
        <w:rPr>
          <w:rStyle w:val="Emphasis"/>
          <w:rFonts w:ascii="Times New Roman" w:hAnsi="Times New Roman" w:cs="Times New Roman"/>
          <w:sz w:val="24"/>
          <w:szCs w:val="24"/>
          <w:bdr w:val="none" w:sz="0" w:space="0" w:color="auto" w:frame="1"/>
          <w:shd w:val="clear" w:color="auto" w:fill="FFFFFF"/>
        </w:rPr>
        <w:t xml:space="preserve"> </w:t>
      </w:r>
      <w:r w:rsidR="00AF50B3">
        <w:rPr>
          <w:rStyle w:val="Emphasis"/>
          <w:rFonts w:ascii="Times New Roman" w:hAnsi="Times New Roman" w:cs="Times New Roman"/>
          <w:sz w:val="24"/>
          <w:szCs w:val="24"/>
          <w:bdr w:val="none" w:sz="0" w:space="0" w:color="auto" w:frame="1"/>
          <w:shd w:val="clear" w:color="auto" w:fill="FFFFFF"/>
        </w:rPr>
        <w:t>“</w:t>
      </w:r>
      <w:r w:rsidRPr="005D7F72">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5D7F72">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00AF50B3">
        <w:rPr>
          <w:rStyle w:val="Emphasis"/>
          <w:rFonts w:ascii="Times New Roman" w:hAnsi="Times New Roman" w:cs="Times New Roman"/>
          <w:color w:val="000000" w:themeColor="text1"/>
          <w:sz w:val="24"/>
          <w:szCs w:val="24"/>
          <w:bdr w:val="none" w:sz="0" w:space="0" w:color="auto" w:frame="1"/>
          <w:shd w:val="clear" w:color="auto" w:fill="FFFFFF"/>
        </w:rPr>
        <w:t>”</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for some users</w:t>
      </w:r>
      <w:commentRangeStart w:id="13"/>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 xml:space="preserve">Use a relative path to the input file to locate the file by editing the generated </w:t>
      </w:r>
      <w:proofErr w:type="spellStart"/>
      <w:r w:rsidRPr="005D7F72">
        <w:rPr>
          <w:rStyle w:val="Emphasis"/>
          <w:rFonts w:ascii="Times New Roman" w:hAnsi="Times New Roman" w:cs="Times New Roman"/>
          <w:i w:val="0"/>
          <w:sz w:val="24"/>
          <w:szCs w:val="24"/>
          <w:bdr w:val="none" w:sz="0" w:space="0" w:color="auto" w:frame="1"/>
          <w:shd w:val="clear" w:color="auto" w:fill="FFFFFF"/>
        </w:rPr>
        <w:t>GenomeFlow</w:t>
      </w:r>
      <w:proofErr w:type="spellEnd"/>
      <w:r w:rsidRPr="005D7F72">
        <w:rPr>
          <w:rStyle w:val="Emphasis"/>
          <w:rFonts w:ascii="Times New Roman" w:hAnsi="Times New Roman" w:cs="Times New Roman"/>
          <w:i w:val="0"/>
          <w:sz w:val="24"/>
          <w:szCs w:val="24"/>
          <w:bdr w:val="none" w:sz="0" w:space="0" w:color="auto" w:frame="1"/>
          <w:shd w:val="clear" w:color="auto" w:fill="FFFFFF"/>
        </w:rPr>
        <w:t xml:space="preserve"> script</w:t>
      </w:r>
      <w:commentRangeEnd w:id="13"/>
      <w:r w:rsidR="0010278C">
        <w:rPr>
          <w:rStyle w:val="CommentReference"/>
        </w:rPr>
        <w:commentReference w:id="13"/>
      </w:r>
      <w:r w:rsidRPr="005D7F72">
        <w:rPr>
          <w:rStyle w:val="Emphasis"/>
          <w:rFonts w:ascii="Times New Roman" w:hAnsi="Times New Roman" w:cs="Times New Roman"/>
          <w:i w:val="0"/>
          <w:sz w:val="24"/>
          <w:szCs w:val="24"/>
          <w:bdr w:val="none" w:sz="0" w:space="0" w:color="auto" w:frame="1"/>
          <w:shd w:val="clear" w:color="auto" w:fill="FFFFFF"/>
        </w:rPr>
        <w:t>.</w:t>
      </w:r>
    </w:p>
    <w:p w14:paraId="12623365" w14:textId="77777777"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5C5A6363" w14:textId="77777777" w:rsidR="00E7316D" w:rsidRPr="005D7F72" w:rsidRDefault="00E7316D" w:rsidP="00E7316D">
      <w:pPr>
        <w:rPr>
          <w:rFonts w:ascii="Times New Roman" w:hAnsi="Times New Roman" w:cs="Times New Roman"/>
          <w:sz w:val="24"/>
          <w:szCs w:val="24"/>
        </w:rPr>
      </w:pPr>
    </w:p>
    <w:p w14:paraId="12A3A190" w14:textId="6E5467EB" w:rsidR="00E7316D" w:rsidRPr="005D7F72" w:rsidRDefault="007877B0" w:rsidP="00E7316D">
      <w:pPr>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3723A5F2" wp14:editId="0900C922">
            <wp:extent cx="6286500" cy="2082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2082165"/>
                    </a:xfrm>
                    <a:prstGeom prst="rect">
                      <a:avLst/>
                    </a:prstGeom>
                  </pic:spPr>
                </pic:pic>
              </a:graphicData>
            </a:graphic>
          </wp:inline>
        </w:drawing>
      </w:r>
    </w:p>
    <w:p w14:paraId="2A79C790" w14:textId="77777777" w:rsidR="00E7316D" w:rsidRPr="005D7F72" w:rsidRDefault="00E7316D" w:rsidP="008B139E">
      <w:pPr>
        <w:pStyle w:val="Figures"/>
        <w:rPr>
          <w:rFonts w:cs="Times New Roman"/>
          <w:szCs w:val="24"/>
        </w:rPr>
      </w:pPr>
      <w:bookmarkStart w:id="14" w:name="_Toc509324182"/>
      <w:r w:rsidRPr="005D7F72">
        <w:rPr>
          <w:rFonts w:cs="Times New Roman"/>
          <w:szCs w:val="24"/>
        </w:rPr>
        <w:t>Figure 1: Create an index for a reference genome</w:t>
      </w:r>
      <w:bookmarkEnd w:id="14"/>
    </w:p>
    <w:p w14:paraId="1CE9A646" w14:textId="77777777" w:rsidR="00E7316D" w:rsidRPr="005D7F72" w:rsidRDefault="00E7316D" w:rsidP="00E7316D">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5D7F72" w14:paraId="1EAF278E" w14:textId="77777777" w:rsidTr="001F57D5">
        <w:tc>
          <w:tcPr>
            <w:tcW w:w="1705" w:type="dxa"/>
          </w:tcPr>
          <w:p w14:paraId="4A9C7F6E" w14:textId="77777777" w:rsidR="00E7316D" w:rsidRPr="005D7F72" w:rsidRDefault="00E7316D" w:rsidP="001F57D5">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70D17B0C" w14:textId="77777777" w:rsidR="00E7316D" w:rsidRPr="005D7F72" w:rsidRDefault="00E7316D" w:rsidP="001F57D5">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2F6A5E44" w14:textId="77777777" w:rsidR="00E7316D" w:rsidRPr="005D7F72" w:rsidRDefault="00E7316D" w:rsidP="001F57D5">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E7316D" w:rsidRPr="005D7F72" w14:paraId="6D5DE8E6" w14:textId="77777777" w:rsidTr="001F57D5">
        <w:tc>
          <w:tcPr>
            <w:tcW w:w="1705" w:type="dxa"/>
          </w:tcPr>
          <w:p w14:paraId="408D25B0" w14:textId="77777777" w:rsidR="00E7316D" w:rsidRPr="005D7F72" w:rsidRDefault="00E7316D" w:rsidP="007E6D44">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Input Reference Genome file</w:t>
            </w:r>
          </w:p>
        </w:tc>
        <w:tc>
          <w:tcPr>
            <w:tcW w:w="6210" w:type="dxa"/>
          </w:tcPr>
          <w:p w14:paraId="01EBA623"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A reference genome file </w:t>
            </w:r>
            <w:r w:rsidRPr="005D7F72">
              <w:rPr>
                <w:rFonts w:ascii="Times New Roman" w:hAnsi="Times New Roman" w:cs="Times New Roman"/>
                <w:sz w:val="24"/>
                <w:szCs w:val="24"/>
                <w:shd w:val="clear" w:color="auto" w:fill="FFFFFF"/>
              </w:rPr>
              <w:t>having extension. fa</w:t>
            </w:r>
            <w:proofErr w:type="gramStart"/>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w:t>
            </w:r>
            <w:proofErr w:type="spellStart"/>
            <w:r w:rsidRPr="005D7F72">
              <w:rPr>
                <w:rStyle w:val="HTMLCode"/>
                <w:rFonts w:ascii="Times New Roman" w:eastAsiaTheme="minorHAnsi" w:hAnsi="Times New Roman" w:cs="Times New Roman"/>
                <w:sz w:val="24"/>
                <w:szCs w:val="24"/>
                <w:shd w:val="clear" w:color="auto" w:fill="FFFFFF"/>
              </w:rPr>
              <w:t>mfa</w:t>
            </w:r>
            <w:proofErr w:type="spellEnd"/>
            <w:proofErr w:type="gramEnd"/>
            <w:r w:rsidRPr="005D7F72">
              <w:rPr>
                <w:rFonts w:ascii="Times New Roman" w:hAnsi="Times New Roman" w:cs="Times New Roman"/>
                <w:sz w:val="24"/>
                <w:szCs w:val="24"/>
                <w:shd w:val="clear" w:color="auto" w:fill="FFFFFF"/>
              </w:rPr>
              <w:t>, </w:t>
            </w:r>
            <w:r w:rsidRPr="005D7F72">
              <w:rPr>
                <w:rStyle w:val="HTMLCode"/>
                <w:rFonts w:ascii="Times New Roman" w:eastAsiaTheme="minorHAnsi" w:hAnsi="Times New Roman" w:cs="Times New Roman"/>
                <w:sz w:val="24"/>
                <w:szCs w:val="24"/>
                <w:shd w:val="clear" w:color="auto" w:fill="FFFFFF"/>
              </w:rPr>
              <w:t>.</w:t>
            </w:r>
            <w:proofErr w:type="spellStart"/>
            <w:r w:rsidRPr="005D7F72">
              <w:rPr>
                <w:rStyle w:val="HTMLCode"/>
                <w:rFonts w:ascii="Times New Roman" w:eastAsiaTheme="minorHAnsi" w:hAnsi="Times New Roman" w:cs="Times New Roman"/>
                <w:sz w:val="24"/>
                <w:szCs w:val="24"/>
                <w:shd w:val="clear" w:color="auto" w:fill="FFFFFF"/>
              </w:rPr>
              <w:t>fna</w:t>
            </w:r>
            <w:proofErr w:type="spellEnd"/>
            <w:r w:rsidRPr="005D7F72">
              <w:rPr>
                <w:rFonts w:ascii="Times New Roman" w:hAnsi="Times New Roman" w:cs="Times New Roman"/>
                <w:sz w:val="24"/>
                <w:szCs w:val="24"/>
                <w:shd w:val="clear" w:color="auto" w:fill="FFFFFF"/>
              </w:rPr>
              <w:t> or similar. Fo</w:t>
            </w:r>
            <w:commentRangeStart w:id="15"/>
            <w:r w:rsidRPr="005D7F72">
              <w:rPr>
                <w:rFonts w:ascii="Times New Roman" w:hAnsi="Times New Roman" w:cs="Times New Roman"/>
                <w:sz w:val="24"/>
                <w:szCs w:val="24"/>
                <w:shd w:val="clear" w:color="auto" w:fill="FFFFFF"/>
              </w:rPr>
              <w:t xml:space="preserve">r </w:t>
            </w:r>
            <w:proofErr w:type="gramStart"/>
            <w:r w:rsidRPr="005D7F72">
              <w:rPr>
                <w:rFonts w:ascii="Times New Roman" w:hAnsi="Times New Roman" w:cs="Times New Roman"/>
                <w:sz w:val="24"/>
                <w:szCs w:val="24"/>
                <w:shd w:val="clear" w:color="auto" w:fill="FFFFFF"/>
              </w:rPr>
              <w:t>example</w:t>
            </w:r>
            <w:proofErr w:type="gramEnd"/>
            <w:r w:rsidRPr="005D7F72">
              <w:rPr>
                <w:rFonts w:ascii="Times New Roman" w:hAnsi="Times New Roman" w:cs="Times New Roman"/>
                <w:sz w:val="24"/>
                <w:szCs w:val="24"/>
                <w:shd w:val="clear" w:color="auto" w:fill="FFFFFF"/>
              </w:rPr>
              <w:t xml:space="preserve"> </w:t>
            </w:r>
            <w:commentRangeEnd w:id="15"/>
            <w:r w:rsidR="00274674">
              <w:rPr>
                <w:rStyle w:val="CommentReference"/>
              </w:rPr>
              <w:commentReference w:id="15"/>
            </w:r>
            <w:r w:rsidRPr="005D7F72">
              <w:rPr>
                <w:rFonts w:ascii="Times New Roman" w:hAnsi="Times New Roman" w:cs="Times New Roman"/>
                <w:sz w:val="24"/>
                <w:szCs w:val="24"/>
                <w:shd w:val="clear" w:color="auto" w:fill="FFFFFF"/>
              </w:rPr>
              <w:t>human genome(GRCh37/hg19)</w:t>
            </w:r>
          </w:p>
        </w:tc>
        <w:tc>
          <w:tcPr>
            <w:tcW w:w="1435" w:type="dxa"/>
          </w:tcPr>
          <w:p w14:paraId="48512DFC"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37BF743E" w14:textId="77777777" w:rsidTr="001F57D5">
        <w:tc>
          <w:tcPr>
            <w:tcW w:w="1705" w:type="dxa"/>
          </w:tcPr>
          <w:p w14:paraId="46BCB3EB" w14:textId="77777777" w:rsidR="00E7316D" w:rsidRPr="005D7F72" w:rsidRDefault="00E7316D" w:rsidP="007E6D44">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Output Directory</w:t>
            </w:r>
          </w:p>
        </w:tc>
        <w:tc>
          <w:tcPr>
            <w:tcW w:w="6210" w:type="dxa"/>
          </w:tcPr>
          <w:p w14:paraId="504F1BA8"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output directory path to output the script</w:t>
            </w:r>
          </w:p>
        </w:tc>
        <w:tc>
          <w:tcPr>
            <w:tcW w:w="1435" w:type="dxa"/>
          </w:tcPr>
          <w:p w14:paraId="05E4DB58"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0100CCA1" w14:textId="77777777" w:rsidTr="001F57D5">
        <w:tc>
          <w:tcPr>
            <w:tcW w:w="1705" w:type="dxa"/>
          </w:tcPr>
          <w:p w14:paraId="46DB4DFB" w14:textId="77777777" w:rsidR="00E7316D" w:rsidRPr="005D7F72" w:rsidRDefault="00E7316D" w:rsidP="007E6D44">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Choose tool to use</w:t>
            </w:r>
          </w:p>
        </w:tc>
        <w:tc>
          <w:tcPr>
            <w:tcW w:w="6210" w:type="dxa"/>
          </w:tcPr>
          <w:p w14:paraId="664B7FC1"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 Two options are made available for indexing. Select</w:t>
            </w:r>
            <w:hyperlink r:id="rId20" w:history="1">
              <w:r w:rsidRPr="005D7F72">
                <w:rPr>
                  <w:rStyle w:val="Hyperlink"/>
                  <w:rFonts w:ascii="Times New Roman" w:hAnsi="Times New Roman" w:cs="Times New Roman"/>
                  <w:sz w:val="24"/>
                  <w:szCs w:val="24"/>
                </w:rPr>
                <w:t xml:space="preserve"> bwa- Burrows-Wheeler alignment</w:t>
              </w:r>
            </w:hyperlink>
            <w:r w:rsidRPr="005D7F72">
              <w:rPr>
                <w:rFonts w:ascii="Times New Roman" w:hAnsi="Times New Roman" w:cs="Times New Roman"/>
                <w:sz w:val="24"/>
                <w:szCs w:val="24"/>
              </w:rPr>
              <w:t xml:space="preserve"> or </w:t>
            </w:r>
            <w:hyperlink r:id="rId21" w:history="1">
              <w:r w:rsidRPr="005D7F72">
                <w:rPr>
                  <w:rStyle w:val="Hyperlink"/>
                  <w:rFonts w:ascii="Times New Roman" w:hAnsi="Times New Roman" w:cs="Times New Roman"/>
                  <w:sz w:val="24"/>
                  <w:szCs w:val="24"/>
                </w:rPr>
                <w:t>Bowtie2</w:t>
              </w:r>
            </w:hyperlink>
            <w:r w:rsidRPr="005D7F72">
              <w:rPr>
                <w:rFonts w:ascii="Times New Roman" w:hAnsi="Times New Roman" w:cs="Times New Roman"/>
                <w:sz w:val="24"/>
                <w:szCs w:val="24"/>
              </w:rPr>
              <w:t xml:space="preserve">. </w:t>
            </w:r>
          </w:p>
        </w:tc>
        <w:tc>
          <w:tcPr>
            <w:tcW w:w="1435" w:type="dxa"/>
          </w:tcPr>
          <w:p w14:paraId="79710CB1"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bwa</w:t>
            </w:r>
          </w:p>
        </w:tc>
      </w:tr>
      <w:tr w:rsidR="00E7316D" w:rsidRPr="005D7F72" w14:paraId="58EAB1E0" w14:textId="77777777" w:rsidTr="001F57D5">
        <w:tc>
          <w:tcPr>
            <w:tcW w:w="1705" w:type="dxa"/>
          </w:tcPr>
          <w:p w14:paraId="16B6E660" w14:textId="77777777" w:rsidR="00E7316D" w:rsidRPr="005D7F72" w:rsidRDefault="00E7316D" w:rsidP="007E6D44">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Binary file</w:t>
            </w:r>
          </w:p>
        </w:tc>
        <w:tc>
          <w:tcPr>
            <w:tcW w:w="6210" w:type="dxa"/>
          </w:tcPr>
          <w:p w14:paraId="01B0B8F6" w14:textId="77777777" w:rsidR="00E7316D" w:rsidRPr="005D7F72" w:rsidRDefault="00E7316D" w:rsidP="001F57D5">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Browse and select the binary file for the chosen tool</w:t>
            </w:r>
          </w:p>
          <w:p w14:paraId="5F11072D" w14:textId="77777777" w:rsidR="002B3F6B" w:rsidRPr="005D7F72" w:rsidRDefault="002B3F6B" w:rsidP="002B3F6B">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BWA: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bwa</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binary you compiled from bwa-* directory</w:t>
            </w:r>
          </w:p>
          <w:p w14:paraId="37677E74" w14:textId="3E490D8B" w:rsidR="00E7316D" w:rsidRPr="005D7F72" w:rsidRDefault="002B3F6B" w:rsidP="002B3F6B">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Bowtie2: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bowtie2-biuild</w:t>
            </w:r>
            <w:r w:rsidRPr="005D7F72">
              <w:rPr>
                <w:rFonts w:ascii="Times New Roman" w:hAnsi="Times New Roman" w:cs="Times New Roman"/>
                <w:color w:val="0070C0"/>
                <w:sz w:val="24"/>
                <w:szCs w:val="24"/>
              </w:rPr>
              <w:t xml:space="preserve"> </w:t>
            </w:r>
            <w:r w:rsidRPr="005D7F72">
              <w:rPr>
                <w:rFonts w:ascii="Times New Roman" w:hAnsi="Times New Roman" w:cs="Times New Roman"/>
                <w:color w:val="000000" w:themeColor="text1"/>
                <w:sz w:val="24"/>
                <w:szCs w:val="24"/>
              </w:rPr>
              <w:t xml:space="preserve">binary file </w:t>
            </w:r>
            <w:r w:rsidRPr="005D7F72">
              <w:rPr>
                <w:rFonts w:ascii="Times New Roman" w:hAnsi="Times New Roman" w:cs="Times New Roman"/>
                <w:sz w:val="24"/>
                <w:szCs w:val="24"/>
              </w:rPr>
              <w:t>from the bowtie2-* directory</w:t>
            </w:r>
          </w:p>
        </w:tc>
        <w:tc>
          <w:tcPr>
            <w:tcW w:w="1435" w:type="dxa"/>
          </w:tcPr>
          <w:p w14:paraId="186AEBF4"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7C0A47E1" w14:textId="77777777" w:rsidTr="001F57D5">
        <w:tc>
          <w:tcPr>
            <w:tcW w:w="1705" w:type="dxa"/>
          </w:tcPr>
          <w:p w14:paraId="3EB6CE18"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threads</w:t>
            </w:r>
          </w:p>
        </w:tc>
        <w:tc>
          <w:tcPr>
            <w:tcW w:w="6210" w:type="dxa"/>
          </w:tcPr>
          <w:p w14:paraId="060D41E5" w14:textId="75F106D3" w:rsidR="00E7316D" w:rsidRPr="005D7F72" w:rsidRDefault="00FD2B5A" w:rsidP="00FD2B5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This </w:t>
            </w:r>
            <w:r w:rsidR="00CE4473">
              <w:rPr>
                <w:rFonts w:ascii="Times New Roman" w:hAnsi="Times New Roman" w:cs="Times New Roman"/>
                <w:sz w:val="24"/>
                <w:szCs w:val="24"/>
              </w:rPr>
              <w:t>o</w:t>
            </w:r>
            <w:r w:rsidRPr="005D7F72">
              <w:rPr>
                <w:rFonts w:ascii="Times New Roman" w:hAnsi="Times New Roman" w:cs="Times New Roman"/>
                <w:sz w:val="24"/>
                <w:szCs w:val="24"/>
              </w:rPr>
              <w:t xml:space="preserve">ption is </w:t>
            </w:r>
            <w:r w:rsidR="00E7316D" w:rsidRPr="005D7F72">
              <w:rPr>
                <w:rFonts w:ascii="Times New Roman" w:hAnsi="Times New Roman" w:cs="Times New Roman"/>
                <w:sz w:val="24"/>
                <w:szCs w:val="24"/>
              </w:rPr>
              <w:t>available</w:t>
            </w:r>
            <w:r w:rsidRPr="005D7F72">
              <w:rPr>
                <w:rFonts w:ascii="Times New Roman" w:hAnsi="Times New Roman" w:cs="Times New Roman"/>
                <w:sz w:val="24"/>
                <w:szCs w:val="24"/>
              </w:rPr>
              <w:t xml:space="preserve"> only </w:t>
            </w:r>
            <w:r w:rsidR="00E7316D" w:rsidRPr="005D7F72">
              <w:rPr>
                <w:rFonts w:ascii="Times New Roman" w:hAnsi="Times New Roman" w:cs="Times New Roman"/>
                <w:sz w:val="24"/>
                <w:szCs w:val="24"/>
              </w:rPr>
              <w:t xml:space="preserve">for the </w:t>
            </w:r>
            <w:r w:rsidR="00E7316D" w:rsidRPr="005D7F72">
              <w:rPr>
                <w:rFonts w:ascii="Times New Roman" w:hAnsi="Times New Roman" w:cs="Times New Roman"/>
                <w:b/>
                <w:sz w:val="24"/>
                <w:szCs w:val="24"/>
              </w:rPr>
              <w:t>bowtie2-biuild</w:t>
            </w:r>
            <w:r w:rsidR="00E7316D" w:rsidRPr="005D7F72">
              <w:rPr>
                <w:rFonts w:ascii="Times New Roman" w:hAnsi="Times New Roman" w:cs="Times New Roman"/>
                <w:sz w:val="24"/>
                <w:szCs w:val="24"/>
              </w:rPr>
              <w:t xml:space="preserve"> indexer</w:t>
            </w:r>
            <w:r w:rsidR="00CE4473">
              <w:rPr>
                <w:rFonts w:ascii="Times New Roman" w:hAnsi="Times New Roman" w:cs="Times New Roman"/>
                <w:sz w:val="24"/>
                <w:szCs w:val="24"/>
              </w:rPr>
              <w:t>.</w:t>
            </w:r>
            <w:r w:rsidR="00E7316D" w:rsidRPr="005D7F72">
              <w:rPr>
                <w:rFonts w:ascii="Times New Roman" w:hAnsi="Times New Roman" w:cs="Times New Roman"/>
                <w:sz w:val="24"/>
                <w:szCs w:val="24"/>
              </w:rPr>
              <w:t xml:space="preserve"> Specify the number of threads to use for this task. More threads </w:t>
            </w:r>
            <w:proofErr w:type="gramStart"/>
            <w:r w:rsidR="00E7316D" w:rsidRPr="005D7F72">
              <w:rPr>
                <w:rFonts w:ascii="Times New Roman" w:hAnsi="Times New Roman" w:cs="Times New Roman"/>
                <w:sz w:val="24"/>
                <w:szCs w:val="24"/>
              </w:rPr>
              <w:t>means</w:t>
            </w:r>
            <w:proofErr w:type="gramEnd"/>
            <w:r w:rsidR="00E7316D" w:rsidRPr="005D7F72">
              <w:rPr>
                <w:rFonts w:ascii="Times New Roman" w:hAnsi="Times New Roman" w:cs="Times New Roman"/>
                <w:sz w:val="24"/>
                <w:szCs w:val="24"/>
              </w:rPr>
              <w:t xml:space="preserve"> less processing time taken.</w:t>
            </w:r>
          </w:p>
        </w:tc>
        <w:tc>
          <w:tcPr>
            <w:tcW w:w="1435" w:type="dxa"/>
          </w:tcPr>
          <w:p w14:paraId="45A59322"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w:t>
            </w:r>
          </w:p>
        </w:tc>
      </w:tr>
      <w:tr w:rsidR="00E7316D" w:rsidRPr="005D7F72" w14:paraId="586DEA5A" w14:textId="77777777" w:rsidTr="001F57D5">
        <w:tc>
          <w:tcPr>
            <w:tcW w:w="1705" w:type="dxa"/>
          </w:tcPr>
          <w:p w14:paraId="31747C59"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Generate Scripts</w:t>
            </w:r>
          </w:p>
        </w:tc>
        <w:tc>
          <w:tcPr>
            <w:tcW w:w="6210" w:type="dxa"/>
          </w:tcPr>
          <w:p w14:paraId="5CD334AD" w14:textId="2D2F1FEB" w:rsidR="00E7316D" w:rsidRPr="005D7F72" w:rsidRDefault="00E7316D" w:rsidP="00FD2B5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This button generates a shell script (.</w:t>
            </w:r>
            <w:proofErr w:type="spellStart"/>
            <w:r w:rsidRPr="005D7F72">
              <w:rPr>
                <w:rFonts w:ascii="Times New Roman" w:hAnsi="Times New Roman" w:cs="Times New Roman"/>
                <w:sz w:val="24"/>
                <w:szCs w:val="24"/>
              </w:rPr>
              <w:t>sh</w:t>
            </w:r>
            <w:proofErr w:type="spellEnd"/>
            <w:r w:rsidRPr="005D7F72">
              <w:rPr>
                <w:rFonts w:ascii="Times New Roman" w:hAnsi="Times New Roman" w:cs="Times New Roman"/>
                <w:sz w:val="24"/>
                <w:szCs w:val="24"/>
              </w:rPr>
              <w:t xml:space="preserve">) that can be </w:t>
            </w:r>
            <w:r w:rsidR="00FD2B5A" w:rsidRPr="005D7F72">
              <w:rPr>
                <w:rFonts w:ascii="Times New Roman" w:hAnsi="Times New Roman" w:cs="Times New Roman"/>
                <w:sz w:val="24"/>
                <w:szCs w:val="24"/>
              </w:rPr>
              <w:t>executed i</w:t>
            </w:r>
            <w:r w:rsidRPr="005D7F72">
              <w:rPr>
                <w:rFonts w:ascii="Times New Roman" w:hAnsi="Times New Roman" w:cs="Times New Roman"/>
                <w:sz w:val="24"/>
                <w:szCs w:val="24"/>
              </w:rPr>
              <w:t>n a UNIX terminal by the use</w:t>
            </w:r>
            <w:r w:rsidR="00FD2B5A" w:rsidRPr="005D7F72">
              <w:rPr>
                <w:rFonts w:ascii="Times New Roman" w:hAnsi="Times New Roman" w:cs="Times New Roman"/>
                <w:sz w:val="24"/>
                <w:szCs w:val="24"/>
              </w:rPr>
              <w:t>r</w:t>
            </w:r>
            <w:r w:rsidRPr="005D7F72">
              <w:rPr>
                <w:rFonts w:ascii="Times New Roman" w:hAnsi="Times New Roman" w:cs="Times New Roman"/>
                <w:sz w:val="24"/>
                <w:szCs w:val="24"/>
              </w:rPr>
              <w:t xml:space="preserve">. </w:t>
            </w:r>
          </w:p>
        </w:tc>
        <w:tc>
          <w:tcPr>
            <w:tcW w:w="1435" w:type="dxa"/>
          </w:tcPr>
          <w:p w14:paraId="2D98C297" w14:textId="77777777" w:rsidR="00E7316D" w:rsidRPr="005D7F72" w:rsidRDefault="00E7316D" w:rsidP="001F57D5">
            <w:pPr>
              <w:spacing w:before="100" w:beforeAutospacing="1" w:line="360" w:lineRule="auto"/>
              <w:jc w:val="center"/>
              <w:rPr>
                <w:rFonts w:ascii="Times New Roman" w:hAnsi="Times New Roman" w:cs="Times New Roman"/>
                <w:sz w:val="24"/>
                <w:szCs w:val="24"/>
              </w:rPr>
            </w:pPr>
          </w:p>
        </w:tc>
      </w:tr>
    </w:tbl>
    <w:p w14:paraId="76B624B4" w14:textId="77777777" w:rsidR="00E7316D" w:rsidRPr="005D7F72" w:rsidRDefault="00E7316D" w:rsidP="00E7316D">
      <w:pPr>
        <w:jc w:val="center"/>
        <w:rPr>
          <w:rFonts w:ascii="Times New Roman" w:hAnsi="Times New Roman" w:cs="Times New Roman"/>
          <w:sz w:val="24"/>
          <w:szCs w:val="24"/>
        </w:rPr>
      </w:pPr>
    </w:p>
    <w:p w14:paraId="44AAF850" w14:textId="77777777" w:rsidR="00E7316D" w:rsidRPr="005D7F72" w:rsidRDefault="00E7316D" w:rsidP="008B78C0">
      <w:pPr>
        <w:pStyle w:val="Heading2"/>
      </w:pPr>
      <w:bookmarkStart w:id="16" w:name="_Toc508398289"/>
      <w:r w:rsidRPr="005D7F72">
        <w:t>Mapping the raw single or pair read FASTQ files</w:t>
      </w:r>
      <w:bookmarkEnd w:id="16"/>
    </w:p>
    <w:p w14:paraId="6E04F6B1" w14:textId="77777777" w:rsidR="00E7316D" w:rsidRPr="005D7F72" w:rsidRDefault="00E7316D" w:rsidP="008B78C0">
      <w:pPr>
        <w:pStyle w:val="Heading3"/>
      </w:pPr>
      <w:bookmarkStart w:id="17" w:name="_Toc508398290"/>
      <w:r w:rsidRPr="005D7F72">
        <w:t>Purpose</w:t>
      </w:r>
      <w:bookmarkEnd w:id="17"/>
    </w:p>
    <w:p w14:paraId="4F78D824" w14:textId="77296937"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To perform alignment of the index and a set of sequencing read files</w:t>
      </w:r>
      <w:r w:rsidR="006C4ABB">
        <w:rPr>
          <w:rFonts w:ascii="Times New Roman" w:hAnsi="Times New Roman" w:cs="Times New Roman"/>
          <w:sz w:val="24"/>
          <w:szCs w:val="24"/>
        </w:rPr>
        <w:t>.</w:t>
      </w:r>
    </w:p>
    <w:p w14:paraId="6A55B2F0" w14:textId="77777777" w:rsidR="00E7316D" w:rsidRPr="005D7F72" w:rsidRDefault="00E7316D" w:rsidP="008B78C0">
      <w:pPr>
        <w:pStyle w:val="Heading3"/>
      </w:pPr>
      <w:bookmarkStart w:id="18" w:name="_Toc508398291"/>
      <w:r w:rsidRPr="005D7F72">
        <w:t>Input</w:t>
      </w:r>
      <w:bookmarkEnd w:id="18"/>
    </w:p>
    <w:p w14:paraId="74BE9C71" w14:textId="77777777"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A FASTQ read files usually with </w:t>
      </w:r>
      <w:proofErr w:type="gramStart"/>
      <w:r w:rsidRPr="005D7F72">
        <w:rPr>
          <w:rFonts w:ascii="Times New Roman" w:hAnsi="Times New Roman" w:cs="Times New Roman"/>
          <w:sz w:val="24"/>
          <w:szCs w:val="24"/>
        </w:rPr>
        <w:t>extension .</w:t>
      </w:r>
      <w:proofErr w:type="spellStart"/>
      <w:r w:rsidRPr="005D7F72">
        <w:rPr>
          <w:rFonts w:ascii="Times New Roman" w:hAnsi="Times New Roman" w:cs="Times New Roman"/>
          <w:sz w:val="24"/>
          <w:szCs w:val="24"/>
        </w:rPr>
        <w:t>fq</w:t>
      </w:r>
      <w:proofErr w:type="spellEnd"/>
      <w:proofErr w:type="gramEnd"/>
      <w:r w:rsidRPr="005D7F72">
        <w:rPr>
          <w:rFonts w:ascii="Times New Roman" w:hAnsi="Times New Roman" w:cs="Times New Roman"/>
          <w:sz w:val="24"/>
          <w:szCs w:val="24"/>
        </w:rPr>
        <w:t xml:space="preserve"> or .</w:t>
      </w:r>
      <w:proofErr w:type="spellStart"/>
      <w:r w:rsidRPr="005D7F72">
        <w:rPr>
          <w:rFonts w:ascii="Times New Roman" w:hAnsi="Times New Roman" w:cs="Times New Roman"/>
          <w:sz w:val="24"/>
          <w:szCs w:val="24"/>
        </w:rPr>
        <w:t>fastq</w:t>
      </w:r>
      <w:proofErr w:type="spellEnd"/>
      <w:r w:rsidRPr="005D7F72">
        <w:rPr>
          <w:rFonts w:ascii="Times New Roman" w:hAnsi="Times New Roman" w:cs="Times New Roman"/>
          <w:sz w:val="24"/>
          <w:szCs w:val="24"/>
        </w:rPr>
        <w:t xml:space="preserve">. </w:t>
      </w:r>
      <w:r w:rsidRPr="005D7F72">
        <w:rPr>
          <w:rFonts w:ascii="Times New Roman" w:hAnsi="Times New Roman" w:cs="Times New Roman"/>
          <w:sz w:val="24"/>
          <w:szCs w:val="24"/>
          <w:shd w:val="clear" w:color="auto" w:fill="FFFFFF"/>
        </w:rPr>
        <w:t xml:space="preserve">Read more about FASTA files here: </w:t>
      </w:r>
      <w:hyperlink r:id="rId22" w:history="1">
        <w:r w:rsidRPr="005D7F72">
          <w:rPr>
            <w:rStyle w:val="Hyperlink"/>
            <w:rFonts w:ascii="Times New Roman" w:hAnsi="Times New Roman" w:cs="Times New Roman"/>
            <w:sz w:val="24"/>
            <w:szCs w:val="24"/>
          </w:rPr>
          <w:t>https://en.wikipedia.org/wiki/FASTQ_format</w:t>
        </w:r>
      </w:hyperlink>
    </w:p>
    <w:p w14:paraId="54C0E797" w14:textId="0CDE753D" w:rsidR="002428AA" w:rsidRPr="005D7F72" w:rsidRDefault="00E86778" w:rsidP="00E86778">
      <w:pPr>
        <w:pStyle w:val="Heading3"/>
      </w:pPr>
      <w:bookmarkStart w:id="19" w:name="_Toc508398292"/>
      <w:r w:rsidRPr="005D7F72">
        <w:t>Test Data</w:t>
      </w:r>
      <w:bookmarkEnd w:id="19"/>
    </w:p>
    <w:p w14:paraId="4F849389" w14:textId="54FBA10B" w:rsidR="00E7316D" w:rsidRPr="005D7F72" w:rsidRDefault="002428AA" w:rsidP="002428AA">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Test datasets can be found here</w:t>
      </w:r>
      <w:r w:rsidR="009571E0" w:rsidRPr="005D7F72">
        <w:rPr>
          <w:rFonts w:ascii="Times New Roman" w:hAnsi="Times New Roman" w:cs="Times New Roman"/>
          <w:sz w:val="24"/>
          <w:szCs w:val="24"/>
        </w:rPr>
        <w:t>:</w:t>
      </w:r>
    </w:p>
    <w:p w14:paraId="3D593433" w14:textId="130F1E4D" w:rsidR="002428AA" w:rsidRPr="005D7F72" w:rsidRDefault="002428AA" w:rsidP="002428AA">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t>MiSeq</w:t>
      </w:r>
      <w:proofErr w:type="spellEnd"/>
      <w:r w:rsidRPr="005D7F72">
        <w:rPr>
          <w:rFonts w:ascii="Times New Roman" w:hAnsi="Times New Roman" w:cs="Times New Roman"/>
          <w:color w:val="000000" w:themeColor="text1"/>
          <w:sz w:val="24"/>
          <w:szCs w:val="24"/>
          <w:shd w:val="clear" w:color="auto" w:fill="FFFFFF"/>
        </w:rPr>
        <w:t xml:space="preserve"> GM12878 in-situ files: </w:t>
      </w:r>
      <w:hyperlink r:id="rId23" w:history="1">
        <w:r w:rsidRPr="005D7F72">
          <w:rPr>
            <w:rStyle w:val="Hyperlink"/>
            <w:rFonts w:ascii="Times New Roman" w:hAnsi="Times New Roman" w:cs="Times New Roman"/>
            <w:sz w:val="24"/>
            <w:szCs w:val="24"/>
            <w:shd w:val="clear" w:color="auto" w:fill="FFFFFF"/>
          </w:rPr>
          <w:t>http://sysbio.rnet.missouri.edu/bdm_download/GenomeFlow/MiSeq_GM12878/MiSeq_GM12878_Data/</w:t>
        </w:r>
      </w:hyperlink>
    </w:p>
    <w:p w14:paraId="20DDFB2B" w14:textId="531F308B" w:rsidR="002428AA" w:rsidRPr="005D7F72" w:rsidRDefault="002428AA" w:rsidP="002428AA">
      <w:pPr>
        <w:pStyle w:val="ListParagraph"/>
        <w:numPr>
          <w:ilvl w:val="0"/>
          <w:numId w:val="30"/>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color w:val="000000" w:themeColor="text1"/>
          <w:sz w:val="24"/>
          <w:szCs w:val="24"/>
          <w:shd w:val="clear" w:color="auto" w:fill="FFFFFF"/>
        </w:rPr>
        <w:lastRenderedPageBreak/>
        <w:t xml:space="preserve">A karyotypically normal human </w:t>
      </w:r>
      <w:proofErr w:type="spellStart"/>
      <w:r w:rsidRPr="005D7F72">
        <w:rPr>
          <w:rFonts w:ascii="Times New Roman" w:hAnsi="Times New Roman" w:cs="Times New Roman"/>
          <w:color w:val="000000" w:themeColor="text1"/>
          <w:sz w:val="24"/>
          <w:szCs w:val="24"/>
          <w:shd w:val="clear" w:color="auto" w:fill="FFFFFF"/>
        </w:rPr>
        <w:t>lymphoblastoid</w:t>
      </w:r>
      <w:proofErr w:type="spellEnd"/>
      <w:r w:rsidRPr="005D7F72">
        <w:rPr>
          <w:rFonts w:ascii="Times New Roman" w:hAnsi="Times New Roman" w:cs="Times New Roman"/>
          <w:color w:val="000000" w:themeColor="text1"/>
          <w:sz w:val="24"/>
          <w:szCs w:val="24"/>
          <w:shd w:val="clear" w:color="auto" w:fill="FFFFFF"/>
        </w:rPr>
        <w:t xml:space="preserve"> cell line (</w:t>
      </w:r>
      <w:bookmarkStart w:id="20" w:name="OLE_LINK15"/>
      <w:bookmarkStart w:id="21" w:name="OLE_LINK16"/>
      <w:r w:rsidRPr="005D7F72">
        <w:rPr>
          <w:rFonts w:ascii="Times New Roman" w:hAnsi="Times New Roman" w:cs="Times New Roman"/>
          <w:color w:val="000000" w:themeColor="text1"/>
          <w:sz w:val="24"/>
          <w:szCs w:val="24"/>
          <w:shd w:val="clear" w:color="auto" w:fill="FFFFFF"/>
        </w:rPr>
        <w:t>GM06990</w:t>
      </w:r>
      <w:bookmarkEnd w:id="20"/>
      <w:bookmarkEnd w:id="21"/>
      <w:r w:rsidRPr="005D7F72">
        <w:rPr>
          <w:rFonts w:ascii="Times New Roman" w:hAnsi="Times New Roman" w:cs="Times New Roman"/>
          <w:color w:val="000000" w:themeColor="text1"/>
          <w:sz w:val="24"/>
          <w:szCs w:val="24"/>
          <w:shd w:val="clear" w:color="auto" w:fill="FFFFFF"/>
        </w:rPr>
        <w:t>) from Aiden et al:</w:t>
      </w:r>
      <w:r w:rsidRPr="005D7F72">
        <w:rPr>
          <w:rFonts w:ascii="Times New Roman" w:hAnsi="Times New Roman" w:cs="Times New Roman"/>
          <w:color w:val="000000" w:themeColor="text1"/>
          <w:sz w:val="24"/>
          <w:szCs w:val="24"/>
        </w:rPr>
        <w:t xml:space="preserve"> </w:t>
      </w:r>
      <w:hyperlink r:id="rId24" w:history="1">
        <w:r w:rsidRPr="005D7F72">
          <w:rPr>
            <w:rStyle w:val="Hyperlink"/>
            <w:rFonts w:ascii="Times New Roman" w:hAnsi="Times New Roman" w:cs="Times New Roman"/>
            <w:sz w:val="24"/>
            <w:szCs w:val="24"/>
          </w:rPr>
          <w:t>http://sysbio.rnet.missouri.edu/bdm_download/GenomeFlow/GM06990/GM06990_Data/</w:t>
        </w:r>
      </w:hyperlink>
    </w:p>
    <w:p w14:paraId="2C1CCB9B" w14:textId="77777777" w:rsidR="00E7316D" w:rsidRPr="005D7F72" w:rsidRDefault="00E7316D" w:rsidP="008B78C0">
      <w:pPr>
        <w:pStyle w:val="Heading3"/>
      </w:pPr>
      <w:bookmarkStart w:id="22" w:name="_Toc508398293"/>
      <w:r w:rsidRPr="005D7F72">
        <w:t>Output</w:t>
      </w:r>
      <w:bookmarkEnd w:id="22"/>
    </w:p>
    <w:p w14:paraId="67BBD52B" w14:textId="77777777"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It generates a shell script with name </w:t>
      </w:r>
      <w:r w:rsidRPr="005D7F72">
        <w:rPr>
          <w:rFonts w:ascii="Times New Roman" w:hAnsi="Times New Roman" w:cs="Times New Roman"/>
          <w:i/>
          <w:sz w:val="24"/>
          <w:szCs w:val="24"/>
        </w:rPr>
        <w:t>Mapper_script_bowtie2.sh</w:t>
      </w:r>
      <w:r w:rsidRPr="005D7F72">
        <w:rPr>
          <w:rFonts w:ascii="Times New Roman" w:hAnsi="Times New Roman" w:cs="Times New Roman"/>
          <w:sz w:val="24"/>
          <w:szCs w:val="24"/>
        </w:rPr>
        <w:t xml:space="preserve"> for bowtie2 tool an </w:t>
      </w:r>
      <w:r w:rsidRPr="005D7F72">
        <w:rPr>
          <w:rFonts w:ascii="Times New Roman" w:hAnsi="Times New Roman" w:cs="Times New Roman"/>
          <w:i/>
          <w:sz w:val="24"/>
          <w:szCs w:val="24"/>
        </w:rPr>
        <w:t>Mapper_script_bwa.sh</w:t>
      </w:r>
      <w:r w:rsidRPr="005D7F72">
        <w:rPr>
          <w:rFonts w:ascii="Times New Roman" w:hAnsi="Times New Roman" w:cs="Times New Roman"/>
          <w:sz w:val="24"/>
          <w:szCs w:val="24"/>
        </w:rPr>
        <w:t xml:space="preserve"> for bwa tool.</w:t>
      </w:r>
    </w:p>
    <w:p w14:paraId="2BEDC6FC" w14:textId="48509399" w:rsidR="00E7316D" w:rsidRPr="005D7F72" w:rsidRDefault="00E7316D" w:rsidP="008B78C0">
      <w:pPr>
        <w:pStyle w:val="Heading3"/>
      </w:pPr>
      <w:bookmarkStart w:id="23" w:name="_Toc508398294"/>
      <w:r w:rsidRPr="005D7F72">
        <w:t>Output of script</w:t>
      </w:r>
      <w:bookmarkEnd w:id="23"/>
    </w:p>
    <w:p w14:paraId="5BF78EC2" w14:textId="77777777" w:rsidR="00E7316D" w:rsidRPr="005D7F72" w:rsidRDefault="00E7316D" w:rsidP="00E7316D">
      <w:pPr>
        <w:spacing w:before="100" w:beforeAutospacing="1" w:after="0" w:line="360" w:lineRule="auto"/>
        <w:ind w:left="1267"/>
        <w:rPr>
          <w:rFonts w:ascii="Times New Roman" w:hAnsi="Times New Roman" w:cs="Times New Roman"/>
          <w:color w:val="0070C0"/>
          <w:sz w:val="24"/>
          <w:szCs w:val="24"/>
        </w:rPr>
      </w:pPr>
      <w:r w:rsidRPr="005D7F72">
        <w:rPr>
          <w:rFonts w:ascii="Times New Roman" w:hAnsi="Times New Roman" w:cs="Times New Roman"/>
          <w:color w:val="000000" w:themeColor="text1"/>
          <w:sz w:val="24"/>
          <w:szCs w:val="24"/>
          <w:shd w:val="clear" w:color="auto" w:fill="FFFFFF"/>
        </w:rPr>
        <w:t xml:space="preserve">The output will be found in a folder bowtie2_align for </w:t>
      </w:r>
      <w:r w:rsidRPr="005D7F72">
        <w:rPr>
          <w:rFonts w:ascii="Times New Roman" w:hAnsi="Times New Roman" w:cs="Times New Roman"/>
          <w:color w:val="0070C0"/>
          <w:sz w:val="24"/>
          <w:szCs w:val="24"/>
          <w:shd w:val="clear" w:color="auto" w:fill="FFFFFF"/>
        </w:rPr>
        <w:t>bowtie2</w:t>
      </w:r>
      <w:r w:rsidRPr="005D7F72">
        <w:rPr>
          <w:rFonts w:ascii="Times New Roman" w:hAnsi="Times New Roman" w:cs="Times New Roman"/>
          <w:color w:val="000000" w:themeColor="text1"/>
          <w:sz w:val="24"/>
          <w:szCs w:val="24"/>
          <w:shd w:val="clear" w:color="auto" w:fill="FFFFFF"/>
        </w:rPr>
        <w:t xml:space="preserve"> and </w:t>
      </w:r>
      <w:proofErr w:type="spellStart"/>
      <w:r w:rsidRPr="005D7F72">
        <w:rPr>
          <w:rFonts w:ascii="Times New Roman" w:hAnsi="Times New Roman" w:cs="Times New Roman"/>
          <w:color w:val="000000" w:themeColor="text1"/>
          <w:sz w:val="24"/>
          <w:szCs w:val="24"/>
          <w:shd w:val="clear" w:color="auto" w:fill="FFFFFF"/>
        </w:rPr>
        <w:t>bwa_align</w:t>
      </w:r>
      <w:proofErr w:type="spellEnd"/>
      <w:r w:rsidRPr="005D7F72">
        <w:rPr>
          <w:rFonts w:ascii="Times New Roman" w:hAnsi="Times New Roman" w:cs="Times New Roman"/>
          <w:color w:val="000000" w:themeColor="text1"/>
          <w:sz w:val="24"/>
          <w:szCs w:val="24"/>
          <w:shd w:val="clear" w:color="auto" w:fill="FFFFFF"/>
        </w:rPr>
        <w:t xml:space="preserve"> for </w:t>
      </w:r>
      <w:r w:rsidRPr="005D7F72">
        <w:rPr>
          <w:rFonts w:ascii="Times New Roman" w:hAnsi="Times New Roman" w:cs="Times New Roman"/>
          <w:color w:val="0070C0"/>
          <w:sz w:val="24"/>
          <w:szCs w:val="24"/>
          <w:shd w:val="clear" w:color="auto" w:fill="FFFFFF"/>
        </w:rPr>
        <w:t>bwa</w:t>
      </w:r>
      <w:r w:rsidRPr="005D7F72">
        <w:rPr>
          <w:rFonts w:ascii="Times New Roman" w:hAnsi="Times New Roman" w:cs="Times New Roman"/>
          <w:color w:val="000000" w:themeColor="text1"/>
          <w:sz w:val="24"/>
          <w:szCs w:val="24"/>
          <w:shd w:val="clear" w:color="auto" w:fill="FFFFFF"/>
        </w:rPr>
        <w:t xml:space="preserve">. By default, </w:t>
      </w:r>
      <w:r w:rsidRPr="005D7F72">
        <w:rPr>
          <w:rFonts w:ascii="Times New Roman" w:hAnsi="Times New Roman" w:cs="Times New Roman"/>
          <w:sz w:val="24"/>
          <w:szCs w:val="24"/>
        </w:rPr>
        <w:t xml:space="preserve">the output BAM file is named </w:t>
      </w:r>
      <w:proofErr w:type="spellStart"/>
      <w:r w:rsidRPr="005D7F72">
        <w:rPr>
          <w:rFonts w:ascii="Times New Roman" w:hAnsi="Times New Roman" w:cs="Times New Roman"/>
          <w:i/>
          <w:sz w:val="24"/>
          <w:szCs w:val="24"/>
        </w:rPr>
        <w:t>bwa_mapped.bam</w:t>
      </w:r>
      <w:proofErr w:type="spellEnd"/>
      <w:r w:rsidRPr="005D7F72">
        <w:rPr>
          <w:rFonts w:ascii="Times New Roman" w:hAnsi="Times New Roman" w:cs="Times New Roman"/>
          <w:sz w:val="24"/>
          <w:szCs w:val="24"/>
        </w:rPr>
        <w:t xml:space="preserve"> for </w:t>
      </w:r>
      <w:r w:rsidRPr="005D7F72">
        <w:rPr>
          <w:rFonts w:ascii="Times New Roman" w:hAnsi="Times New Roman" w:cs="Times New Roman"/>
          <w:color w:val="0070C0"/>
          <w:sz w:val="24"/>
          <w:szCs w:val="24"/>
        </w:rPr>
        <w:t>bwa</w:t>
      </w:r>
      <w:r w:rsidRPr="005D7F72">
        <w:rPr>
          <w:rFonts w:ascii="Times New Roman" w:hAnsi="Times New Roman" w:cs="Times New Roman"/>
          <w:sz w:val="24"/>
          <w:szCs w:val="24"/>
        </w:rPr>
        <w:t xml:space="preserve"> and named </w:t>
      </w:r>
      <w:r w:rsidRPr="005D7F72">
        <w:rPr>
          <w:rFonts w:ascii="Times New Roman" w:hAnsi="Times New Roman" w:cs="Times New Roman"/>
          <w:i/>
          <w:sz w:val="24"/>
          <w:szCs w:val="24"/>
        </w:rPr>
        <w:t>bowtie2_mapped.bam</w:t>
      </w:r>
      <w:r w:rsidRPr="005D7F72">
        <w:rPr>
          <w:rFonts w:ascii="Times New Roman" w:hAnsi="Times New Roman" w:cs="Times New Roman"/>
          <w:sz w:val="24"/>
          <w:szCs w:val="24"/>
        </w:rPr>
        <w:t xml:space="preserve"> for </w:t>
      </w:r>
      <w:r w:rsidRPr="005D7F72">
        <w:rPr>
          <w:rFonts w:ascii="Times New Roman" w:hAnsi="Times New Roman" w:cs="Times New Roman"/>
          <w:color w:val="0070C0"/>
          <w:sz w:val="24"/>
          <w:szCs w:val="24"/>
        </w:rPr>
        <w:t>bowtie2.</w:t>
      </w:r>
    </w:p>
    <w:p w14:paraId="432C80D1" w14:textId="3E56A928" w:rsidR="00E7316D" w:rsidRPr="005D7F72" w:rsidRDefault="00E7316D" w:rsidP="006E04A5">
      <w:pPr>
        <w:pStyle w:val="ListParagraph"/>
        <w:spacing w:before="100" w:beforeAutospacing="1" w:after="0" w:line="360" w:lineRule="auto"/>
        <w:ind w:left="1354"/>
        <w:rPr>
          <w:rFonts w:ascii="Times New Roman" w:hAnsi="Times New Roman" w:cs="Times New Roman"/>
          <w:color w:val="000000"/>
          <w:sz w:val="24"/>
          <w:szCs w:val="24"/>
          <w:shd w:val="clear" w:color="auto" w:fill="FFFFFF"/>
        </w:rPr>
      </w:pPr>
      <w:r w:rsidRPr="005D7F72">
        <w:rPr>
          <w:rFonts w:ascii="Times New Roman" w:hAnsi="Times New Roman" w:cs="Times New Roman"/>
          <w:color w:val="000000" w:themeColor="text1"/>
          <w:sz w:val="24"/>
          <w:szCs w:val="24"/>
        </w:rPr>
        <w:t xml:space="preserve">A </w:t>
      </w:r>
      <w:r w:rsidRPr="005D7F72">
        <w:rPr>
          <w:rFonts w:ascii="Times New Roman" w:hAnsi="Times New Roman" w:cs="Times New Roman"/>
          <w:color w:val="000000" w:themeColor="text1"/>
          <w:sz w:val="24"/>
          <w:szCs w:val="24"/>
          <w:shd w:val="clear" w:color="auto" w:fill="FFFFFF"/>
        </w:rPr>
        <w:t xml:space="preserve">BAM binary format </w:t>
      </w:r>
      <w:proofErr w:type="gramStart"/>
      <w:r w:rsidRPr="005D7F72">
        <w:rPr>
          <w:rFonts w:ascii="Times New Roman" w:hAnsi="Times New Roman" w:cs="Times New Roman"/>
          <w:color w:val="000000" w:themeColor="text1"/>
          <w:sz w:val="24"/>
          <w:szCs w:val="24"/>
          <w:shd w:val="clear" w:color="auto" w:fill="FFFFFF"/>
        </w:rPr>
        <w:t>(.bam</w:t>
      </w:r>
      <w:proofErr w:type="gramEnd"/>
      <w:r w:rsidRPr="005D7F72">
        <w:rPr>
          <w:rFonts w:ascii="Times New Roman" w:hAnsi="Times New Roman" w:cs="Times New Roman"/>
          <w:color w:val="000000" w:themeColor="text1"/>
          <w:sz w:val="24"/>
          <w:szCs w:val="24"/>
          <w:shd w:val="clear" w:color="auto" w:fill="FFFFFF"/>
        </w:rPr>
        <w:t xml:space="preserve">) obtained by converting a SAM file from </w:t>
      </w:r>
      <w:proofErr w:type="spellStart"/>
      <w:r w:rsidRPr="005D7F72">
        <w:rPr>
          <w:rFonts w:ascii="Times New Roman" w:hAnsi="Times New Roman" w:cs="Times New Roman"/>
          <w:color w:val="0070C0"/>
          <w:sz w:val="24"/>
          <w:szCs w:val="24"/>
          <w:shd w:val="clear" w:color="auto" w:fill="FFFFFF"/>
        </w:rPr>
        <w:t>samtools</w:t>
      </w:r>
      <w:proofErr w:type="spellEnd"/>
      <w:r w:rsidRPr="005D7F72">
        <w:rPr>
          <w:rFonts w:ascii="Times New Roman" w:hAnsi="Times New Roman" w:cs="Times New Roman"/>
          <w:color w:val="000000" w:themeColor="text1"/>
          <w:sz w:val="24"/>
          <w:szCs w:val="24"/>
          <w:shd w:val="clear" w:color="auto" w:fill="FFFFFF"/>
        </w:rPr>
        <w:t xml:space="preserve"> into a BAM file. </w:t>
      </w:r>
      <w:r w:rsidRPr="005D7F72">
        <w:rPr>
          <w:rFonts w:ascii="Times New Roman" w:hAnsi="Times New Roman" w:cs="Times New Roman"/>
          <w:color w:val="000000"/>
          <w:sz w:val="24"/>
          <w:szCs w:val="24"/>
          <w:shd w:val="clear" w:color="auto" w:fill="FFFFFF"/>
        </w:rPr>
        <w:t xml:space="preserve">Check </w:t>
      </w:r>
      <w:hyperlink r:id="rId25" w:history="1">
        <w:r w:rsidRPr="005D7F72">
          <w:rPr>
            <w:rStyle w:val="Hyperlink"/>
            <w:rFonts w:ascii="Times New Roman" w:hAnsi="Times New Roman" w:cs="Times New Roman"/>
            <w:color w:val="0092E8"/>
            <w:sz w:val="24"/>
            <w:szCs w:val="24"/>
            <w:shd w:val="clear" w:color="auto" w:fill="FFFFFF"/>
          </w:rPr>
          <w:t>http://samtools.sourceforge.net</w:t>
        </w:r>
      </w:hyperlink>
      <w:r w:rsidRPr="005D7F72">
        <w:rPr>
          <w:rFonts w:ascii="Times New Roman" w:hAnsi="Times New Roman" w:cs="Times New Roman"/>
          <w:sz w:val="24"/>
          <w:szCs w:val="24"/>
        </w:rPr>
        <w:t xml:space="preserve">  </w:t>
      </w:r>
      <w:r w:rsidRPr="005D7F72">
        <w:rPr>
          <w:rFonts w:ascii="Times New Roman" w:hAnsi="Times New Roman" w:cs="Times New Roman"/>
          <w:color w:val="000000"/>
          <w:sz w:val="24"/>
          <w:szCs w:val="24"/>
          <w:shd w:val="clear" w:color="auto" w:fill="FFFFFF"/>
        </w:rPr>
        <w:t>for the SAM format specification and the tools for post-processing the alignment.</w:t>
      </w:r>
    </w:p>
    <w:p w14:paraId="1D56B1B0" w14:textId="77777777" w:rsidR="00E7316D" w:rsidRPr="005D7F72" w:rsidRDefault="00E7316D" w:rsidP="00E7316D">
      <w:pPr>
        <w:pStyle w:val="ListParagraph"/>
        <w:spacing w:before="100" w:beforeAutospacing="1" w:after="0" w:line="240" w:lineRule="auto"/>
        <w:ind w:left="1350"/>
        <w:rPr>
          <w:rFonts w:ascii="Times New Roman" w:hAnsi="Times New Roman" w:cs="Times New Roman"/>
          <w:sz w:val="24"/>
          <w:szCs w:val="24"/>
        </w:rPr>
      </w:pPr>
    </w:p>
    <w:p w14:paraId="21EB65A9" w14:textId="7AD101C8" w:rsidR="00E7316D" w:rsidRPr="005D7F72" w:rsidRDefault="00E86778" w:rsidP="00E86778">
      <w:pPr>
        <w:pStyle w:val="Heading3"/>
      </w:pPr>
      <w:bookmarkStart w:id="24" w:name="_Toc508398295"/>
      <w:r w:rsidRPr="005D7F72">
        <w:t>Test Data Output</w:t>
      </w:r>
      <w:bookmarkEnd w:id="24"/>
    </w:p>
    <w:p w14:paraId="25035A14" w14:textId="501CF391" w:rsidR="006E04A5" w:rsidRPr="005D7F72" w:rsidRDefault="006E04A5"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The generated bowtie2 and bwa alignment BAM file can be downloaded from the link below for each test data</w:t>
      </w:r>
      <w:r w:rsidR="00A403CE" w:rsidRPr="005D7F72">
        <w:rPr>
          <w:rFonts w:ascii="Times New Roman" w:hAnsi="Times New Roman" w:cs="Times New Roman"/>
          <w:color w:val="000000" w:themeColor="text1"/>
          <w:sz w:val="24"/>
          <w:szCs w:val="24"/>
          <w:shd w:val="clear" w:color="auto" w:fill="FFFFFF"/>
        </w:rPr>
        <w:t>:</w:t>
      </w:r>
    </w:p>
    <w:p w14:paraId="01D7FF7F" w14:textId="227EAE7E" w:rsidR="006E04A5" w:rsidRPr="005D7F72" w:rsidRDefault="006E04A5" w:rsidP="006E04A5">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t>MiSeq</w:t>
      </w:r>
      <w:proofErr w:type="spellEnd"/>
      <w:r w:rsidRPr="005D7F72">
        <w:rPr>
          <w:rFonts w:ascii="Times New Roman" w:hAnsi="Times New Roman" w:cs="Times New Roman"/>
          <w:color w:val="000000" w:themeColor="text1"/>
          <w:sz w:val="24"/>
          <w:szCs w:val="24"/>
          <w:shd w:val="clear" w:color="auto" w:fill="FFFFFF"/>
        </w:rPr>
        <w:t xml:space="preserve"> GM12878 in-situ files:</w:t>
      </w:r>
    </w:p>
    <w:p w14:paraId="3E3BEC6E" w14:textId="5BE70439" w:rsidR="006E04A5" w:rsidRPr="005D7F72"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Bowtie2: </w:t>
      </w:r>
      <w:hyperlink r:id="rId26" w:history="1">
        <w:r w:rsidRPr="005D7F72">
          <w:rPr>
            <w:rStyle w:val="Hyperlink"/>
            <w:rFonts w:ascii="Times New Roman" w:hAnsi="Times New Roman" w:cs="Times New Roman"/>
            <w:sz w:val="24"/>
            <w:szCs w:val="24"/>
            <w:shd w:val="clear" w:color="auto" w:fill="FFFFFF"/>
          </w:rPr>
          <w:t>http://sysbio.rnet.missouri.edu/bdm_download/GenomeFlow/MiSeq_GM12878/bowtie2_align_Miseq/</w:t>
        </w:r>
      </w:hyperlink>
    </w:p>
    <w:p w14:paraId="0D89E7A2" w14:textId="5EBE0210" w:rsidR="006E04A5" w:rsidRPr="005D7F72"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hyperlink r:id="rId27" w:history="1">
        <w:r w:rsidRPr="005D7F72">
          <w:rPr>
            <w:rStyle w:val="Hyperlink"/>
            <w:rFonts w:ascii="Times New Roman" w:hAnsi="Times New Roman" w:cs="Times New Roman"/>
            <w:sz w:val="24"/>
            <w:szCs w:val="24"/>
            <w:shd w:val="clear" w:color="auto" w:fill="FFFFFF"/>
          </w:rPr>
          <w:t>http://sysbio.rnet.missouri.edu/bdm_download/GenomeFlow/MiSeq_GM12878/bwa_align_Miseq/</w:t>
        </w:r>
      </w:hyperlink>
    </w:p>
    <w:p w14:paraId="3FAC5685" w14:textId="77777777" w:rsidR="00BB1E70" w:rsidRPr="005D7F72" w:rsidRDefault="006E04A5" w:rsidP="00BB1E7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GM06990 Cell line:</w:t>
      </w:r>
    </w:p>
    <w:p w14:paraId="3D1FDE46" w14:textId="77777777" w:rsidR="00BB1E70" w:rsidRPr="005D7F72"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lastRenderedPageBreak/>
        <w:t xml:space="preserve">Bowtie2: </w:t>
      </w:r>
      <w:hyperlink r:id="rId28" w:history="1">
        <w:r w:rsidRPr="005D7F72">
          <w:rPr>
            <w:rStyle w:val="Hyperlink"/>
            <w:rFonts w:ascii="Times New Roman" w:hAnsi="Times New Roman" w:cs="Times New Roman"/>
            <w:sz w:val="24"/>
            <w:szCs w:val="24"/>
            <w:shd w:val="clear" w:color="auto" w:fill="FFFFFF"/>
          </w:rPr>
          <w:t>http://sysbio.rnet.missouri.edu/bdm_download/GenomeFlow/GM06990/bowtie2_align/</w:t>
        </w:r>
      </w:hyperlink>
    </w:p>
    <w:p w14:paraId="75AC3345" w14:textId="5B7BF2D6" w:rsidR="006E04A5" w:rsidRPr="005D7F72"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p>
    <w:p w14:paraId="0B73196A" w14:textId="4789A5B8" w:rsidR="006E04A5" w:rsidRPr="005D7F72" w:rsidRDefault="00A22B88" w:rsidP="00BB1E70">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29" w:history="1">
        <w:r w:rsidR="00BB1E70" w:rsidRPr="005D7F72">
          <w:rPr>
            <w:rStyle w:val="Hyperlink"/>
            <w:rFonts w:ascii="Times New Roman" w:hAnsi="Times New Roman" w:cs="Times New Roman"/>
            <w:sz w:val="24"/>
            <w:szCs w:val="24"/>
            <w:shd w:val="clear" w:color="auto" w:fill="FFFFFF"/>
          </w:rPr>
          <w:t>http://sysbio.rnet.missouri.edu/bdm_download/GenomeFlow/GM06990/bwa_align/</w:t>
        </w:r>
      </w:hyperlink>
    </w:p>
    <w:p w14:paraId="5EA7CB20" w14:textId="77777777" w:rsidR="00E7316D" w:rsidRPr="005D7F72" w:rsidRDefault="00E7316D" w:rsidP="008B78C0">
      <w:pPr>
        <w:pStyle w:val="Heading3"/>
      </w:pPr>
      <w:bookmarkStart w:id="25" w:name="_Toc508398296"/>
      <w:r w:rsidRPr="005D7F72">
        <w:t>Running</w:t>
      </w:r>
      <w:bookmarkEnd w:id="25"/>
    </w:p>
    <w:p w14:paraId="66287672" w14:textId="77777777" w:rsidR="00E7316D" w:rsidRPr="005D7F72" w:rsidRDefault="00E7316D" w:rsidP="00E7316D">
      <w:pPr>
        <w:pStyle w:val="ListParagraph"/>
        <w:numPr>
          <w:ilvl w:val="2"/>
          <w:numId w:val="26"/>
        </w:numPr>
        <w:ind w:left="162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1D-Functions/Map the raw FASTQ files</w:t>
      </w:r>
    </w:p>
    <w:p w14:paraId="45C698F7" w14:textId="77777777" w:rsidR="00EC7E0A" w:rsidRPr="005D7F72"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 xml:space="preserve">Generate a script called </w:t>
      </w:r>
      <w:r w:rsidRPr="005D7F72">
        <w:rPr>
          <w:rFonts w:ascii="Times New Roman" w:hAnsi="Times New Roman" w:cs="Times New Roman"/>
          <w:i/>
          <w:sz w:val="24"/>
          <w:szCs w:val="24"/>
        </w:rPr>
        <w:t>Mapper_script_bowtie2.sh or Mapper_script_bwa.sh</w:t>
      </w:r>
      <w:r w:rsidR="00EC7E0A" w:rsidRPr="005D7F72">
        <w:rPr>
          <w:rFonts w:ascii="Times New Roman" w:hAnsi="Times New Roman" w:cs="Times New Roman"/>
          <w:sz w:val="24"/>
          <w:szCs w:val="24"/>
        </w:rPr>
        <w:t xml:space="preserve"> </w:t>
      </w:r>
    </w:p>
    <w:p w14:paraId="66739AA9" w14:textId="757E875E" w:rsidR="00EC7E0A" w:rsidRPr="005D7F72" w:rsidRDefault="00EC7E0A" w:rsidP="0094343A">
      <w:pPr>
        <w:pStyle w:val="ListParagraph"/>
        <w:numPr>
          <w:ilvl w:val="2"/>
          <w:numId w:val="26"/>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12E663F0" w14:textId="7BF4992C" w:rsidR="00C018F9" w:rsidRPr="005D7F72" w:rsidRDefault="00E7316D" w:rsidP="00C018F9">
      <w:pPr>
        <w:pStyle w:val="ListParagraph"/>
        <w:numPr>
          <w:ilvl w:val="2"/>
          <w:numId w:val="26"/>
        </w:numPr>
        <w:ind w:left="1620"/>
        <w:rPr>
          <w:rFonts w:ascii="Times New Roman" w:hAnsi="Times New Roman" w:cs="Times New Roman"/>
          <w:sz w:val="24"/>
          <w:szCs w:val="24"/>
        </w:rPr>
      </w:pPr>
      <w:r w:rsidRPr="005D7F72">
        <w:rPr>
          <w:rFonts w:ascii="Times New Roman" w:hAnsi="Times New Roman" w:cs="Times New Roman"/>
          <w:b/>
          <w:sz w:val="24"/>
          <w:szCs w:val="24"/>
        </w:rPr>
        <w:t>Execute</w:t>
      </w:r>
      <w:r w:rsidRPr="005D7F72">
        <w:rPr>
          <w:rFonts w:ascii="Times New Roman" w:hAnsi="Times New Roman" w:cs="Times New Roman"/>
          <w:sz w:val="24"/>
          <w:szCs w:val="24"/>
        </w:rPr>
        <w:t xml:space="preserve"> </w:t>
      </w:r>
      <w:r w:rsidRPr="005D7F72">
        <w:rPr>
          <w:rFonts w:ascii="Times New Roman" w:hAnsi="Times New Roman" w:cs="Times New Roman"/>
          <w:i/>
          <w:sz w:val="24"/>
          <w:szCs w:val="24"/>
        </w:rPr>
        <w:t>Mapper_script_bowtie2.sh</w:t>
      </w:r>
      <w:r w:rsidRPr="005D7F72">
        <w:rPr>
          <w:rFonts w:ascii="Times New Roman" w:hAnsi="Times New Roman" w:cs="Times New Roman"/>
          <w:sz w:val="24"/>
          <w:szCs w:val="24"/>
        </w:rPr>
        <w:t xml:space="preserve"> </w:t>
      </w:r>
      <w:r w:rsidR="000C7F8F" w:rsidRPr="005D7F72">
        <w:rPr>
          <w:rFonts w:ascii="Times New Roman" w:hAnsi="Times New Roman" w:cs="Times New Roman"/>
          <w:i/>
          <w:sz w:val="24"/>
          <w:szCs w:val="24"/>
        </w:rPr>
        <w:t xml:space="preserve">or </w:t>
      </w:r>
      <w:r w:rsidR="00030298" w:rsidRPr="005D7F72">
        <w:rPr>
          <w:rFonts w:ascii="Times New Roman" w:hAnsi="Times New Roman" w:cs="Times New Roman"/>
          <w:i/>
          <w:sz w:val="24"/>
          <w:szCs w:val="24"/>
        </w:rPr>
        <w:t>Mapper_script_bwa.sh</w:t>
      </w:r>
      <w:r w:rsidR="00030298" w:rsidRPr="005D7F72">
        <w:rPr>
          <w:rFonts w:ascii="Times New Roman" w:hAnsi="Times New Roman" w:cs="Times New Roman"/>
          <w:sz w:val="24"/>
          <w:szCs w:val="24"/>
        </w:rPr>
        <w:t xml:space="preserve"> in</w:t>
      </w:r>
      <w:r w:rsidRPr="005D7F72">
        <w:rPr>
          <w:rFonts w:ascii="Times New Roman" w:hAnsi="Times New Roman" w:cs="Times New Roman"/>
          <w:sz w:val="24"/>
          <w:szCs w:val="24"/>
        </w:rPr>
        <w:t xml:space="preserve"> a Unix Terminal</w:t>
      </w:r>
    </w:p>
    <w:p w14:paraId="42294DDC" w14:textId="77777777" w:rsidR="00CB36BB" w:rsidRPr="005D7F72" w:rsidRDefault="00CB36BB" w:rsidP="00CB36BB">
      <w:pPr>
        <w:pStyle w:val="ListParagraph"/>
        <w:ind w:left="1620"/>
        <w:rPr>
          <w:rFonts w:ascii="Times New Roman" w:hAnsi="Times New Roman" w:cs="Times New Roman"/>
          <w:sz w:val="24"/>
          <w:szCs w:val="24"/>
        </w:rPr>
      </w:pPr>
    </w:p>
    <w:p w14:paraId="4B61898F" w14:textId="7CF08A85" w:rsidR="00C018F9" w:rsidRPr="005D7F72" w:rsidRDefault="00C018F9" w:rsidP="00C018F9">
      <w:pPr>
        <w:pStyle w:val="ListParagraph"/>
        <w:numPr>
          <w:ilvl w:val="2"/>
          <w:numId w:val="26"/>
        </w:numPr>
        <w:ind w:left="1620"/>
        <w:rPr>
          <w:rStyle w:val="Emphasis"/>
          <w:rFonts w:ascii="Times New Roman" w:hAnsi="Times New Roman" w:cs="Times New Roman"/>
          <w:i w:val="0"/>
          <w:iCs w:val="0"/>
          <w:sz w:val="24"/>
          <w:szCs w:val="24"/>
        </w:rPr>
      </w:pPr>
      <w:r w:rsidRPr="005D7F72">
        <w:rPr>
          <w:rStyle w:val="Emphasis"/>
          <w:rFonts w:ascii="Times New Roman" w:hAnsi="Times New Roman" w:cs="Times New Roman"/>
          <w:i w:val="0"/>
          <w:color w:val="FF0000"/>
          <w:sz w:val="24"/>
          <w:szCs w:val="24"/>
          <w:bdr w:val="none" w:sz="0" w:space="0" w:color="auto" w:frame="1"/>
          <w:shd w:val="clear" w:color="auto" w:fill="FFFFFF"/>
        </w:rPr>
        <w:t>Note to Bowtie2 and Cygwin/MinGW Users</w:t>
      </w:r>
      <w:r w:rsidRPr="005D7F72">
        <w:rPr>
          <w:rStyle w:val="Emphasis"/>
          <w:rFonts w:ascii="Times New Roman" w:hAnsi="Times New Roman" w:cs="Times New Roman"/>
          <w:i w:val="0"/>
          <w:sz w:val="24"/>
          <w:szCs w:val="24"/>
          <w:bdr w:val="none" w:sz="0" w:space="0" w:color="auto" w:frame="1"/>
          <w:shd w:val="clear" w:color="auto" w:fill="FFFFFF"/>
        </w:rPr>
        <w:t xml:space="preserve">: To use Bowtie2 in Cygwin/MinGW, the absolute path to the input file generated from </w:t>
      </w:r>
      <w:proofErr w:type="spellStart"/>
      <w:r w:rsidRPr="005D7F72">
        <w:rPr>
          <w:rStyle w:val="Emphasis"/>
          <w:rFonts w:ascii="Times New Roman" w:hAnsi="Times New Roman" w:cs="Times New Roman"/>
          <w:i w:val="0"/>
          <w:sz w:val="24"/>
          <w:szCs w:val="24"/>
          <w:bdr w:val="none" w:sz="0" w:space="0" w:color="auto" w:frame="1"/>
          <w:shd w:val="clear" w:color="auto" w:fill="FFFFFF"/>
        </w:rPr>
        <w:t>GenomeFlow</w:t>
      </w:r>
      <w:proofErr w:type="spellEnd"/>
      <w:r w:rsidRPr="005D7F72">
        <w:rPr>
          <w:rStyle w:val="Emphasis"/>
          <w:rFonts w:ascii="Times New Roman" w:hAnsi="Times New Roman" w:cs="Times New Roman"/>
          <w:i w:val="0"/>
          <w:sz w:val="24"/>
          <w:szCs w:val="24"/>
          <w:bdr w:val="none" w:sz="0" w:space="0" w:color="auto" w:frame="1"/>
          <w:shd w:val="clear" w:color="auto" w:fill="FFFFFF"/>
        </w:rPr>
        <w:t xml:space="preserve"> might produce</w:t>
      </w:r>
      <w:r w:rsidR="000D25C5">
        <w:rPr>
          <w:rStyle w:val="Emphasis"/>
          <w:rFonts w:ascii="Times New Roman" w:hAnsi="Times New Roman" w:cs="Times New Roman"/>
          <w:i w:val="0"/>
          <w:sz w:val="24"/>
          <w:szCs w:val="24"/>
          <w:bdr w:val="none" w:sz="0" w:space="0" w:color="auto" w:frame="1"/>
          <w:shd w:val="clear" w:color="auto" w:fill="FFFFFF"/>
        </w:rPr>
        <w:t>, “</w:t>
      </w:r>
      <w:r w:rsidRPr="005D7F72">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5D7F72">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000D25C5">
        <w:rPr>
          <w:rStyle w:val="Emphasis"/>
          <w:rFonts w:ascii="Times New Roman" w:hAnsi="Times New Roman" w:cs="Times New Roman"/>
          <w:color w:val="000000" w:themeColor="text1"/>
          <w:sz w:val="24"/>
          <w:szCs w:val="24"/>
          <w:bdr w:val="none" w:sz="0" w:space="0" w:color="auto" w:frame="1"/>
          <w:shd w:val="clear" w:color="auto" w:fill="FFFFFF"/>
        </w:rPr>
        <w:t>”</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for some users</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 xml:space="preserve">Use a relative path to the input file to locate the file by editing the generated </w:t>
      </w:r>
      <w:proofErr w:type="spellStart"/>
      <w:r w:rsidRPr="005D7F72">
        <w:rPr>
          <w:rStyle w:val="Emphasis"/>
          <w:rFonts w:ascii="Times New Roman" w:hAnsi="Times New Roman" w:cs="Times New Roman"/>
          <w:i w:val="0"/>
          <w:sz w:val="24"/>
          <w:szCs w:val="24"/>
          <w:bdr w:val="none" w:sz="0" w:space="0" w:color="auto" w:frame="1"/>
          <w:shd w:val="clear" w:color="auto" w:fill="FFFFFF"/>
        </w:rPr>
        <w:t>GenomeFlow</w:t>
      </w:r>
      <w:proofErr w:type="spellEnd"/>
      <w:r w:rsidRPr="005D7F72">
        <w:rPr>
          <w:rStyle w:val="Emphasis"/>
          <w:rFonts w:ascii="Times New Roman" w:hAnsi="Times New Roman" w:cs="Times New Roman"/>
          <w:i w:val="0"/>
          <w:sz w:val="24"/>
          <w:szCs w:val="24"/>
          <w:bdr w:val="none" w:sz="0" w:space="0" w:color="auto" w:frame="1"/>
          <w:shd w:val="clear" w:color="auto" w:fill="FFFFFF"/>
        </w:rPr>
        <w:t xml:space="preserve"> script.</w:t>
      </w:r>
    </w:p>
    <w:p w14:paraId="5D145A96" w14:textId="77777777" w:rsidR="00E7316D" w:rsidRPr="005D7F72" w:rsidRDefault="00E7316D" w:rsidP="00E7316D">
      <w:pPr>
        <w:ind w:left="1260"/>
        <w:rPr>
          <w:rFonts w:ascii="Times New Roman" w:hAnsi="Times New Roman" w:cs="Times New Roman"/>
          <w:sz w:val="24"/>
          <w:szCs w:val="24"/>
        </w:rPr>
      </w:pPr>
    </w:p>
    <w:p w14:paraId="70E41D68" w14:textId="6793A2AD" w:rsidR="00E7316D" w:rsidRPr="005D7F72" w:rsidRDefault="00CA3C98" w:rsidP="00E7316D">
      <w:pPr>
        <w:rPr>
          <w:rFonts w:ascii="Times New Roman" w:hAnsi="Times New Roman" w:cs="Times New Roman"/>
          <w:sz w:val="24"/>
          <w:szCs w:val="24"/>
        </w:rPr>
      </w:pPr>
      <w:r>
        <w:rPr>
          <w:noProof/>
        </w:rPr>
        <w:drawing>
          <wp:inline distT="0" distB="0" distL="0" distR="0" wp14:anchorId="42A41B7C" wp14:editId="042970E3">
            <wp:extent cx="6286500" cy="32819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3281911"/>
                    </a:xfrm>
                    <a:prstGeom prst="rect">
                      <a:avLst/>
                    </a:prstGeom>
                    <a:noFill/>
                    <a:ln>
                      <a:noFill/>
                    </a:ln>
                  </pic:spPr>
                </pic:pic>
              </a:graphicData>
            </a:graphic>
          </wp:inline>
        </w:drawing>
      </w:r>
    </w:p>
    <w:p w14:paraId="7A4914B7" w14:textId="77777777" w:rsidR="00E7316D" w:rsidRPr="005D7F72" w:rsidRDefault="00E7316D" w:rsidP="008B139E">
      <w:pPr>
        <w:pStyle w:val="Figures"/>
        <w:rPr>
          <w:rFonts w:cs="Times New Roman"/>
          <w:szCs w:val="24"/>
        </w:rPr>
      </w:pPr>
      <w:bookmarkStart w:id="26" w:name="_Toc509324183"/>
      <w:r w:rsidRPr="005D7F72">
        <w:rPr>
          <w:rFonts w:cs="Times New Roman"/>
          <w:szCs w:val="24"/>
        </w:rPr>
        <w:t>Figure 2: Mapping the raw FASTQ files</w:t>
      </w:r>
      <w:bookmarkEnd w:id="26"/>
    </w:p>
    <w:p w14:paraId="60ACAD16" w14:textId="77777777" w:rsidR="00E7316D" w:rsidRPr="005D7F72" w:rsidRDefault="00E7316D" w:rsidP="00E7316D">
      <w:pPr>
        <w:jc w:val="center"/>
        <w:rPr>
          <w:rFonts w:ascii="Times New Roman" w:hAnsi="Times New Roman" w:cs="Times New Roman"/>
          <w:b/>
          <w:sz w:val="24"/>
          <w:szCs w:val="24"/>
        </w:rPr>
      </w:pPr>
    </w:p>
    <w:p w14:paraId="5B790187" w14:textId="77777777" w:rsidR="00E7316D" w:rsidRPr="005D7F72"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5D7F72" w14:paraId="286256E1" w14:textId="77777777" w:rsidTr="001F57D5">
        <w:tc>
          <w:tcPr>
            <w:tcW w:w="1705" w:type="dxa"/>
          </w:tcPr>
          <w:p w14:paraId="4C3C7E65"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47C9C72D" w14:textId="77777777" w:rsidR="00E7316D" w:rsidRPr="00D01A89" w:rsidRDefault="00E7316D" w:rsidP="00E7316D">
            <w:pPr>
              <w:spacing w:before="100" w:beforeAutospacing="1" w:line="360" w:lineRule="auto"/>
              <w:jc w:val="center"/>
              <w:rPr>
                <w:rFonts w:ascii="Times New Roman" w:hAnsi="Times New Roman" w:cs="Times New Roman"/>
                <w:b/>
                <w:sz w:val="24"/>
                <w:szCs w:val="24"/>
              </w:rPr>
            </w:pPr>
            <w:r w:rsidRPr="00D01A89">
              <w:rPr>
                <w:rFonts w:ascii="Times New Roman" w:hAnsi="Times New Roman" w:cs="Times New Roman"/>
                <w:b/>
                <w:sz w:val="24"/>
                <w:szCs w:val="24"/>
              </w:rPr>
              <w:t>Description</w:t>
            </w:r>
          </w:p>
        </w:tc>
        <w:tc>
          <w:tcPr>
            <w:tcW w:w="1435" w:type="dxa"/>
          </w:tcPr>
          <w:p w14:paraId="22EAE510"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E7316D" w:rsidRPr="005D7F72" w14:paraId="3A50FBCC" w14:textId="77777777" w:rsidTr="001F57D5">
        <w:tc>
          <w:tcPr>
            <w:tcW w:w="1705" w:type="dxa"/>
          </w:tcPr>
          <w:p w14:paraId="5FABB4D4" w14:textId="7D88A694" w:rsidR="00E7316D" w:rsidRPr="005D7F72" w:rsidRDefault="00E7316D" w:rsidP="00EC589B">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Index Directory</w:t>
            </w:r>
          </w:p>
        </w:tc>
        <w:tc>
          <w:tcPr>
            <w:tcW w:w="6210" w:type="dxa"/>
          </w:tcPr>
          <w:p w14:paraId="4735211C" w14:textId="3E700B7F" w:rsidR="00E7316D" w:rsidRPr="00D01A89" w:rsidRDefault="00D01A89" w:rsidP="00E7316D">
            <w:pPr>
              <w:spacing w:before="100" w:beforeAutospacing="1" w:line="360" w:lineRule="auto"/>
              <w:rPr>
                <w:rFonts w:ascii="Times New Roman" w:hAnsi="Times New Roman" w:cs="Times New Roman"/>
                <w:sz w:val="24"/>
                <w:szCs w:val="24"/>
              </w:rPr>
            </w:pPr>
            <w:r w:rsidRPr="00D01A89">
              <w:rPr>
                <w:rFonts w:ascii="Times New Roman" w:hAnsi="Times New Roman" w:cs="Times New Roman"/>
                <w:sz w:val="24"/>
                <w:szCs w:val="24"/>
              </w:rPr>
              <w:t>The file path to the bwa or bowtie2 directory created when you run the Indexer_Script.sh.</w:t>
            </w:r>
          </w:p>
        </w:tc>
        <w:tc>
          <w:tcPr>
            <w:tcW w:w="1435" w:type="dxa"/>
          </w:tcPr>
          <w:p w14:paraId="5C44111A"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2D24BAAE" w14:textId="77777777" w:rsidTr="001F57D5">
        <w:tc>
          <w:tcPr>
            <w:tcW w:w="1705" w:type="dxa"/>
          </w:tcPr>
          <w:p w14:paraId="4FD8836C" w14:textId="77777777" w:rsidR="00E7316D" w:rsidRPr="005D7F72" w:rsidRDefault="00E7316D" w:rsidP="00EC589B">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Output Directory</w:t>
            </w:r>
          </w:p>
        </w:tc>
        <w:tc>
          <w:tcPr>
            <w:tcW w:w="6210" w:type="dxa"/>
          </w:tcPr>
          <w:p w14:paraId="4036968F" w14:textId="1402F968" w:rsidR="00E7316D" w:rsidRPr="00D01A89" w:rsidRDefault="00E7316D" w:rsidP="00E7316D">
            <w:pPr>
              <w:spacing w:before="100" w:beforeAutospacing="1" w:line="360" w:lineRule="auto"/>
              <w:rPr>
                <w:rFonts w:ascii="Times New Roman" w:hAnsi="Times New Roman" w:cs="Times New Roman"/>
                <w:sz w:val="24"/>
                <w:szCs w:val="24"/>
              </w:rPr>
            </w:pPr>
            <w:r w:rsidRPr="00D01A89">
              <w:rPr>
                <w:rFonts w:ascii="Times New Roman" w:hAnsi="Times New Roman" w:cs="Times New Roman"/>
                <w:sz w:val="24"/>
                <w:szCs w:val="24"/>
              </w:rPr>
              <w:t>The output directory path to output the script</w:t>
            </w:r>
          </w:p>
        </w:tc>
        <w:tc>
          <w:tcPr>
            <w:tcW w:w="1435" w:type="dxa"/>
          </w:tcPr>
          <w:p w14:paraId="093ABB01"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11CBC67D" w14:textId="77777777" w:rsidTr="001F57D5">
        <w:tc>
          <w:tcPr>
            <w:tcW w:w="1705" w:type="dxa"/>
          </w:tcPr>
          <w:p w14:paraId="751A6A38" w14:textId="77777777" w:rsidR="00E7316D" w:rsidRPr="005D7F72" w:rsidRDefault="00E7316D" w:rsidP="00EC589B">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Load Read-1</w:t>
            </w:r>
            <w:proofErr w:type="gramStart"/>
            <w:r w:rsidRPr="005D7F72">
              <w:rPr>
                <w:rFonts w:ascii="Times New Roman" w:hAnsi="Times New Roman" w:cs="Times New Roman"/>
                <w:sz w:val="24"/>
                <w:szCs w:val="24"/>
              </w:rPr>
              <w:t>(.</w:t>
            </w:r>
            <w:proofErr w:type="spellStart"/>
            <w:r w:rsidRPr="005D7F72">
              <w:rPr>
                <w:rFonts w:ascii="Times New Roman" w:hAnsi="Times New Roman" w:cs="Times New Roman"/>
                <w:sz w:val="24"/>
                <w:szCs w:val="24"/>
              </w:rPr>
              <w:t>fastq</w:t>
            </w:r>
            <w:proofErr w:type="spellEnd"/>
            <w:proofErr w:type="gramEnd"/>
            <w:r w:rsidRPr="005D7F72">
              <w:rPr>
                <w:rFonts w:ascii="Times New Roman" w:hAnsi="Times New Roman" w:cs="Times New Roman"/>
                <w:sz w:val="24"/>
                <w:szCs w:val="24"/>
              </w:rPr>
              <w:t>)</w:t>
            </w:r>
          </w:p>
        </w:tc>
        <w:tc>
          <w:tcPr>
            <w:tcW w:w="6210" w:type="dxa"/>
          </w:tcPr>
          <w:p w14:paraId="1169CB5A"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The file containing mate 1, or file for a single read </w:t>
            </w:r>
            <w:proofErr w:type="spellStart"/>
            <w:proofErr w:type="gramStart"/>
            <w:r w:rsidRPr="005D7F72">
              <w:rPr>
                <w:rFonts w:ascii="Times New Roman" w:hAnsi="Times New Roman" w:cs="Times New Roman"/>
                <w:sz w:val="24"/>
                <w:szCs w:val="24"/>
              </w:rPr>
              <w:t>e.g</w:t>
            </w:r>
            <w:proofErr w:type="spellEnd"/>
            <w:proofErr w:type="gramEnd"/>
            <w:r w:rsidRPr="005D7F72">
              <w:rPr>
                <w:rFonts w:ascii="Times New Roman" w:hAnsi="Times New Roman" w:cs="Times New Roman"/>
                <w:sz w:val="24"/>
                <w:szCs w:val="24"/>
              </w:rPr>
              <w:t xml:space="preserve"> HIC003_S2_L001_</w:t>
            </w:r>
            <w:r w:rsidRPr="00D01A89">
              <w:rPr>
                <w:rFonts w:ascii="Times New Roman" w:hAnsi="Times New Roman" w:cs="Times New Roman"/>
                <w:b/>
                <w:sz w:val="24"/>
                <w:szCs w:val="24"/>
              </w:rPr>
              <w:t>R1</w:t>
            </w:r>
            <w:r w:rsidRPr="005D7F72">
              <w:rPr>
                <w:rFonts w:ascii="Times New Roman" w:hAnsi="Times New Roman" w:cs="Times New Roman"/>
                <w:sz w:val="24"/>
                <w:szCs w:val="24"/>
              </w:rPr>
              <w:t>_001.fastq</w:t>
            </w:r>
          </w:p>
        </w:tc>
        <w:tc>
          <w:tcPr>
            <w:tcW w:w="1435" w:type="dxa"/>
          </w:tcPr>
          <w:p w14:paraId="22AAE97B"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3ACBD3DA" w14:textId="77777777" w:rsidTr="001F57D5">
        <w:tc>
          <w:tcPr>
            <w:tcW w:w="1705" w:type="dxa"/>
          </w:tcPr>
          <w:p w14:paraId="518A62BB" w14:textId="77777777" w:rsidR="00E7316D" w:rsidRPr="005D7F72" w:rsidRDefault="00E7316D" w:rsidP="00EC589B">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Load Read-2</w:t>
            </w:r>
            <w:proofErr w:type="gramStart"/>
            <w:r w:rsidRPr="005D7F72">
              <w:rPr>
                <w:rFonts w:ascii="Times New Roman" w:hAnsi="Times New Roman" w:cs="Times New Roman"/>
                <w:sz w:val="24"/>
                <w:szCs w:val="24"/>
              </w:rPr>
              <w:t>(.</w:t>
            </w:r>
            <w:proofErr w:type="spellStart"/>
            <w:r w:rsidRPr="005D7F72">
              <w:rPr>
                <w:rFonts w:ascii="Times New Roman" w:hAnsi="Times New Roman" w:cs="Times New Roman"/>
                <w:sz w:val="24"/>
                <w:szCs w:val="24"/>
              </w:rPr>
              <w:t>fastq</w:t>
            </w:r>
            <w:proofErr w:type="spellEnd"/>
            <w:proofErr w:type="gramEnd"/>
            <w:r w:rsidRPr="005D7F72">
              <w:rPr>
                <w:rFonts w:ascii="Times New Roman" w:hAnsi="Times New Roman" w:cs="Times New Roman"/>
                <w:sz w:val="24"/>
                <w:szCs w:val="24"/>
              </w:rPr>
              <w:t>)</w:t>
            </w:r>
          </w:p>
        </w:tc>
        <w:tc>
          <w:tcPr>
            <w:tcW w:w="6210" w:type="dxa"/>
          </w:tcPr>
          <w:p w14:paraId="44FA780D"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The file containing mate 2 </w:t>
            </w:r>
            <w:proofErr w:type="spellStart"/>
            <w:proofErr w:type="gramStart"/>
            <w:r w:rsidRPr="005D7F72">
              <w:rPr>
                <w:rFonts w:ascii="Times New Roman" w:hAnsi="Times New Roman" w:cs="Times New Roman"/>
                <w:sz w:val="24"/>
                <w:szCs w:val="24"/>
              </w:rPr>
              <w:t>e.g</w:t>
            </w:r>
            <w:proofErr w:type="spellEnd"/>
            <w:proofErr w:type="gramEnd"/>
            <w:r w:rsidRPr="005D7F72">
              <w:rPr>
                <w:rFonts w:ascii="Times New Roman" w:hAnsi="Times New Roman" w:cs="Times New Roman"/>
                <w:sz w:val="24"/>
                <w:szCs w:val="24"/>
              </w:rPr>
              <w:t xml:space="preserve"> HIC003_S2_L001_</w:t>
            </w:r>
            <w:r w:rsidRPr="00D01A89">
              <w:rPr>
                <w:rFonts w:ascii="Times New Roman" w:hAnsi="Times New Roman" w:cs="Times New Roman"/>
                <w:b/>
                <w:sz w:val="24"/>
                <w:szCs w:val="24"/>
              </w:rPr>
              <w:t>R2</w:t>
            </w:r>
            <w:r w:rsidRPr="005D7F72">
              <w:rPr>
                <w:rFonts w:ascii="Times New Roman" w:hAnsi="Times New Roman" w:cs="Times New Roman"/>
                <w:sz w:val="24"/>
                <w:szCs w:val="24"/>
              </w:rPr>
              <w:t>_001.fastq</w:t>
            </w:r>
          </w:p>
        </w:tc>
        <w:tc>
          <w:tcPr>
            <w:tcW w:w="1435" w:type="dxa"/>
          </w:tcPr>
          <w:p w14:paraId="57DC5593"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683A8907" w14:textId="77777777" w:rsidTr="001F57D5">
        <w:tc>
          <w:tcPr>
            <w:tcW w:w="1705" w:type="dxa"/>
          </w:tcPr>
          <w:p w14:paraId="388B17CE" w14:textId="77777777" w:rsidR="00E7316D" w:rsidRPr="005D7F72" w:rsidRDefault="00E7316D" w:rsidP="00EC589B">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Is Pair-End Read</w:t>
            </w:r>
          </w:p>
        </w:tc>
        <w:tc>
          <w:tcPr>
            <w:tcW w:w="6210" w:type="dxa"/>
          </w:tcPr>
          <w:p w14:paraId="4B1D09DC"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Check if the data is a pair end read data</w:t>
            </w:r>
          </w:p>
        </w:tc>
        <w:tc>
          <w:tcPr>
            <w:tcW w:w="1435" w:type="dxa"/>
          </w:tcPr>
          <w:p w14:paraId="34101676"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E7316D" w:rsidRPr="005D7F72" w14:paraId="1EDFB0AD" w14:textId="77777777" w:rsidTr="001F57D5">
        <w:tc>
          <w:tcPr>
            <w:tcW w:w="1705" w:type="dxa"/>
          </w:tcPr>
          <w:p w14:paraId="28A7BB6B" w14:textId="77777777" w:rsidR="00E7316D" w:rsidRPr="005D7F72" w:rsidRDefault="00E7316D" w:rsidP="00EC589B">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Choose tool to use</w:t>
            </w:r>
          </w:p>
        </w:tc>
        <w:tc>
          <w:tcPr>
            <w:tcW w:w="6210" w:type="dxa"/>
          </w:tcPr>
          <w:p w14:paraId="45CDC499"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 Two options are made available for indexing. Select</w:t>
            </w:r>
            <w:hyperlink r:id="rId31" w:history="1">
              <w:r w:rsidRPr="005D7F72">
                <w:rPr>
                  <w:rStyle w:val="Hyperlink"/>
                  <w:rFonts w:ascii="Times New Roman" w:hAnsi="Times New Roman" w:cs="Times New Roman"/>
                  <w:sz w:val="24"/>
                  <w:szCs w:val="24"/>
                </w:rPr>
                <w:t xml:space="preserve"> bwa- Burrows-Wheeler alignment</w:t>
              </w:r>
            </w:hyperlink>
            <w:r w:rsidRPr="005D7F72">
              <w:rPr>
                <w:rFonts w:ascii="Times New Roman" w:hAnsi="Times New Roman" w:cs="Times New Roman"/>
                <w:sz w:val="24"/>
                <w:szCs w:val="24"/>
              </w:rPr>
              <w:t xml:space="preserve"> or </w:t>
            </w:r>
            <w:hyperlink r:id="rId32" w:history="1">
              <w:r w:rsidRPr="005D7F72">
                <w:rPr>
                  <w:rStyle w:val="Hyperlink"/>
                  <w:rFonts w:ascii="Times New Roman" w:hAnsi="Times New Roman" w:cs="Times New Roman"/>
                  <w:sz w:val="24"/>
                  <w:szCs w:val="24"/>
                </w:rPr>
                <w:t>Bowtie2</w:t>
              </w:r>
            </w:hyperlink>
            <w:r w:rsidRPr="005D7F72">
              <w:rPr>
                <w:rFonts w:ascii="Times New Roman" w:hAnsi="Times New Roman" w:cs="Times New Roman"/>
                <w:sz w:val="24"/>
                <w:szCs w:val="24"/>
              </w:rPr>
              <w:t xml:space="preserve">. </w:t>
            </w:r>
          </w:p>
          <w:p w14:paraId="01FBFB6D" w14:textId="3E57A0F6"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b/>
                <w:sz w:val="24"/>
                <w:szCs w:val="24"/>
              </w:rPr>
              <w:t>Important</w:t>
            </w:r>
            <w:r w:rsidRPr="005D7F72">
              <w:rPr>
                <w:rFonts w:ascii="Times New Roman" w:hAnsi="Times New Roman" w:cs="Times New Roman"/>
                <w:sz w:val="24"/>
                <w:szCs w:val="24"/>
              </w:rPr>
              <w:t xml:space="preserve">: Only select the tool which was used to </w:t>
            </w:r>
            <w:commentRangeStart w:id="27"/>
            <w:r w:rsidRPr="005D7F72">
              <w:rPr>
                <w:rFonts w:ascii="Times New Roman" w:hAnsi="Times New Roman" w:cs="Times New Roman"/>
                <w:sz w:val="24"/>
                <w:szCs w:val="24"/>
              </w:rPr>
              <w:t xml:space="preserve">generated </w:t>
            </w:r>
            <w:commentRangeEnd w:id="27"/>
            <w:r w:rsidR="00A45F6C">
              <w:rPr>
                <w:rStyle w:val="CommentReference"/>
              </w:rPr>
              <w:commentReference w:id="27"/>
            </w:r>
            <w:r w:rsidRPr="005D7F72">
              <w:rPr>
                <w:rFonts w:ascii="Times New Roman" w:hAnsi="Times New Roman" w:cs="Times New Roman"/>
                <w:sz w:val="24"/>
                <w:szCs w:val="24"/>
              </w:rPr>
              <w:t>the reference genome Index</w:t>
            </w:r>
            <w:r w:rsidR="00DB075B">
              <w:rPr>
                <w:rFonts w:ascii="Times New Roman" w:hAnsi="Times New Roman" w:cs="Times New Roman"/>
                <w:sz w:val="24"/>
                <w:szCs w:val="24"/>
              </w:rPr>
              <w:t xml:space="preserve"> files</w:t>
            </w:r>
            <w:r w:rsidRPr="005D7F72">
              <w:rPr>
                <w:rFonts w:ascii="Times New Roman" w:hAnsi="Times New Roman" w:cs="Times New Roman"/>
                <w:sz w:val="24"/>
                <w:szCs w:val="24"/>
              </w:rPr>
              <w:t xml:space="preserve">. </w:t>
            </w:r>
            <w:r w:rsidRPr="005D7F72">
              <w:rPr>
                <w:rFonts w:ascii="Times New Roman" w:hAnsi="Times New Roman" w:cs="Times New Roman"/>
                <w:i/>
                <w:sz w:val="24"/>
                <w:szCs w:val="24"/>
              </w:rPr>
              <w:t xml:space="preserve">bwa can only be used to </w:t>
            </w:r>
            <w:r w:rsidR="00AF50B3">
              <w:rPr>
                <w:rFonts w:ascii="Times New Roman" w:hAnsi="Times New Roman" w:cs="Times New Roman"/>
                <w:i/>
                <w:sz w:val="24"/>
                <w:szCs w:val="24"/>
              </w:rPr>
              <w:t>m</w:t>
            </w:r>
            <w:r w:rsidRPr="005D7F72">
              <w:rPr>
                <w:rFonts w:ascii="Times New Roman" w:hAnsi="Times New Roman" w:cs="Times New Roman"/>
                <w:i/>
                <w:sz w:val="24"/>
                <w:szCs w:val="24"/>
              </w:rPr>
              <w:t xml:space="preserve">ap </w:t>
            </w:r>
            <w:r w:rsidR="008031E7">
              <w:rPr>
                <w:rFonts w:ascii="Times New Roman" w:hAnsi="Times New Roman" w:cs="Times New Roman"/>
                <w:i/>
                <w:sz w:val="24"/>
                <w:szCs w:val="24"/>
              </w:rPr>
              <w:t xml:space="preserve">generated </w:t>
            </w:r>
            <w:r w:rsidRPr="005D7F72">
              <w:rPr>
                <w:rFonts w:ascii="Times New Roman" w:hAnsi="Times New Roman" w:cs="Times New Roman"/>
                <w:i/>
                <w:sz w:val="24"/>
                <w:szCs w:val="24"/>
              </w:rPr>
              <w:t>bwa index</w:t>
            </w:r>
            <w:r w:rsidR="002221BB">
              <w:rPr>
                <w:rFonts w:ascii="Times New Roman" w:hAnsi="Times New Roman" w:cs="Times New Roman"/>
                <w:i/>
                <w:sz w:val="24"/>
                <w:szCs w:val="24"/>
              </w:rPr>
              <w:t xml:space="preserve"> files</w:t>
            </w:r>
            <w:r w:rsidRPr="005D7F72">
              <w:rPr>
                <w:rFonts w:ascii="Times New Roman" w:hAnsi="Times New Roman" w:cs="Times New Roman"/>
                <w:i/>
                <w:sz w:val="24"/>
                <w:szCs w:val="24"/>
              </w:rPr>
              <w:t xml:space="preserve">, and bowtie2 can only be used to map </w:t>
            </w:r>
            <w:r w:rsidR="008031E7">
              <w:rPr>
                <w:rFonts w:ascii="Times New Roman" w:hAnsi="Times New Roman" w:cs="Times New Roman"/>
                <w:i/>
                <w:sz w:val="24"/>
                <w:szCs w:val="24"/>
              </w:rPr>
              <w:t xml:space="preserve">generated </w:t>
            </w:r>
            <w:r w:rsidRPr="005D7F72">
              <w:rPr>
                <w:rFonts w:ascii="Times New Roman" w:hAnsi="Times New Roman" w:cs="Times New Roman"/>
                <w:i/>
                <w:sz w:val="24"/>
                <w:szCs w:val="24"/>
              </w:rPr>
              <w:t>bowtie2 index</w:t>
            </w:r>
            <w:r w:rsidR="002221BB">
              <w:rPr>
                <w:rFonts w:ascii="Times New Roman" w:hAnsi="Times New Roman" w:cs="Times New Roman"/>
                <w:i/>
                <w:sz w:val="24"/>
                <w:szCs w:val="24"/>
              </w:rPr>
              <w:t xml:space="preserve"> files</w:t>
            </w:r>
            <w:r w:rsidRPr="005D7F72">
              <w:rPr>
                <w:rFonts w:ascii="Times New Roman" w:hAnsi="Times New Roman" w:cs="Times New Roman"/>
                <w:sz w:val="24"/>
                <w:szCs w:val="24"/>
              </w:rPr>
              <w:t>.</w:t>
            </w:r>
          </w:p>
        </w:tc>
        <w:tc>
          <w:tcPr>
            <w:tcW w:w="1435" w:type="dxa"/>
          </w:tcPr>
          <w:p w14:paraId="3AE92FE8"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bwa</w:t>
            </w:r>
          </w:p>
        </w:tc>
      </w:tr>
      <w:tr w:rsidR="00E7316D" w:rsidRPr="005D7F72" w14:paraId="18D53FA0" w14:textId="77777777" w:rsidTr="001F57D5">
        <w:tc>
          <w:tcPr>
            <w:tcW w:w="1705" w:type="dxa"/>
          </w:tcPr>
          <w:p w14:paraId="06899BB7" w14:textId="77777777" w:rsidR="00E7316D" w:rsidRPr="005D7F72" w:rsidRDefault="00E7316D" w:rsidP="00EC589B">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Binary file</w:t>
            </w:r>
          </w:p>
        </w:tc>
        <w:tc>
          <w:tcPr>
            <w:tcW w:w="6210" w:type="dxa"/>
          </w:tcPr>
          <w:p w14:paraId="68277E2A" w14:textId="69C0764C"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Browse and select the binary file for the chosen tool</w:t>
            </w:r>
            <w:r w:rsidR="00A45F6C">
              <w:rPr>
                <w:rFonts w:ascii="Times New Roman" w:hAnsi="Times New Roman" w:cs="Times New Roman"/>
                <w:sz w:val="24"/>
                <w:szCs w:val="24"/>
              </w:rPr>
              <w:t>.</w:t>
            </w:r>
          </w:p>
          <w:p w14:paraId="4E20046C" w14:textId="17872E8F"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BWA: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bwa</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 xml:space="preserve">binary you compiled from </w:t>
            </w:r>
            <w:r w:rsidR="002B3F6B" w:rsidRPr="005D7F72">
              <w:rPr>
                <w:rFonts w:ascii="Times New Roman" w:hAnsi="Times New Roman" w:cs="Times New Roman"/>
                <w:sz w:val="24"/>
                <w:szCs w:val="24"/>
              </w:rPr>
              <w:t>bwa-* directory</w:t>
            </w:r>
            <w:r w:rsidR="00A45F6C">
              <w:rPr>
                <w:rFonts w:ascii="Times New Roman" w:hAnsi="Times New Roman" w:cs="Times New Roman"/>
                <w:sz w:val="24"/>
                <w:szCs w:val="24"/>
              </w:rPr>
              <w:t>.</w:t>
            </w:r>
          </w:p>
          <w:p w14:paraId="3D56840B" w14:textId="3811DB79"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Bowtie2: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bowtie2</w:t>
            </w:r>
            <w:r w:rsidR="00AB6875" w:rsidRPr="005D7F72">
              <w:rPr>
                <w:rFonts w:ascii="Times New Roman" w:hAnsi="Times New Roman" w:cs="Times New Roman"/>
                <w:b/>
                <w:color w:val="0070C0"/>
                <w:sz w:val="24"/>
                <w:szCs w:val="24"/>
              </w:rPr>
              <w:t xml:space="preserve"> </w:t>
            </w:r>
            <w:r w:rsidR="00AB6875" w:rsidRPr="005D7F72">
              <w:rPr>
                <w:rFonts w:ascii="Times New Roman" w:hAnsi="Times New Roman" w:cs="Times New Roman"/>
                <w:color w:val="000000" w:themeColor="text1"/>
                <w:sz w:val="24"/>
                <w:szCs w:val="24"/>
              </w:rPr>
              <w:t>binary</w:t>
            </w:r>
            <w:r w:rsidRPr="005D7F72">
              <w:rPr>
                <w:rFonts w:ascii="Times New Roman" w:hAnsi="Times New Roman" w:cs="Times New Roman"/>
                <w:color w:val="000000" w:themeColor="text1"/>
                <w:sz w:val="24"/>
                <w:szCs w:val="24"/>
              </w:rPr>
              <w:t xml:space="preserve"> file </w:t>
            </w:r>
            <w:r w:rsidRPr="005D7F72">
              <w:rPr>
                <w:rFonts w:ascii="Times New Roman" w:hAnsi="Times New Roman" w:cs="Times New Roman"/>
                <w:sz w:val="24"/>
                <w:szCs w:val="24"/>
              </w:rPr>
              <w:t xml:space="preserve">to align </w:t>
            </w:r>
            <w:r w:rsidR="00090408" w:rsidRPr="005D7F72">
              <w:rPr>
                <w:rFonts w:ascii="Times New Roman" w:hAnsi="Times New Roman" w:cs="Times New Roman"/>
                <w:sz w:val="24"/>
                <w:szCs w:val="24"/>
              </w:rPr>
              <w:t>from the bowtie2-* directory</w:t>
            </w:r>
            <w:r w:rsidR="00A45F6C">
              <w:rPr>
                <w:rFonts w:ascii="Times New Roman" w:hAnsi="Times New Roman" w:cs="Times New Roman"/>
                <w:sz w:val="24"/>
                <w:szCs w:val="24"/>
              </w:rPr>
              <w:t>.</w:t>
            </w:r>
          </w:p>
        </w:tc>
        <w:tc>
          <w:tcPr>
            <w:tcW w:w="1435" w:type="dxa"/>
          </w:tcPr>
          <w:p w14:paraId="3B14678C"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444D7D77" w14:textId="77777777" w:rsidTr="001F57D5">
        <w:tc>
          <w:tcPr>
            <w:tcW w:w="1705" w:type="dxa"/>
          </w:tcPr>
          <w:p w14:paraId="47F6A7D4"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threads</w:t>
            </w:r>
          </w:p>
        </w:tc>
        <w:tc>
          <w:tcPr>
            <w:tcW w:w="6210" w:type="dxa"/>
          </w:tcPr>
          <w:p w14:paraId="5C914D86" w14:textId="4ADAA67B" w:rsidR="00E7316D" w:rsidRPr="005D7F72" w:rsidRDefault="00E7316D" w:rsidP="00FD2B5A">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This </w:t>
            </w:r>
            <w:r w:rsidR="004868A4">
              <w:rPr>
                <w:rFonts w:ascii="Times New Roman" w:hAnsi="Times New Roman" w:cs="Times New Roman"/>
                <w:sz w:val="24"/>
                <w:szCs w:val="24"/>
              </w:rPr>
              <w:t>o</w:t>
            </w:r>
            <w:r w:rsidRPr="005D7F72">
              <w:rPr>
                <w:rFonts w:ascii="Times New Roman" w:hAnsi="Times New Roman" w:cs="Times New Roman"/>
                <w:sz w:val="24"/>
                <w:szCs w:val="24"/>
              </w:rPr>
              <w:t xml:space="preserve">ption is available </w:t>
            </w:r>
            <w:r w:rsidR="00FD2B5A" w:rsidRPr="005D7F72">
              <w:rPr>
                <w:rFonts w:ascii="Times New Roman" w:hAnsi="Times New Roman" w:cs="Times New Roman"/>
                <w:sz w:val="24"/>
                <w:szCs w:val="24"/>
              </w:rPr>
              <w:t xml:space="preserve">only </w:t>
            </w:r>
            <w:r w:rsidRPr="005D7F72">
              <w:rPr>
                <w:rFonts w:ascii="Times New Roman" w:hAnsi="Times New Roman" w:cs="Times New Roman"/>
                <w:sz w:val="24"/>
                <w:szCs w:val="24"/>
              </w:rPr>
              <w:t xml:space="preserve">for the </w:t>
            </w:r>
            <w:r w:rsidRPr="005D7F72">
              <w:rPr>
                <w:rFonts w:ascii="Times New Roman" w:hAnsi="Times New Roman" w:cs="Times New Roman"/>
                <w:b/>
                <w:sz w:val="24"/>
                <w:szCs w:val="24"/>
              </w:rPr>
              <w:t>bowtie2-biuild</w:t>
            </w:r>
            <w:r w:rsidRPr="005D7F72">
              <w:rPr>
                <w:rFonts w:ascii="Times New Roman" w:hAnsi="Times New Roman" w:cs="Times New Roman"/>
                <w:sz w:val="24"/>
                <w:szCs w:val="24"/>
              </w:rPr>
              <w:t xml:space="preserve"> indexer</w:t>
            </w:r>
            <w:r w:rsidR="007E02E3">
              <w:rPr>
                <w:rFonts w:ascii="Times New Roman" w:hAnsi="Times New Roman" w:cs="Times New Roman"/>
                <w:sz w:val="24"/>
                <w:szCs w:val="24"/>
              </w:rPr>
              <w:t xml:space="preserve">. </w:t>
            </w:r>
            <w:r w:rsidRPr="005D7F72">
              <w:rPr>
                <w:rFonts w:ascii="Times New Roman" w:hAnsi="Times New Roman" w:cs="Times New Roman"/>
                <w:sz w:val="24"/>
                <w:szCs w:val="24"/>
              </w:rPr>
              <w:t xml:space="preserve">Specify the number of threads to use for this task. More threads </w:t>
            </w:r>
            <w:proofErr w:type="gramStart"/>
            <w:r w:rsidRPr="005D7F72">
              <w:rPr>
                <w:rFonts w:ascii="Times New Roman" w:hAnsi="Times New Roman" w:cs="Times New Roman"/>
                <w:sz w:val="24"/>
                <w:szCs w:val="24"/>
              </w:rPr>
              <w:t>means</w:t>
            </w:r>
            <w:proofErr w:type="gramEnd"/>
            <w:r w:rsidRPr="005D7F72">
              <w:rPr>
                <w:rFonts w:ascii="Times New Roman" w:hAnsi="Times New Roman" w:cs="Times New Roman"/>
                <w:sz w:val="24"/>
                <w:szCs w:val="24"/>
              </w:rPr>
              <w:t xml:space="preserve"> less processing time taken.</w:t>
            </w:r>
          </w:p>
        </w:tc>
        <w:tc>
          <w:tcPr>
            <w:tcW w:w="1435" w:type="dxa"/>
          </w:tcPr>
          <w:p w14:paraId="4D5801E5"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w:t>
            </w:r>
          </w:p>
        </w:tc>
      </w:tr>
      <w:tr w:rsidR="00E7316D" w:rsidRPr="005D7F72" w14:paraId="2625EAC1" w14:textId="77777777" w:rsidTr="001F57D5">
        <w:tc>
          <w:tcPr>
            <w:tcW w:w="1705" w:type="dxa"/>
          </w:tcPr>
          <w:p w14:paraId="6BD31ED0" w14:textId="77777777" w:rsidR="00E7316D" w:rsidRPr="005D7F72" w:rsidRDefault="00E7316D" w:rsidP="009043BC">
            <w:pPr>
              <w:spacing w:before="100" w:beforeAutospacing="1" w:line="360" w:lineRule="auto"/>
              <w:jc w:val="center"/>
              <w:rPr>
                <w:rFonts w:ascii="Times New Roman" w:hAnsi="Times New Roman" w:cs="Times New Roman"/>
                <w:sz w:val="24"/>
                <w:szCs w:val="24"/>
              </w:rPr>
            </w:pPr>
            <w:proofErr w:type="spellStart"/>
            <w:r w:rsidRPr="005D7F72">
              <w:rPr>
                <w:rFonts w:ascii="Times New Roman" w:hAnsi="Times New Roman" w:cs="Times New Roman"/>
                <w:sz w:val="24"/>
                <w:szCs w:val="24"/>
              </w:rPr>
              <w:lastRenderedPageBreak/>
              <w:t>Samtools</w:t>
            </w:r>
            <w:proofErr w:type="spellEnd"/>
            <w:r w:rsidRPr="005D7F72">
              <w:rPr>
                <w:rFonts w:ascii="Times New Roman" w:hAnsi="Times New Roman" w:cs="Times New Roman"/>
                <w:sz w:val="24"/>
                <w:szCs w:val="24"/>
              </w:rPr>
              <w:t xml:space="preserve"> binary file</w:t>
            </w:r>
          </w:p>
        </w:tc>
        <w:tc>
          <w:tcPr>
            <w:tcW w:w="6210" w:type="dxa"/>
          </w:tcPr>
          <w:p w14:paraId="1D51F093" w14:textId="77777777" w:rsidR="00E7316D" w:rsidRPr="005D7F72" w:rsidRDefault="00A22B88"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33" w:history="1">
              <w:proofErr w:type="spellStart"/>
              <w:r w:rsidR="00E7316D" w:rsidRPr="005D7F72">
                <w:rPr>
                  <w:rStyle w:val="Hyperlink"/>
                  <w:rFonts w:ascii="Times New Roman" w:hAnsi="Times New Roman" w:cs="Times New Roman"/>
                  <w:color w:val="000000" w:themeColor="text1"/>
                  <w:sz w:val="24"/>
                  <w:szCs w:val="24"/>
                  <w:shd w:val="clear" w:color="auto" w:fill="FFFFFF"/>
                </w:rPr>
                <w:t>SAMtools</w:t>
              </w:r>
              <w:proofErr w:type="spellEnd"/>
            </w:hyperlink>
            <w:r w:rsidR="00E7316D" w:rsidRPr="005D7F72">
              <w:rPr>
                <w:rFonts w:ascii="Times New Roman" w:hAnsi="Times New Roman" w:cs="Times New Roman"/>
                <w:color w:val="000000" w:themeColor="text1"/>
                <w:sz w:val="24"/>
                <w:szCs w:val="24"/>
                <w:shd w:val="clear" w:color="auto" w:fill="FFFFFF"/>
              </w:rPr>
              <w:t xml:space="preserve"> is a collection of tools for manipulating and analyzing SAM and BAM alignment files. Using these tools together allows you </w:t>
            </w:r>
            <w:commentRangeStart w:id="28"/>
            <w:r w:rsidR="00E7316D" w:rsidRPr="005D7F72">
              <w:rPr>
                <w:rFonts w:ascii="Times New Roman" w:hAnsi="Times New Roman" w:cs="Times New Roman"/>
                <w:color w:val="000000" w:themeColor="text1"/>
                <w:sz w:val="24"/>
                <w:szCs w:val="24"/>
                <w:shd w:val="clear" w:color="auto" w:fill="FFFFFF"/>
              </w:rPr>
              <w:t>to get from alignments in SAM format </w:t>
            </w:r>
            <w:commentRangeEnd w:id="28"/>
            <w:r>
              <w:rPr>
                <w:rStyle w:val="CommentReference"/>
              </w:rPr>
              <w:commentReference w:id="28"/>
            </w:r>
          </w:p>
          <w:p w14:paraId="6B86F72A" w14:textId="0849F413" w:rsidR="00E7316D" w:rsidRPr="005D7F72" w:rsidRDefault="00764783"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Browse and select the</w:t>
            </w:r>
            <w:r w:rsidRPr="005D7F72">
              <w:rPr>
                <w:rFonts w:ascii="Times New Roman" w:hAnsi="Times New Roman" w:cs="Times New Roman"/>
                <w:b/>
                <w:color w:val="0070C0"/>
                <w:sz w:val="24"/>
                <w:szCs w:val="24"/>
              </w:rPr>
              <w:t xml:space="preserve"> </w:t>
            </w:r>
            <w:proofErr w:type="spellStart"/>
            <w:r w:rsidRPr="005D7F72">
              <w:rPr>
                <w:rFonts w:ascii="Times New Roman" w:hAnsi="Times New Roman" w:cs="Times New Roman"/>
                <w:b/>
                <w:color w:val="0070C0"/>
                <w:sz w:val="24"/>
                <w:szCs w:val="24"/>
              </w:rPr>
              <w:t>samtools</w:t>
            </w:r>
            <w:proofErr w:type="spellEnd"/>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 xml:space="preserve">binary file from the </w:t>
            </w:r>
            <w:proofErr w:type="spellStart"/>
            <w:r w:rsidRPr="005D7F72">
              <w:rPr>
                <w:rStyle w:val="Strong"/>
                <w:rFonts w:ascii="Times New Roman" w:hAnsi="Times New Roman" w:cs="Times New Roman"/>
                <w:b w:val="0"/>
                <w:color w:val="000000" w:themeColor="text1"/>
                <w:sz w:val="24"/>
                <w:szCs w:val="24"/>
                <w:shd w:val="clear" w:color="auto" w:fill="FFFFFF"/>
              </w:rPr>
              <w:t>samtools</w:t>
            </w:r>
            <w:proofErr w:type="spellEnd"/>
            <w:r w:rsidRPr="005D7F72">
              <w:rPr>
                <w:rStyle w:val="Strong"/>
                <w:rFonts w:ascii="Times New Roman" w:hAnsi="Times New Roman" w:cs="Times New Roman"/>
                <w:b w:val="0"/>
                <w:color w:val="000000" w:themeColor="text1"/>
                <w:sz w:val="24"/>
                <w:szCs w:val="24"/>
                <w:shd w:val="clear" w:color="auto" w:fill="FFFFFF"/>
              </w:rPr>
              <w:t>-*</w:t>
            </w:r>
            <w:r w:rsidRPr="005D7F72">
              <w:rPr>
                <w:rStyle w:val="Strong"/>
                <w:rFonts w:ascii="Times New Roman" w:hAnsi="Times New Roman" w:cs="Times New Roman"/>
                <w:color w:val="0070C0"/>
                <w:sz w:val="24"/>
                <w:szCs w:val="24"/>
                <w:shd w:val="clear" w:color="auto" w:fill="FFFFFF"/>
              </w:rPr>
              <w:t xml:space="preserve"> </w:t>
            </w:r>
            <w:r w:rsidRPr="005D7F72">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33C4F634"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0448904B" w14:textId="77777777" w:rsidTr="001F57D5">
        <w:tc>
          <w:tcPr>
            <w:tcW w:w="1705" w:type="dxa"/>
          </w:tcPr>
          <w:p w14:paraId="17ABBAFE"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Generate Scripts</w:t>
            </w:r>
          </w:p>
        </w:tc>
        <w:tc>
          <w:tcPr>
            <w:tcW w:w="6210" w:type="dxa"/>
          </w:tcPr>
          <w:p w14:paraId="323163B0" w14:textId="609C599B" w:rsidR="00E7316D" w:rsidRPr="005D7F72" w:rsidRDefault="00FD2B5A"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This button generates a shell script (.</w:t>
            </w:r>
            <w:proofErr w:type="spellStart"/>
            <w:r w:rsidRPr="005D7F72">
              <w:rPr>
                <w:rFonts w:ascii="Times New Roman" w:hAnsi="Times New Roman" w:cs="Times New Roman"/>
                <w:sz w:val="24"/>
                <w:szCs w:val="24"/>
              </w:rPr>
              <w:t>sh</w:t>
            </w:r>
            <w:proofErr w:type="spellEnd"/>
            <w:r w:rsidRPr="005D7F72">
              <w:rPr>
                <w:rFonts w:ascii="Times New Roman" w:hAnsi="Times New Roman" w:cs="Times New Roman"/>
                <w:sz w:val="24"/>
                <w:szCs w:val="24"/>
              </w:rPr>
              <w:t>) that can be executed in a UNIX terminal by the user.</w:t>
            </w:r>
          </w:p>
        </w:tc>
        <w:tc>
          <w:tcPr>
            <w:tcW w:w="1435" w:type="dxa"/>
          </w:tcPr>
          <w:p w14:paraId="2BCA205E"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p>
        </w:tc>
      </w:tr>
    </w:tbl>
    <w:p w14:paraId="491C83BE" w14:textId="77777777" w:rsidR="00E7316D" w:rsidRPr="005D7F72" w:rsidRDefault="00E7316D" w:rsidP="008B78C0">
      <w:pPr>
        <w:pStyle w:val="Heading2"/>
      </w:pPr>
      <w:bookmarkStart w:id="29" w:name="_Toc508398297"/>
      <w:r w:rsidRPr="005D7F72">
        <w:t>Filter a BAM alignment file</w:t>
      </w:r>
      <w:bookmarkEnd w:id="29"/>
    </w:p>
    <w:p w14:paraId="65F6F8C5" w14:textId="77777777" w:rsidR="00E7316D" w:rsidRPr="005D7F72" w:rsidRDefault="00E7316D" w:rsidP="008B78C0">
      <w:pPr>
        <w:pStyle w:val="Heading3"/>
      </w:pPr>
      <w:bookmarkStart w:id="30" w:name="_Toc508398298"/>
      <w:r w:rsidRPr="005D7F72">
        <w:t>Purpose</w:t>
      </w:r>
      <w:bookmarkEnd w:id="30"/>
    </w:p>
    <w:p w14:paraId="4EB29B38" w14:textId="19F2B42F"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To perform filtering of a BAM file to remove low quality map reads and unmapped reads among others.</w:t>
      </w:r>
    </w:p>
    <w:p w14:paraId="682DCD44" w14:textId="77777777" w:rsidR="00E7316D" w:rsidRPr="005D7F72" w:rsidRDefault="00E7316D" w:rsidP="008B78C0">
      <w:pPr>
        <w:pStyle w:val="Heading3"/>
      </w:pPr>
      <w:bookmarkStart w:id="31" w:name="_Toc508398299"/>
      <w:r w:rsidRPr="005D7F72">
        <w:t>Input</w:t>
      </w:r>
      <w:bookmarkEnd w:id="31"/>
    </w:p>
    <w:p w14:paraId="4028918E" w14:textId="425C3851"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The BAM file generated from the mapping step above. For example, by default bwa BAM files is named </w:t>
      </w:r>
      <w:proofErr w:type="spellStart"/>
      <w:r w:rsidRPr="005D7F72">
        <w:rPr>
          <w:rFonts w:ascii="Times New Roman" w:hAnsi="Times New Roman" w:cs="Times New Roman"/>
          <w:sz w:val="24"/>
          <w:szCs w:val="24"/>
        </w:rPr>
        <w:t>bwa_mapped.bam</w:t>
      </w:r>
      <w:proofErr w:type="spellEnd"/>
      <w:r w:rsidRPr="005D7F72">
        <w:rPr>
          <w:rFonts w:ascii="Times New Roman" w:hAnsi="Times New Roman" w:cs="Times New Roman"/>
          <w:sz w:val="24"/>
          <w:szCs w:val="24"/>
        </w:rPr>
        <w:t xml:space="preserve"> and bowtie2 BAM files is named bowtie2_mapped.bam</w:t>
      </w:r>
      <w:r w:rsidR="00DE5C5E">
        <w:rPr>
          <w:rFonts w:ascii="Times New Roman" w:hAnsi="Times New Roman" w:cs="Times New Roman"/>
          <w:sz w:val="24"/>
          <w:szCs w:val="24"/>
        </w:rPr>
        <w:t>.</w:t>
      </w:r>
    </w:p>
    <w:p w14:paraId="6F64C4FB" w14:textId="1753CDA2" w:rsidR="00E7316D" w:rsidRPr="005D7F72" w:rsidRDefault="005D7F72" w:rsidP="005D7F72">
      <w:pPr>
        <w:pStyle w:val="Heading3"/>
      </w:pPr>
      <w:bookmarkStart w:id="32" w:name="_Toc508398300"/>
      <w:r w:rsidRPr="005D7F72">
        <w:t>Test Data</w:t>
      </w:r>
      <w:bookmarkEnd w:id="32"/>
    </w:p>
    <w:p w14:paraId="599C4D20" w14:textId="70295F85" w:rsidR="00007B5F" w:rsidRPr="005D7F72"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The generated bowtie2 alignment BAM file can be downloaded from the link below for each test data</w:t>
      </w:r>
      <w:r w:rsidR="00A403CE" w:rsidRPr="005D7F72">
        <w:rPr>
          <w:rFonts w:ascii="Times New Roman" w:hAnsi="Times New Roman" w:cs="Times New Roman"/>
          <w:color w:val="000000" w:themeColor="text1"/>
          <w:sz w:val="24"/>
          <w:szCs w:val="24"/>
          <w:shd w:val="clear" w:color="auto" w:fill="FFFFFF"/>
        </w:rPr>
        <w:t>:</w:t>
      </w:r>
    </w:p>
    <w:p w14:paraId="3E591D0F" w14:textId="77777777" w:rsidR="00007B5F" w:rsidRPr="005D7F72"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t>MiSeq</w:t>
      </w:r>
      <w:proofErr w:type="spellEnd"/>
      <w:r w:rsidRPr="005D7F72">
        <w:rPr>
          <w:rFonts w:ascii="Times New Roman" w:hAnsi="Times New Roman" w:cs="Times New Roman"/>
          <w:color w:val="000000" w:themeColor="text1"/>
          <w:sz w:val="24"/>
          <w:szCs w:val="24"/>
          <w:shd w:val="clear" w:color="auto" w:fill="FFFFFF"/>
        </w:rPr>
        <w:t xml:space="preserve"> GM12878 in-situ files:</w:t>
      </w:r>
    </w:p>
    <w:p w14:paraId="7BBCA967" w14:textId="575B7D5B" w:rsidR="00007B5F" w:rsidRPr="005D7F72" w:rsidRDefault="00007B5F"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3" w:name="OLE_LINK12"/>
      <w:bookmarkStart w:id="34" w:name="OLE_LINK13"/>
      <w:bookmarkStart w:id="35" w:name="OLE_LINK14"/>
      <w:r w:rsidRPr="005D7F72">
        <w:rPr>
          <w:rFonts w:ascii="Times New Roman" w:hAnsi="Times New Roman" w:cs="Times New Roman"/>
          <w:color w:val="000000" w:themeColor="text1"/>
          <w:sz w:val="24"/>
          <w:szCs w:val="24"/>
          <w:shd w:val="clear" w:color="auto" w:fill="FFFFFF"/>
        </w:rPr>
        <w:t xml:space="preserve">Bowtie2: </w:t>
      </w:r>
      <w:bookmarkEnd w:id="33"/>
      <w:bookmarkEnd w:id="34"/>
      <w:bookmarkEnd w:id="35"/>
      <w:r w:rsidRPr="005D7F72">
        <w:rPr>
          <w:rFonts w:ascii="Times New Roman" w:hAnsi="Times New Roman" w:cs="Times New Roman"/>
          <w:color w:val="000000" w:themeColor="text1"/>
          <w:sz w:val="24"/>
          <w:szCs w:val="24"/>
          <w:shd w:val="clear" w:color="auto" w:fill="FFFFFF"/>
        </w:rPr>
        <w:fldChar w:fldCharType="begin"/>
      </w:r>
      <w:r w:rsidRPr="005D7F72">
        <w:rPr>
          <w:rFonts w:ascii="Times New Roman" w:hAnsi="Times New Roman" w:cs="Times New Roman"/>
          <w:color w:val="000000" w:themeColor="text1"/>
          <w:sz w:val="24"/>
          <w:szCs w:val="24"/>
          <w:shd w:val="clear" w:color="auto" w:fill="FFFFFF"/>
        </w:rPr>
        <w:instrText xml:space="preserve"> HYPERLINK "http://sysbio.rnet.missouri.edu/bdm_download/GenomeFlow/MiSeq_GM12878/bowtie2_align_Miseq/" </w:instrText>
      </w:r>
      <w:r w:rsidRPr="005D7F72">
        <w:rPr>
          <w:rFonts w:ascii="Times New Roman" w:hAnsi="Times New Roman" w:cs="Times New Roman"/>
          <w:color w:val="000000" w:themeColor="text1"/>
          <w:sz w:val="24"/>
          <w:szCs w:val="24"/>
          <w:shd w:val="clear" w:color="auto" w:fill="FFFFFF"/>
        </w:rPr>
        <w:fldChar w:fldCharType="separate"/>
      </w:r>
      <w:r w:rsidRPr="005D7F72">
        <w:rPr>
          <w:rStyle w:val="Hyperlink"/>
          <w:rFonts w:ascii="Times New Roman" w:hAnsi="Times New Roman" w:cs="Times New Roman"/>
          <w:sz w:val="24"/>
          <w:szCs w:val="24"/>
          <w:shd w:val="clear" w:color="auto" w:fill="FFFFFF"/>
        </w:rPr>
        <w:t>http://sysbio.rnet.missouri.edu/bdm_download/GenomeFlow/MiSeq_GM12878/bowtie2_align_Miseq/</w:t>
      </w:r>
      <w:r w:rsidRPr="005D7F72">
        <w:rPr>
          <w:rFonts w:ascii="Times New Roman" w:hAnsi="Times New Roman" w:cs="Times New Roman"/>
          <w:color w:val="000000" w:themeColor="text1"/>
          <w:sz w:val="24"/>
          <w:szCs w:val="24"/>
          <w:shd w:val="clear" w:color="auto" w:fill="FFFFFF"/>
        </w:rPr>
        <w:fldChar w:fldCharType="end"/>
      </w:r>
    </w:p>
    <w:p w14:paraId="6BE4F568" w14:textId="020E4E15" w:rsidR="00DF5BBB" w:rsidRPr="005D7F72" w:rsidRDefault="00DF5BBB"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Bwa:</w:t>
      </w:r>
    </w:p>
    <w:p w14:paraId="79D61E18" w14:textId="07A3AB86" w:rsidR="00DF5BBB" w:rsidRPr="005D7F72" w:rsidRDefault="00A22B88"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4" w:history="1">
        <w:r w:rsidR="00DF5BBB" w:rsidRPr="005D7F72">
          <w:rPr>
            <w:rStyle w:val="Hyperlink"/>
            <w:rFonts w:ascii="Times New Roman" w:hAnsi="Times New Roman" w:cs="Times New Roman"/>
            <w:sz w:val="24"/>
            <w:szCs w:val="24"/>
            <w:shd w:val="clear" w:color="auto" w:fill="FFFFFF"/>
          </w:rPr>
          <w:t>http://sysbio.rnet.missouri.edu/bdm_download/GenomeFlow/MiSeq_GM12878/bwa_align_Miseq/</w:t>
        </w:r>
      </w:hyperlink>
    </w:p>
    <w:p w14:paraId="2CF7EAAE" w14:textId="77777777" w:rsidR="00B72118" w:rsidRPr="005D7F72" w:rsidRDefault="00B72118"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24F56A6F" w14:textId="77777777" w:rsidR="001208B0" w:rsidRPr="005D7F72" w:rsidRDefault="001208B0" w:rsidP="001208B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6" w:name="OLE_LINK17"/>
      <w:bookmarkStart w:id="37" w:name="OLE_LINK18"/>
      <w:r w:rsidRPr="005D7F72">
        <w:rPr>
          <w:rFonts w:ascii="Times New Roman" w:hAnsi="Times New Roman" w:cs="Times New Roman"/>
          <w:color w:val="000000" w:themeColor="text1"/>
          <w:sz w:val="24"/>
          <w:szCs w:val="24"/>
          <w:shd w:val="clear" w:color="auto" w:fill="FFFFFF"/>
        </w:rPr>
        <w:lastRenderedPageBreak/>
        <w:t>GM06990 Cell line:</w:t>
      </w:r>
    </w:p>
    <w:bookmarkEnd w:id="36"/>
    <w:bookmarkEnd w:id="37"/>
    <w:p w14:paraId="026E8206" w14:textId="18E12752" w:rsidR="00007B5F" w:rsidRPr="005D7F72" w:rsidRDefault="00A403CE" w:rsidP="00A403CE">
      <w:pPr>
        <w:pStyle w:val="ListParagraph"/>
        <w:numPr>
          <w:ilvl w:val="1"/>
          <w:numId w:val="31"/>
        </w:numPr>
        <w:spacing w:before="100" w:beforeAutospacing="1" w:after="0" w:line="360" w:lineRule="auto"/>
        <w:rPr>
          <w:rFonts w:ascii="Times New Roman" w:hAnsi="Times New Roman" w:cs="Times New Roman"/>
          <w:b/>
          <w:sz w:val="24"/>
          <w:szCs w:val="24"/>
        </w:rPr>
      </w:pPr>
      <w:r w:rsidRPr="005D7F72">
        <w:rPr>
          <w:rFonts w:ascii="Times New Roman" w:hAnsi="Times New Roman" w:cs="Times New Roman"/>
          <w:color w:val="000000" w:themeColor="text1"/>
          <w:sz w:val="24"/>
          <w:szCs w:val="24"/>
          <w:shd w:val="clear" w:color="auto" w:fill="FFFFFF"/>
        </w:rPr>
        <w:t>Bowtie2:</w:t>
      </w:r>
    </w:p>
    <w:p w14:paraId="10AE4078" w14:textId="3DE18E99" w:rsidR="00A403CE" w:rsidRPr="005D7F72" w:rsidRDefault="00A22B88" w:rsidP="00A403CE">
      <w:pPr>
        <w:pStyle w:val="ListParagraph"/>
        <w:spacing w:before="100" w:beforeAutospacing="1" w:after="0" w:line="360" w:lineRule="auto"/>
        <w:ind w:left="2700"/>
        <w:rPr>
          <w:rFonts w:ascii="Times New Roman" w:hAnsi="Times New Roman" w:cs="Times New Roman"/>
          <w:sz w:val="24"/>
          <w:szCs w:val="24"/>
        </w:rPr>
      </w:pPr>
      <w:hyperlink r:id="rId35" w:history="1">
        <w:r w:rsidR="00A403CE" w:rsidRPr="005D7F72">
          <w:rPr>
            <w:rStyle w:val="Hyperlink"/>
            <w:rFonts w:ascii="Times New Roman" w:hAnsi="Times New Roman" w:cs="Times New Roman"/>
            <w:sz w:val="24"/>
            <w:szCs w:val="24"/>
          </w:rPr>
          <w:t>http://sysbio.rnet.missouri.edu/bdm_download/GenomeFlow/GM06990/bowtie2_align/</w:t>
        </w:r>
      </w:hyperlink>
    </w:p>
    <w:p w14:paraId="7278872D" w14:textId="0F2DC3C3" w:rsidR="00A403CE" w:rsidRPr="005D7F72" w:rsidRDefault="00A403CE" w:rsidP="00A403CE">
      <w:pPr>
        <w:pStyle w:val="ListParagraph"/>
        <w:numPr>
          <w:ilvl w:val="1"/>
          <w:numId w:val="31"/>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Bwa:</w:t>
      </w:r>
    </w:p>
    <w:p w14:paraId="69BBD4FF" w14:textId="2A26A45B" w:rsidR="00A403CE" w:rsidRPr="005D7F72" w:rsidRDefault="00A22B88" w:rsidP="00A403CE">
      <w:pPr>
        <w:pStyle w:val="ListParagraph"/>
        <w:spacing w:before="100" w:beforeAutospacing="1" w:after="0" w:line="360" w:lineRule="auto"/>
        <w:ind w:left="2700"/>
        <w:rPr>
          <w:rFonts w:ascii="Times New Roman" w:hAnsi="Times New Roman" w:cs="Times New Roman"/>
          <w:sz w:val="24"/>
          <w:szCs w:val="24"/>
        </w:rPr>
      </w:pPr>
      <w:hyperlink r:id="rId36" w:history="1">
        <w:r w:rsidR="00A403CE" w:rsidRPr="005D7F72">
          <w:rPr>
            <w:rStyle w:val="Hyperlink"/>
            <w:rFonts w:ascii="Times New Roman" w:hAnsi="Times New Roman" w:cs="Times New Roman"/>
            <w:sz w:val="24"/>
            <w:szCs w:val="24"/>
          </w:rPr>
          <w:t>http://sysbio.rnet.missouri.edu/bdm_download/GenomeFlow/GM06990/bwa_align/</w:t>
        </w:r>
      </w:hyperlink>
    </w:p>
    <w:p w14:paraId="69ED2E59" w14:textId="77777777" w:rsidR="00A403CE" w:rsidRPr="005D7F72"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4F2B0D3C" w14:textId="77777777" w:rsidR="00A403CE" w:rsidRPr="005D7F72"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07E5CD91" w14:textId="77777777" w:rsidR="00E7316D" w:rsidRPr="005D7F72" w:rsidRDefault="00E7316D" w:rsidP="008B78C0">
      <w:pPr>
        <w:pStyle w:val="Heading3"/>
      </w:pPr>
      <w:bookmarkStart w:id="38" w:name="_Toc508398301"/>
      <w:r w:rsidRPr="005D7F72">
        <w:t>Output</w:t>
      </w:r>
      <w:bookmarkEnd w:id="38"/>
    </w:p>
    <w:p w14:paraId="160BFB3C" w14:textId="4F545AA7" w:rsidR="00E7316D" w:rsidRPr="00DB67F2" w:rsidRDefault="00E7316D" w:rsidP="00E7316D">
      <w:pPr>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It generates a shell script with name </w:t>
      </w:r>
      <w:r w:rsidRPr="005D7F72">
        <w:rPr>
          <w:rFonts w:ascii="Times New Roman" w:hAnsi="Times New Roman" w:cs="Times New Roman"/>
          <w:i/>
          <w:sz w:val="24"/>
          <w:szCs w:val="24"/>
        </w:rPr>
        <w:t>Filter_script_samtools.sh</w:t>
      </w:r>
      <w:r w:rsidR="00DB67F2">
        <w:rPr>
          <w:rFonts w:ascii="Times New Roman" w:hAnsi="Times New Roman" w:cs="Times New Roman"/>
          <w:sz w:val="24"/>
          <w:szCs w:val="24"/>
        </w:rPr>
        <w:t>.</w:t>
      </w:r>
    </w:p>
    <w:p w14:paraId="64B1F22E" w14:textId="77777777" w:rsidR="00E7316D" w:rsidRPr="005D7F72" w:rsidRDefault="00E7316D" w:rsidP="008B78C0">
      <w:pPr>
        <w:pStyle w:val="Heading3"/>
      </w:pPr>
      <w:bookmarkStart w:id="39" w:name="_Toc508398302"/>
      <w:r w:rsidRPr="005D7F72">
        <w:t>Output of the script:</w:t>
      </w:r>
      <w:bookmarkEnd w:id="39"/>
    </w:p>
    <w:p w14:paraId="19A4B032" w14:textId="008B6229" w:rsidR="00E7316D" w:rsidRPr="00DB67F2" w:rsidRDefault="00E7316D" w:rsidP="00E7316D">
      <w:pPr>
        <w:spacing w:before="100" w:beforeAutospacing="1" w:after="0" w:line="360" w:lineRule="auto"/>
        <w:ind w:left="1260"/>
        <w:rPr>
          <w:rFonts w:ascii="Times New Roman" w:hAnsi="Times New Roman" w:cs="Times New Roman"/>
          <w:sz w:val="24"/>
          <w:szCs w:val="24"/>
          <w:shd w:val="clear" w:color="auto" w:fill="FFFFFF"/>
        </w:rPr>
      </w:pPr>
      <w:r w:rsidRPr="005D7F72">
        <w:rPr>
          <w:rFonts w:ascii="Times New Roman" w:hAnsi="Times New Roman" w:cs="Times New Roman"/>
          <w:color w:val="000000" w:themeColor="text1"/>
          <w:sz w:val="24"/>
          <w:szCs w:val="24"/>
        </w:rPr>
        <w:t xml:space="preserve">A </w:t>
      </w:r>
      <w:r w:rsidRPr="005D7F72">
        <w:rPr>
          <w:rFonts w:ascii="Times New Roman" w:hAnsi="Times New Roman" w:cs="Times New Roman"/>
          <w:color w:val="000000" w:themeColor="text1"/>
          <w:sz w:val="24"/>
          <w:szCs w:val="24"/>
          <w:shd w:val="clear" w:color="auto" w:fill="FFFFFF"/>
        </w:rPr>
        <w:t xml:space="preserve">BAM binary format (. bam) named </w:t>
      </w:r>
      <w:r w:rsidRPr="005D7F72">
        <w:rPr>
          <w:rFonts w:ascii="Times New Roman" w:hAnsi="Times New Roman" w:cs="Times New Roman"/>
          <w:i/>
          <w:color w:val="000000" w:themeColor="text1"/>
          <w:sz w:val="24"/>
          <w:szCs w:val="24"/>
          <w:shd w:val="clear" w:color="auto" w:fill="FFFFFF"/>
        </w:rPr>
        <w:t>bowtie2_mapped.filtered.bam</w:t>
      </w:r>
      <w:r w:rsidRPr="005D7F72">
        <w:rPr>
          <w:rFonts w:ascii="Times New Roman" w:hAnsi="Times New Roman" w:cs="Times New Roman"/>
          <w:color w:val="000000" w:themeColor="text1"/>
          <w:sz w:val="24"/>
          <w:szCs w:val="24"/>
          <w:shd w:val="clear" w:color="auto" w:fill="FFFFFF"/>
        </w:rPr>
        <w:t xml:space="preserve"> for </w:t>
      </w:r>
      <w:r w:rsidRPr="005D7F72">
        <w:rPr>
          <w:rFonts w:ascii="Times New Roman" w:hAnsi="Times New Roman" w:cs="Times New Roman"/>
          <w:color w:val="0070C0"/>
          <w:sz w:val="24"/>
          <w:szCs w:val="24"/>
          <w:shd w:val="clear" w:color="auto" w:fill="FFFFFF"/>
        </w:rPr>
        <w:t>bowtie2</w:t>
      </w:r>
      <w:r w:rsidRPr="005D7F72">
        <w:rPr>
          <w:rFonts w:ascii="Times New Roman" w:hAnsi="Times New Roman" w:cs="Times New Roman"/>
          <w:color w:val="000000" w:themeColor="text1"/>
          <w:sz w:val="24"/>
          <w:szCs w:val="24"/>
          <w:shd w:val="clear" w:color="auto" w:fill="FFFFFF"/>
        </w:rPr>
        <w:t xml:space="preserve"> and </w:t>
      </w:r>
      <w:proofErr w:type="spellStart"/>
      <w:r w:rsidRPr="005D7F72">
        <w:rPr>
          <w:rFonts w:ascii="Times New Roman" w:hAnsi="Times New Roman" w:cs="Times New Roman"/>
          <w:i/>
          <w:color w:val="000000" w:themeColor="text1"/>
          <w:sz w:val="24"/>
          <w:szCs w:val="24"/>
          <w:shd w:val="clear" w:color="auto" w:fill="FFFFFF"/>
        </w:rPr>
        <w:t>bwa_mapped.filtered.bam</w:t>
      </w:r>
      <w:proofErr w:type="spellEnd"/>
      <w:r w:rsidRPr="005D7F72">
        <w:rPr>
          <w:rFonts w:ascii="Times New Roman" w:hAnsi="Times New Roman" w:cs="Times New Roman"/>
          <w:color w:val="000000" w:themeColor="text1"/>
          <w:sz w:val="24"/>
          <w:szCs w:val="24"/>
          <w:shd w:val="clear" w:color="auto" w:fill="FFFFFF"/>
        </w:rPr>
        <w:t xml:space="preserve"> for </w:t>
      </w:r>
      <w:r w:rsidRPr="005D7F72">
        <w:rPr>
          <w:rFonts w:ascii="Times New Roman" w:hAnsi="Times New Roman" w:cs="Times New Roman"/>
          <w:color w:val="0070C0"/>
          <w:sz w:val="24"/>
          <w:szCs w:val="24"/>
          <w:shd w:val="clear" w:color="auto" w:fill="FFFFFF"/>
        </w:rPr>
        <w:t>bwa</w:t>
      </w:r>
      <w:r w:rsidR="00DB67F2">
        <w:rPr>
          <w:rFonts w:ascii="Times New Roman" w:hAnsi="Times New Roman" w:cs="Times New Roman"/>
          <w:sz w:val="24"/>
          <w:szCs w:val="24"/>
          <w:shd w:val="clear" w:color="auto" w:fill="FFFFFF"/>
        </w:rPr>
        <w:t>.</w:t>
      </w:r>
    </w:p>
    <w:p w14:paraId="51EEFD74" w14:textId="59C1A4C7" w:rsidR="00007B5F" w:rsidRPr="005D7F72" w:rsidRDefault="005D7F72" w:rsidP="005D7F72">
      <w:pPr>
        <w:pStyle w:val="Heading3"/>
      </w:pPr>
      <w:bookmarkStart w:id="40" w:name="_Toc508398303"/>
      <w:r w:rsidRPr="005D7F72">
        <w:t>Test Data Output</w:t>
      </w:r>
      <w:r w:rsidR="00007B5F" w:rsidRPr="005D7F72">
        <w:t>:</w:t>
      </w:r>
      <w:bookmarkEnd w:id="40"/>
    </w:p>
    <w:p w14:paraId="2F1F5039" w14:textId="7E416DCC" w:rsidR="00007B5F" w:rsidRPr="005D7F72"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The generated </w:t>
      </w:r>
      <w:r w:rsidR="00A903A4" w:rsidRPr="005D7F72">
        <w:rPr>
          <w:rFonts w:ascii="Times New Roman" w:hAnsi="Times New Roman" w:cs="Times New Roman"/>
          <w:color w:val="000000" w:themeColor="text1"/>
          <w:sz w:val="24"/>
          <w:szCs w:val="24"/>
          <w:shd w:val="clear" w:color="auto" w:fill="FFFFFF"/>
        </w:rPr>
        <w:t xml:space="preserve">filtered </w:t>
      </w:r>
      <w:r w:rsidRPr="005D7F72">
        <w:rPr>
          <w:rFonts w:ascii="Times New Roman" w:hAnsi="Times New Roman" w:cs="Times New Roman"/>
          <w:color w:val="000000" w:themeColor="text1"/>
          <w:sz w:val="24"/>
          <w:szCs w:val="24"/>
          <w:shd w:val="clear" w:color="auto" w:fill="FFFFFF"/>
        </w:rPr>
        <w:t xml:space="preserve">bowtie2 </w:t>
      </w:r>
      <w:r w:rsidR="00DF5BBB" w:rsidRPr="005D7F72">
        <w:rPr>
          <w:rFonts w:ascii="Times New Roman" w:hAnsi="Times New Roman" w:cs="Times New Roman"/>
          <w:color w:val="000000" w:themeColor="text1"/>
          <w:sz w:val="24"/>
          <w:szCs w:val="24"/>
          <w:shd w:val="clear" w:color="auto" w:fill="FFFFFF"/>
        </w:rPr>
        <w:t xml:space="preserve">and bwa </w:t>
      </w:r>
      <w:r w:rsidRPr="005D7F72">
        <w:rPr>
          <w:rFonts w:ascii="Times New Roman" w:hAnsi="Times New Roman" w:cs="Times New Roman"/>
          <w:color w:val="000000" w:themeColor="text1"/>
          <w:sz w:val="24"/>
          <w:szCs w:val="24"/>
          <w:shd w:val="clear" w:color="auto" w:fill="FFFFFF"/>
        </w:rPr>
        <w:t>alignment BAM file can be download</w:t>
      </w:r>
      <w:r w:rsidR="00033C59" w:rsidRPr="005D7F72">
        <w:rPr>
          <w:rFonts w:ascii="Times New Roman" w:hAnsi="Times New Roman" w:cs="Times New Roman"/>
          <w:color w:val="000000" w:themeColor="text1"/>
          <w:sz w:val="24"/>
          <w:szCs w:val="24"/>
          <w:shd w:val="clear" w:color="auto" w:fill="FFFFFF"/>
        </w:rPr>
        <w:t xml:space="preserve">ed from the link below for the </w:t>
      </w:r>
      <w:proofErr w:type="spellStart"/>
      <w:r w:rsidR="00033C59" w:rsidRPr="005D7F72">
        <w:rPr>
          <w:rFonts w:ascii="Times New Roman" w:hAnsi="Times New Roman" w:cs="Times New Roman"/>
          <w:color w:val="000000" w:themeColor="text1"/>
          <w:sz w:val="24"/>
          <w:szCs w:val="24"/>
          <w:shd w:val="clear" w:color="auto" w:fill="FFFFFF"/>
        </w:rPr>
        <w:t>MiSeq</w:t>
      </w:r>
      <w:proofErr w:type="spellEnd"/>
      <w:r w:rsidR="00033C59" w:rsidRPr="005D7F72">
        <w:rPr>
          <w:rFonts w:ascii="Times New Roman" w:hAnsi="Times New Roman" w:cs="Times New Roman"/>
          <w:color w:val="000000" w:themeColor="text1"/>
          <w:sz w:val="24"/>
          <w:szCs w:val="24"/>
          <w:shd w:val="clear" w:color="auto" w:fill="FFFFFF"/>
        </w:rPr>
        <w:t xml:space="preserve"> GM12878 in-situ </w:t>
      </w:r>
      <w:r w:rsidRPr="005D7F72">
        <w:rPr>
          <w:rFonts w:ascii="Times New Roman" w:hAnsi="Times New Roman" w:cs="Times New Roman"/>
          <w:color w:val="000000" w:themeColor="text1"/>
          <w:sz w:val="24"/>
          <w:szCs w:val="24"/>
          <w:shd w:val="clear" w:color="auto" w:fill="FFFFFF"/>
        </w:rPr>
        <w:t>test data</w:t>
      </w:r>
      <w:r w:rsidR="00DB67F2">
        <w:rPr>
          <w:rFonts w:ascii="Times New Roman" w:hAnsi="Times New Roman" w:cs="Times New Roman"/>
          <w:color w:val="000000" w:themeColor="text1"/>
          <w:sz w:val="24"/>
          <w:szCs w:val="24"/>
          <w:shd w:val="clear" w:color="auto" w:fill="FFFFFF"/>
        </w:rPr>
        <w:t>.</w:t>
      </w:r>
    </w:p>
    <w:p w14:paraId="6826616A" w14:textId="77777777" w:rsidR="00007B5F" w:rsidRPr="005D7F72"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t>MiSeq</w:t>
      </w:r>
      <w:proofErr w:type="spellEnd"/>
      <w:r w:rsidRPr="005D7F72">
        <w:rPr>
          <w:rFonts w:ascii="Times New Roman" w:hAnsi="Times New Roman" w:cs="Times New Roman"/>
          <w:color w:val="000000" w:themeColor="text1"/>
          <w:sz w:val="24"/>
          <w:szCs w:val="24"/>
          <w:shd w:val="clear" w:color="auto" w:fill="FFFFFF"/>
        </w:rPr>
        <w:t xml:space="preserve"> GM12878 in-situ files:</w:t>
      </w:r>
    </w:p>
    <w:p w14:paraId="23741021" w14:textId="00DDA5CB" w:rsidR="00007B5F" w:rsidRPr="005D7F72" w:rsidRDefault="00007B5F" w:rsidP="00DF5BBB">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Bowtie2: </w:t>
      </w:r>
      <w:hyperlink r:id="rId37" w:history="1">
        <w:r w:rsidR="001A6B02" w:rsidRPr="005D7F72">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5243736F" w14:textId="123666CA" w:rsidR="001A6B02" w:rsidRPr="005D7F72" w:rsidRDefault="00DF5BBB" w:rsidP="00227AF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Bwa:</w:t>
      </w:r>
    </w:p>
    <w:p w14:paraId="18CAB1BF" w14:textId="6EBD16DC" w:rsidR="001A6B02" w:rsidRPr="005D7F72" w:rsidRDefault="00A22B88"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8" w:history="1">
        <w:r w:rsidR="001A6B02" w:rsidRPr="005D7F72">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356527E0" w14:textId="77777777" w:rsidR="00A403CE" w:rsidRPr="005D7F72"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41" w:name="OLE_LINK19"/>
      <w:bookmarkStart w:id="42" w:name="OLE_LINK20"/>
      <w:r w:rsidRPr="005D7F72">
        <w:rPr>
          <w:rFonts w:ascii="Times New Roman" w:hAnsi="Times New Roman" w:cs="Times New Roman"/>
          <w:color w:val="000000" w:themeColor="text1"/>
          <w:sz w:val="24"/>
          <w:szCs w:val="24"/>
          <w:shd w:val="clear" w:color="auto" w:fill="FFFFFF"/>
        </w:rPr>
        <w:t>GM06990 Cell line:</w:t>
      </w:r>
    </w:p>
    <w:p w14:paraId="6095C835" w14:textId="37A514C7" w:rsidR="00A403CE" w:rsidRPr="005D7F72"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Bowtie2:</w:t>
      </w:r>
    </w:p>
    <w:p w14:paraId="531AE1F8" w14:textId="0DF1692B" w:rsidR="00A403CE" w:rsidRPr="005D7F72" w:rsidRDefault="00A22B88"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9" w:history="1">
        <w:r w:rsidR="00A403CE" w:rsidRPr="005D7F72">
          <w:rPr>
            <w:rStyle w:val="Hyperlink"/>
            <w:rFonts w:ascii="Times New Roman" w:hAnsi="Times New Roman" w:cs="Times New Roman"/>
            <w:sz w:val="24"/>
            <w:szCs w:val="24"/>
            <w:shd w:val="clear" w:color="auto" w:fill="FFFFFF"/>
          </w:rPr>
          <w:t>http://sysbio.rnet.missouri.edu/bdm_download/GenomeFlow/GM06990/bowtie2_mapped.filtered.bam</w:t>
        </w:r>
      </w:hyperlink>
    </w:p>
    <w:p w14:paraId="5FBF1A28" w14:textId="0888C3FA" w:rsidR="00A403CE" w:rsidRPr="005D7F72"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hyperlink r:id="rId40" w:history="1">
        <w:r w:rsidRPr="005D7F72">
          <w:rPr>
            <w:rStyle w:val="Hyperlink"/>
            <w:rFonts w:ascii="Times New Roman" w:hAnsi="Times New Roman" w:cs="Times New Roman"/>
            <w:sz w:val="24"/>
            <w:szCs w:val="24"/>
            <w:shd w:val="clear" w:color="auto" w:fill="FFFFFF"/>
          </w:rPr>
          <w:t>http://sysbio.rnet.missouri.edu/bdm_download/GenomeFlow/GM06990/bwa_mapped.filtered.bam</w:t>
        </w:r>
      </w:hyperlink>
    </w:p>
    <w:bookmarkEnd w:id="41"/>
    <w:bookmarkEnd w:id="42"/>
    <w:p w14:paraId="6060DE28" w14:textId="77777777" w:rsidR="00A403CE" w:rsidRPr="005D7F72" w:rsidRDefault="00A403CE"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E082DB4" w14:textId="77777777" w:rsidR="00E7316D" w:rsidRPr="005D7F72" w:rsidRDefault="00E7316D" w:rsidP="008B78C0">
      <w:pPr>
        <w:pStyle w:val="Heading3"/>
      </w:pPr>
      <w:bookmarkStart w:id="43" w:name="_Toc508398304"/>
      <w:r w:rsidRPr="005D7F72">
        <w:t>Running</w:t>
      </w:r>
      <w:bookmarkEnd w:id="43"/>
    </w:p>
    <w:p w14:paraId="7ACE2D6D" w14:textId="77777777" w:rsidR="00E7316D" w:rsidRPr="005D7F72" w:rsidRDefault="00E7316D" w:rsidP="00E7316D">
      <w:pPr>
        <w:pStyle w:val="ListParagraph"/>
        <w:numPr>
          <w:ilvl w:val="0"/>
          <w:numId w:val="27"/>
        </w:numPr>
        <w:ind w:left="162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1D-Functions/Filter a BAM alignment file</w:t>
      </w:r>
    </w:p>
    <w:p w14:paraId="0C3F691E" w14:textId="77777777" w:rsidR="00EC7E0A" w:rsidRPr="005D7F72"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 xml:space="preserve">Generate a script called </w:t>
      </w:r>
      <w:r w:rsidRPr="005D7F72">
        <w:rPr>
          <w:rFonts w:ascii="Times New Roman" w:hAnsi="Times New Roman" w:cs="Times New Roman"/>
          <w:i/>
          <w:sz w:val="24"/>
          <w:szCs w:val="24"/>
        </w:rPr>
        <w:t>Filter_script_samtools.sh</w:t>
      </w:r>
      <w:r w:rsidR="00EC7E0A" w:rsidRPr="005D7F72">
        <w:rPr>
          <w:rFonts w:ascii="Times New Roman" w:hAnsi="Times New Roman" w:cs="Times New Roman"/>
          <w:sz w:val="24"/>
          <w:szCs w:val="24"/>
        </w:rPr>
        <w:t xml:space="preserve"> </w:t>
      </w:r>
    </w:p>
    <w:p w14:paraId="52B1A309" w14:textId="3C8E4741" w:rsidR="00E7316D" w:rsidRPr="005D7F72"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000CEA11" w14:textId="77777777" w:rsidR="00C018F9" w:rsidRPr="005D7F72" w:rsidRDefault="00E7316D" w:rsidP="00C018F9">
      <w:pPr>
        <w:pStyle w:val="ListParagraph"/>
        <w:numPr>
          <w:ilvl w:val="0"/>
          <w:numId w:val="27"/>
        </w:numPr>
        <w:ind w:left="1620"/>
        <w:rPr>
          <w:rFonts w:ascii="Times New Roman" w:hAnsi="Times New Roman" w:cs="Times New Roman"/>
          <w:sz w:val="24"/>
          <w:szCs w:val="24"/>
        </w:rPr>
      </w:pPr>
      <w:r w:rsidRPr="005D7F72">
        <w:rPr>
          <w:rFonts w:ascii="Times New Roman" w:hAnsi="Times New Roman" w:cs="Times New Roman"/>
          <w:sz w:val="24"/>
          <w:szCs w:val="24"/>
        </w:rPr>
        <w:t xml:space="preserve">Run </w:t>
      </w:r>
      <w:r w:rsidRPr="005D7F72">
        <w:rPr>
          <w:rFonts w:ascii="Times New Roman" w:hAnsi="Times New Roman" w:cs="Times New Roman"/>
          <w:i/>
          <w:sz w:val="24"/>
          <w:szCs w:val="24"/>
        </w:rPr>
        <w:t>Filter_script_samtools.sh</w:t>
      </w:r>
      <w:r w:rsidRPr="005D7F72">
        <w:rPr>
          <w:rFonts w:ascii="Times New Roman" w:hAnsi="Times New Roman" w:cs="Times New Roman"/>
          <w:sz w:val="24"/>
          <w:szCs w:val="24"/>
        </w:rPr>
        <w:t xml:space="preserve"> in a Unix Terminal</w:t>
      </w:r>
    </w:p>
    <w:p w14:paraId="6122305C" w14:textId="77777777" w:rsidR="00C018F9" w:rsidRPr="005D7F72" w:rsidRDefault="00C018F9" w:rsidP="00C018F9">
      <w:pPr>
        <w:pStyle w:val="ListParagraph"/>
        <w:ind w:left="1620"/>
        <w:rPr>
          <w:rFonts w:ascii="Times New Roman" w:hAnsi="Times New Roman" w:cs="Times New Roman"/>
          <w:sz w:val="24"/>
          <w:szCs w:val="24"/>
        </w:rPr>
      </w:pPr>
    </w:p>
    <w:p w14:paraId="3C2DF3BD" w14:textId="77777777" w:rsidR="00E7316D" w:rsidRPr="005D7F72" w:rsidRDefault="00E7316D" w:rsidP="00E7316D">
      <w:pPr>
        <w:pStyle w:val="ListParagraph"/>
        <w:ind w:left="1620"/>
        <w:rPr>
          <w:rFonts w:ascii="Times New Roman" w:hAnsi="Times New Roman" w:cs="Times New Roman"/>
          <w:sz w:val="24"/>
          <w:szCs w:val="24"/>
        </w:rPr>
      </w:pPr>
    </w:p>
    <w:p w14:paraId="49EC718D" w14:textId="77777777" w:rsidR="00E7316D" w:rsidRPr="005D7F72" w:rsidRDefault="00E7316D" w:rsidP="00E7316D">
      <w:pPr>
        <w:ind w:left="1260"/>
        <w:rPr>
          <w:rFonts w:ascii="Times New Roman" w:hAnsi="Times New Roman" w:cs="Times New Roman"/>
          <w:sz w:val="24"/>
          <w:szCs w:val="24"/>
        </w:rPr>
      </w:pPr>
    </w:p>
    <w:p w14:paraId="0ECD0A8A" w14:textId="48694E55" w:rsidR="00E7316D" w:rsidRPr="005D7F72" w:rsidRDefault="007877B0" w:rsidP="00E7316D">
      <w:pPr>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0AEEDD83" wp14:editId="2016D103">
            <wp:extent cx="6286500" cy="292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6500" cy="2922270"/>
                    </a:xfrm>
                    <a:prstGeom prst="rect">
                      <a:avLst/>
                    </a:prstGeom>
                  </pic:spPr>
                </pic:pic>
              </a:graphicData>
            </a:graphic>
          </wp:inline>
        </w:drawing>
      </w:r>
    </w:p>
    <w:p w14:paraId="6B19FB37" w14:textId="77777777" w:rsidR="00E7316D" w:rsidRPr="005D7F72" w:rsidRDefault="00E7316D" w:rsidP="008B139E">
      <w:pPr>
        <w:pStyle w:val="Figures"/>
        <w:rPr>
          <w:rFonts w:cs="Times New Roman"/>
          <w:szCs w:val="24"/>
        </w:rPr>
      </w:pPr>
      <w:bookmarkStart w:id="44" w:name="_Toc509324184"/>
      <w:r w:rsidRPr="005D7F72">
        <w:rPr>
          <w:rFonts w:cs="Times New Roman"/>
          <w:szCs w:val="24"/>
        </w:rPr>
        <w:t>Figure 3: Filter a BAM alignment file</w:t>
      </w:r>
      <w:bookmarkEnd w:id="44"/>
    </w:p>
    <w:p w14:paraId="5EC757D4" w14:textId="77777777" w:rsidR="00E7316D" w:rsidRPr="005D7F72"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5D7F72" w14:paraId="08FB3750" w14:textId="77777777" w:rsidTr="001F57D5">
        <w:tc>
          <w:tcPr>
            <w:tcW w:w="1705" w:type="dxa"/>
          </w:tcPr>
          <w:p w14:paraId="20813AC2"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18B7D6AE"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5FB39F82"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E7316D" w:rsidRPr="005D7F72" w14:paraId="6AA09C72" w14:textId="77777777" w:rsidTr="001F57D5">
        <w:tc>
          <w:tcPr>
            <w:tcW w:w="1705" w:type="dxa"/>
          </w:tcPr>
          <w:p w14:paraId="2885BFEC" w14:textId="77777777" w:rsidR="00E7316D" w:rsidRPr="005D7F72" w:rsidRDefault="00E7316D" w:rsidP="0099505D">
            <w:pPr>
              <w:spacing w:before="100" w:beforeAutospacing="1" w:line="360" w:lineRule="auto"/>
              <w:jc w:val="center"/>
              <w:rPr>
                <w:rFonts w:ascii="Times New Roman" w:hAnsi="Times New Roman" w:cs="Times New Roman"/>
                <w:sz w:val="24"/>
                <w:szCs w:val="24"/>
              </w:rPr>
            </w:pPr>
            <w:proofErr w:type="gramStart"/>
            <w:r w:rsidRPr="005D7F72">
              <w:rPr>
                <w:rFonts w:ascii="Times New Roman" w:hAnsi="Times New Roman" w:cs="Times New Roman"/>
                <w:sz w:val="24"/>
                <w:szCs w:val="24"/>
              </w:rPr>
              <w:lastRenderedPageBreak/>
              <w:t>Created .bam</w:t>
            </w:r>
            <w:proofErr w:type="gramEnd"/>
            <w:r w:rsidRPr="005D7F72">
              <w:rPr>
                <w:rFonts w:ascii="Times New Roman" w:hAnsi="Times New Roman" w:cs="Times New Roman"/>
                <w:sz w:val="24"/>
                <w:szCs w:val="24"/>
              </w:rPr>
              <w:t xml:space="preserve"> file</w:t>
            </w:r>
          </w:p>
        </w:tc>
        <w:tc>
          <w:tcPr>
            <w:tcW w:w="6210" w:type="dxa"/>
          </w:tcPr>
          <w:p w14:paraId="2E207BA1" w14:textId="70E90730" w:rsidR="00E7316D" w:rsidRPr="0099505D"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Select the BAM file generated using either BWA or bowtie2. Select the BAM file named </w:t>
            </w:r>
            <w:proofErr w:type="spellStart"/>
            <w:r w:rsidRPr="005D7F72">
              <w:rPr>
                <w:rFonts w:ascii="Times New Roman" w:hAnsi="Times New Roman" w:cs="Times New Roman"/>
                <w:sz w:val="24"/>
                <w:szCs w:val="24"/>
              </w:rPr>
              <w:t>bwa_mapped.bam</w:t>
            </w:r>
            <w:proofErr w:type="spellEnd"/>
            <w:r w:rsidRPr="005D7F72">
              <w:rPr>
                <w:rFonts w:ascii="Times New Roman" w:hAnsi="Times New Roman" w:cs="Times New Roman"/>
                <w:sz w:val="24"/>
                <w:szCs w:val="24"/>
              </w:rPr>
              <w:t xml:space="preserve"> for </w:t>
            </w:r>
            <w:r w:rsidRPr="005D7F72">
              <w:rPr>
                <w:rFonts w:ascii="Times New Roman" w:hAnsi="Times New Roman" w:cs="Times New Roman"/>
                <w:b/>
                <w:color w:val="0070C0"/>
                <w:sz w:val="24"/>
                <w:szCs w:val="24"/>
              </w:rPr>
              <w:t>bwa</w:t>
            </w:r>
            <w:r w:rsidRPr="005D7F72">
              <w:rPr>
                <w:rFonts w:ascii="Times New Roman" w:hAnsi="Times New Roman" w:cs="Times New Roman"/>
                <w:sz w:val="24"/>
                <w:szCs w:val="24"/>
              </w:rPr>
              <w:t xml:space="preserve"> and BAM file named bowtie2_mapped.bam for </w:t>
            </w:r>
            <w:r w:rsidRPr="005D7F72">
              <w:rPr>
                <w:rFonts w:ascii="Times New Roman" w:hAnsi="Times New Roman" w:cs="Times New Roman"/>
                <w:b/>
                <w:color w:val="0070C0"/>
                <w:sz w:val="24"/>
                <w:szCs w:val="24"/>
              </w:rPr>
              <w:t>bowtie2</w:t>
            </w:r>
            <w:r w:rsidR="0099505D">
              <w:rPr>
                <w:rFonts w:ascii="Times New Roman" w:hAnsi="Times New Roman" w:cs="Times New Roman"/>
                <w:sz w:val="24"/>
                <w:szCs w:val="24"/>
              </w:rPr>
              <w:t>.</w:t>
            </w:r>
          </w:p>
        </w:tc>
        <w:tc>
          <w:tcPr>
            <w:tcW w:w="1435" w:type="dxa"/>
          </w:tcPr>
          <w:p w14:paraId="2F33A07D"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0C7E90D0" w14:textId="77777777" w:rsidTr="001F57D5">
        <w:tc>
          <w:tcPr>
            <w:tcW w:w="1705" w:type="dxa"/>
          </w:tcPr>
          <w:p w14:paraId="2E9EB4BB" w14:textId="77777777" w:rsidR="00E7316D" w:rsidRPr="005D7F72" w:rsidRDefault="00E7316D" w:rsidP="0099505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Output Directory</w:t>
            </w:r>
          </w:p>
        </w:tc>
        <w:tc>
          <w:tcPr>
            <w:tcW w:w="6210" w:type="dxa"/>
          </w:tcPr>
          <w:p w14:paraId="19883251" w14:textId="409C021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output directory path to output the script</w:t>
            </w:r>
            <w:r w:rsidR="00CE2F0D">
              <w:rPr>
                <w:rFonts w:ascii="Times New Roman" w:hAnsi="Times New Roman" w:cs="Times New Roman"/>
                <w:sz w:val="24"/>
                <w:szCs w:val="24"/>
              </w:rPr>
              <w:t>.</w:t>
            </w:r>
          </w:p>
        </w:tc>
        <w:tc>
          <w:tcPr>
            <w:tcW w:w="1435" w:type="dxa"/>
          </w:tcPr>
          <w:p w14:paraId="18FF12BD"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23504759" w14:textId="77777777" w:rsidTr="001F57D5">
        <w:tc>
          <w:tcPr>
            <w:tcW w:w="1705" w:type="dxa"/>
          </w:tcPr>
          <w:p w14:paraId="6E863F38" w14:textId="77777777" w:rsidR="00E7316D" w:rsidRPr="005D7F72" w:rsidRDefault="00E7316D" w:rsidP="0099505D">
            <w:pPr>
              <w:spacing w:before="100" w:beforeAutospacing="1" w:line="360" w:lineRule="auto"/>
              <w:jc w:val="center"/>
              <w:rPr>
                <w:rFonts w:ascii="Times New Roman" w:hAnsi="Times New Roman" w:cs="Times New Roman"/>
                <w:sz w:val="24"/>
                <w:szCs w:val="24"/>
              </w:rPr>
            </w:pPr>
            <w:proofErr w:type="spellStart"/>
            <w:r w:rsidRPr="005D7F72">
              <w:rPr>
                <w:rFonts w:ascii="Times New Roman" w:hAnsi="Times New Roman" w:cs="Times New Roman"/>
                <w:sz w:val="24"/>
                <w:szCs w:val="24"/>
              </w:rPr>
              <w:t>Samtools</w:t>
            </w:r>
            <w:proofErr w:type="spellEnd"/>
            <w:r w:rsidRPr="005D7F72">
              <w:rPr>
                <w:rFonts w:ascii="Times New Roman" w:hAnsi="Times New Roman" w:cs="Times New Roman"/>
                <w:sz w:val="24"/>
                <w:szCs w:val="24"/>
              </w:rPr>
              <w:t xml:space="preserve"> binary file</w:t>
            </w:r>
          </w:p>
        </w:tc>
        <w:tc>
          <w:tcPr>
            <w:tcW w:w="6210" w:type="dxa"/>
          </w:tcPr>
          <w:p w14:paraId="2F34485F" w14:textId="3FD26E43" w:rsidR="00E7316D" w:rsidRPr="005D7F72"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proofErr w:type="spellStart"/>
            <w:r w:rsidRPr="005D7F72">
              <w:rPr>
                <w:rStyle w:val="Strong"/>
                <w:rFonts w:ascii="Times New Roman" w:hAnsi="Times New Roman" w:cs="Times New Roman"/>
                <w:color w:val="0070C0"/>
                <w:sz w:val="24"/>
                <w:szCs w:val="24"/>
                <w:shd w:val="clear" w:color="auto" w:fill="FFFFFF"/>
              </w:rPr>
              <w:t>samtools</w:t>
            </w:r>
            <w:proofErr w:type="spellEnd"/>
            <w:r w:rsidRPr="005D7F72">
              <w:rPr>
                <w:rFonts w:ascii="Times New Roman" w:hAnsi="Times New Roman" w:cs="Times New Roman"/>
                <w:color w:val="444444"/>
                <w:sz w:val="24"/>
                <w:szCs w:val="24"/>
                <w:shd w:val="clear" w:color="auto" w:fill="FFFFFF"/>
              </w:rPr>
              <w:t> </w:t>
            </w:r>
            <w:r w:rsidRPr="005D7F72">
              <w:rPr>
                <w:rFonts w:ascii="Times New Roman" w:hAnsi="Times New Roman" w:cs="Times New Roman"/>
                <w:color w:val="000000" w:themeColor="text1"/>
                <w:sz w:val="24"/>
                <w:szCs w:val="24"/>
                <w:shd w:val="clear" w:color="auto" w:fill="FFFFFF"/>
              </w:rPr>
              <w:t>is a collection of tools for manipulating and analyzing SAM and BAM alignment files. </w:t>
            </w:r>
            <w:commentRangeStart w:id="45"/>
            <w:r w:rsidRPr="005D7F72">
              <w:rPr>
                <w:rFonts w:ascii="Times New Roman" w:hAnsi="Times New Roman" w:cs="Times New Roman"/>
                <w:color w:val="000000" w:themeColor="text1"/>
                <w:sz w:val="24"/>
                <w:szCs w:val="24"/>
                <w:shd w:val="clear" w:color="auto" w:fill="FFFFFF"/>
              </w:rPr>
              <w:t>Using these tools together allows you to get from alignments in SAM format</w:t>
            </w:r>
            <w:r w:rsidR="00CE2F0D">
              <w:rPr>
                <w:rFonts w:ascii="Times New Roman" w:hAnsi="Times New Roman" w:cs="Times New Roman"/>
                <w:color w:val="000000" w:themeColor="text1"/>
                <w:sz w:val="24"/>
                <w:szCs w:val="24"/>
                <w:shd w:val="clear" w:color="auto" w:fill="FFFFFF"/>
              </w:rPr>
              <w:t>.</w:t>
            </w:r>
            <w:commentRangeEnd w:id="45"/>
            <w:r w:rsidR="00F9182B">
              <w:rPr>
                <w:rStyle w:val="CommentReference"/>
              </w:rPr>
              <w:commentReference w:id="45"/>
            </w:r>
          </w:p>
          <w:p w14:paraId="03C93643" w14:textId="2CB8F5C3" w:rsidR="00E7316D" w:rsidRPr="005D7F72" w:rsidRDefault="00764783" w:rsidP="00E7316D">
            <w:pPr>
              <w:spacing w:before="100" w:beforeAutospacing="1" w:line="360" w:lineRule="auto"/>
              <w:jc w:val="both"/>
              <w:rPr>
                <w:rFonts w:ascii="Times New Roman" w:hAnsi="Times New Roman" w:cs="Times New Roman"/>
                <w:sz w:val="24"/>
                <w:szCs w:val="24"/>
              </w:rPr>
            </w:pPr>
            <w:r w:rsidRPr="005D7F72">
              <w:rPr>
                <w:rFonts w:ascii="Times New Roman" w:hAnsi="Times New Roman" w:cs="Times New Roman"/>
                <w:sz w:val="24"/>
                <w:szCs w:val="24"/>
              </w:rPr>
              <w:t>Browse and select the</w:t>
            </w:r>
            <w:r w:rsidRPr="005D7F72">
              <w:rPr>
                <w:rFonts w:ascii="Times New Roman" w:hAnsi="Times New Roman" w:cs="Times New Roman"/>
                <w:b/>
                <w:color w:val="0070C0"/>
                <w:sz w:val="24"/>
                <w:szCs w:val="24"/>
              </w:rPr>
              <w:t xml:space="preserve"> </w:t>
            </w:r>
            <w:proofErr w:type="spellStart"/>
            <w:r w:rsidRPr="005D7F72">
              <w:rPr>
                <w:rFonts w:ascii="Times New Roman" w:hAnsi="Times New Roman" w:cs="Times New Roman"/>
                <w:b/>
                <w:color w:val="0070C0"/>
                <w:sz w:val="24"/>
                <w:szCs w:val="24"/>
              </w:rPr>
              <w:t>samtools</w:t>
            </w:r>
            <w:proofErr w:type="spellEnd"/>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 xml:space="preserve">binary file from the </w:t>
            </w:r>
            <w:proofErr w:type="spellStart"/>
            <w:r w:rsidRPr="005D7F72">
              <w:rPr>
                <w:rStyle w:val="Strong"/>
                <w:rFonts w:ascii="Times New Roman" w:hAnsi="Times New Roman" w:cs="Times New Roman"/>
                <w:b w:val="0"/>
                <w:color w:val="000000" w:themeColor="text1"/>
                <w:sz w:val="24"/>
                <w:szCs w:val="24"/>
                <w:shd w:val="clear" w:color="auto" w:fill="FFFFFF"/>
              </w:rPr>
              <w:t>samtools</w:t>
            </w:r>
            <w:proofErr w:type="spellEnd"/>
            <w:r w:rsidRPr="005D7F72">
              <w:rPr>
                <w:rStyle w:val="Strong"/>
                <w:rFonts w:ascii="Times New Roman" w:hAnsi="Times New Roman" w:cs="Times New Roman"/>
                <w:b w:val="0"/>
                <w:color w:val="000000" w:themeColor="text1"/>
                <w:sz w:val="24"/>
                <w:szCs w:val="24"/>
                <w:shd w:val="clear" w:color="auto" w:fill="FFFFFF"/>
              </w:rPr>
              <w:t>-*</w:t>
            </w:r>
            <w:r w:rsidRPr="005D7F72">
              <w:rPr>
                <w:rStyle w:val="Strong"/>
                <w:rFonts w:ascii="Times New Roman" w:hAnsi="Times New Roman" w:cs="Times New Roman"/>
                <w:color w:val="0070C0"/>
                <w:sz w:val="24"/>
                <w:szCs w:val="24"/>
                <w:shd w:val="clear" w:color="auto" w:fill="FFFFFF"/>
              </w:rPr>
              <w:t xml:space="preserve"> </w:t>
            </w:r>
            <w:r w:rsidRPr="005D7F72">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59336255"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3D242E5B" w14:textId="77777777" w:rsidTr="001F57D5">
        <w:tc>
          <w:tcPr>
            <w:tcW w:w="1705" w:type="dxa"/>
          </w:tcPr>
          <w:p w14:paraId="59CDED75" w14:textId="77777777" w:rsidR="00E7316D" w:rsidRPr="005D7F72" w:rsidRDefault="00E7316D" w:rsidP="0099505D">
            <w:pPr>
              <w:spacing w:before="100" w:beforeAutospacing="1" w:line="360" w:lineRule="auto"/>
              <w:jc w:val="center"/>
              <w:rPr>
                <w:rFonts w:ascii="Times New Roman" w:hAnsi="Times New Roman" w:cs="Times New Roman"/>
                <w:sz w:val="24"/>
                <w:szCs w:val="24"/>
              </w:rPr>
            </w:pPr>
            <w:proofErr w:type="spellStart"/>
            <w:proofErr w:type="gramStart"/>
            <w:r w:rsidRPr="005D7F72">
              <w:rPr>
                <w:rFonts w:ascii="Times New Roman" w:hAnsi="Times New Roman" w:cs="Times New Roman"/>
                <w:sz w:val="24"/>
                <w:szCs w:val="24"/>
              </w:rPr>
              <w:t>Samtools</w:t>
            </w:r>
            <w:proofErr w:type="spellEnd"/>
            <w:r w:rsidRPr="005D7F72">
              <w:rPr>
                <w:rFonts w:ascii="Times New Roman" w:hAnsi="Times New Roman" w:cs="Times New Roman"/>
                <w:sz w:val="24"/>
                <w:szCs w:val="24"/>
              </w:rPr>
              <w:t xml:space="preserve">  Flag</w:t>
            </w:r>
            <w:proofErr w:type="gramEnd"/>
            <w:r w:rsidRPr="005D7F72">
              <w:rPr>
                <w:rFonts w:ascii="Times New Roman" w:hAnsi="Times New Roman" w:cs="Times New Roman"/>
                <w:sz w:val="24"/>
                <w:szCs w:val="24"/>
              </w:rPr>
              <w:t xml:space="preserve"> (-F)</w:t>
            </w:r>
          </w:p>
        </w:tc>
        <w:tc>
          <w:tcPr>
            <w:tcW w:w="6210" w:type="dxa"/>
          </w:tcPr>
          <w:p w14:paraId="4C1B9053" w14:textId="77777777" w:rsidR="00E7316D" w:rsidRPr="005D7F72" w:rsidRDefault="00E7316D" w:rsidP="00E7316D">
            <w:pPr>
              <w:spacing w:before="100" w:beforeAutospacing="1" w:line="360" w:lineRule="auto"/>
              <w:jc w:val="both"/>
              <w:rPr>
                <w:rFonts w:ascii="Times New Roman" w:hAnsi="Times New Roman" w:cs="Times New Roman"/>
                <w:sz w:val="24"/>
                <w:szCs w:val="24"/>
              </w:rPr>
            </w:pPr>
            <w:proofErr w:type="spellStart"/>
            <w:r w:rsidRPr="005D7F72">
              <w:rPr>
                <w:rStyle w:val="Strong"/>
                <w:rFonts w:ascii="Times New Roman" w:hAnsi="Times New Roman" w:cs="Times New Roman"/>
                <w:color w:val="0070C0"/>
                <w:sz w:val="24"/>
                <w:szCs w:val="24"/>
                <w:shd w:val="clear" w:color="auto" w:fill="FFFFFF"/>
              </w:rPr>
              <w:t>samtools</w:t>
            </w:r>
            <w:proofErr w:type="spellEnd"/>
            <w:r w:rsidRPr="005D7F72">
              <w:rPr>
                <w:rStyle w:val="Strong"/>
                <w:rFonts w:ascii="Times New Roman" w:hAnsi="Times New Roman" w:cs="Times New Roman"/>
                <w:color w:val="333333"/>
                <w:sz w:val="24"/>
                <w:szCs w:val="24"/>
                <w:shd w:val="clear" w:color="auto" w:fill="FFFFFF"/>
              </w:rPr>
              <w:t> </w:t>
            </w:r>
            <w:r w:rsidRPr="005D7F72">
              <w:rPr>
                <w:rFonts w:ascii="Times New Roman" w:hAnsi="Times New Roman" w:cs="Times New Roman"/>
                <w:color w:val="333333"/>
                <w:sz w:val="24"/>
                <w:szCs w:val="24"/>
                <w:shd w:val="clear" w:color="auto" w:fill="FFFFFF"/>
              </w:rPr>
              <w:t>allows you to sort based on certain flags that are specified on </w:t>
            </w:r>
            <w:hyperlink r:id="rId42" w:history="1">
              <w:r w:rsidRPr="005D7F72">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87C8C6E"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0x4</w:t>
            </w:r>
          </w:p>
        </w:tc>
      </w:tr>
      <w:tr w:rsidR="00E7316D" w:rsidRPr="005D7F72" w14:paraId="4223BF16" w14:textId="77777777" w:rsidTr="001F57D5">
        <w:tc>
          <w:tcPr>
            <w:tcW w:w="1705" w:type="dxa"/>
          </w:tcPr>
          <w:p w14:paraId="30131D18" w14:textId="77777777" w:rsidR="00E7316D" w:rsidRPr="005D7F72" w:rsidRDefault="00E7316D" w:rsidP="00E7316D">
            <w:pPr>
              <w:spacing w:before="100" w:beforeAutospacing="1" w:line="360" w:lineRule="auto"/>
              <w:rPr>
                <w:rFonts w:ascii="Times New Roman" w:hAnsi="Times New Roman" w:cs="Times New Roman"/>
                <w:sz w:val="24"/>
                <w:szCs w:val="24"/>
              </w:rPr>
            </w:pPr>
            <w:proofErr w:type="spellStart"/>
            <w:r w:rsidRPr="005D7F72">
              <w:rPr>
                <w:rFonts w:ascii="Times New Roman" w:hAnsi="Times New Roman" w:cs="Times New Roman"/>
                <w:sz w:val="24"/>
                <w:szCs w:val="24"/>
              </w:rPr>
              <w:t>Samtools</w:t>
            </w:r>
            <w:proofErr w:type="spellEnd"/>
            <w:r w:rsidRPr="005D7F72">
              <w:rPr>
                <w:rFonts w:ascii="Times New Roman" w:hAnsi="Times New Roman" w:cs="Times New Roman"/>
                <w:sz w:val="24"/>
                <w:szCs w:val="24"/>
              </w:rPr>
              <w:t xml:space="preserve"> MAPQ (-q)</w:t>
            </w:r>
          </w:p>
        </w:tc>
        <w:tc>
          <w:tcPr>
            <w:tcW w:w="6210" w:type="dxa"/>
          </w:tcPr>
          <w:p w14:paraId="684FF8DC" w14:textId="77777777" w:rsidR="00E7316D" w:rsidRPr="005D7F72"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5D7F72">
              <w:rPr>
                <w:rFonts w:ascii="Times New Roman" w:hAnsi="Times New Roman" w:cs="Times New Roman"/>
                <w:color w:val="000000" w:themeColor="text1"/>
                <w:sz w:val="24"/>
                <w:szCs w:val="24"/>
              </w:rPr>
              <w:t xml:space="preserve">An integer value to </w:t>
            </w:r>
            <w:r w:rsidRPr="005D7F72">
              <w:rPr>
                <w:rFonts w:ascii="Times New Roman" w:hAnsi="Times New Roman" w:cs="Times New Roman"/>
                <w:color w:val="000000" w:themeColor="text1"/>
                <w:sz w:val="24"/>
                <w:szCs w:val="24"/>
                <w:shd w:val="clear" w:color="auto" w:fill="FFFFFF"/>
              </w:rPr>
              <w:t>Skip alignments with MAPQ smaller than </w:t>
            </w:r>
            <w:r w:rsidRPr="005D7F72">
              <w:rPr>
                <w:rStyle w:val="Emphasis"/>
                <w:rFonts w:ascii="Times New Roman" w:hAnsi="Times New Roman" w:cs="Times New Roman"/>
                <w:color w:val="000000" w:themeColor="text1"/>
                <w:sz w:val="24"/>
                <w:szCs w:val="24"/>
                <w:shd w:val="clear" w:color="auto" w:fill="FFFFFF"/>
              </w:rPr>
              <w:t xml:space="preserve">INT. </w:t>
            </w:r>
            <w:r w:rsidRPr="005D7F72">
              <w:rPr>
                <w:rFonts w:ascii="Times New Roman" w:hAnsi="Times New Roman" w:cs="Times New Roman"/>
                <w:color w:val="000000" w:themeColor="text1"/>
                <w:sz w:val="24"/>
                <w:szCs w:val="24"/>
                <w:shd w:val="clear" w:color="auto" w:fill="FFFFFF"/>
              </w:rPr>
              <w:t>The lowest score is a mapping quality of zero, or </w:t>
            </w:r>
            <w:r w:rsidRPr="005D7F72">
              <w:rPr>
                <w:rStyle w:val="Strong"/>
                <w:rFonts w:ascii="Times New Roman" w:hAnsi="Times New Roman" w:cs="Times New Roman"/>
                <w:color w:val="000000" w:themeColor="text1"/>
                <w:sz w:val="24"/>
                <w:szCs w:val="24"/>
                <w:shd w:val="clear" w:color="auto" w:fill="FFFFFF"/>
              </w:rPr>
              <w:t>mq0</w:t>
            </w:r>
            <w:r w:rsidRPr="005D7F72">
              <w:rPr>
                <w:rFonts w:ascii="Times New Roman" w:hAnsi="Times New Roman" w:cs="Times New Roman"/>
                <w:color w:val="000000" w:themeColor="text1"/>
                <w:sz w:val="24"/>
                <w:szCs w:val="24"/>
                <w:shd w:val="clear" w:color="auto" w:fill="FFFFFF"/>
              </w:rPr>
              <w:t xml:space="preserve"> for short. The reads map to multiple places on the genome, and we can't be sure of where the reads originated. To improve the quality of our data, we can remove these </w:t>
            </w:r>
            <w:commentRangeStart w:id="46"/>
            <w:proofErr w:type="gramStart"/>
            <w:r w:rsidRPr="005D7F72">
              <w:rPr>
                <w:rFonts w:ascii="Times New Roman" w:hAnsi="Times New Roman" w:cs="Times New Roman"/>
                <w:color w:val="000000" w:themeColor="text1"/>
                <w:sz w:val="24"/>
                <w:szCs w:val="24"/>
                <w:shd w:val="clear" w:color="auto" w:fill="FFFFFF"/>
              </w:rPr>
              <w:t>low quality</w:t>
            </w:r>
            <w:proofErr w:type="gramEnd"/>
            <w:r w:rsidRPr="005D7F72">
              <w:rPr>
                <w:rFonts w:ascii="Times New Roman" w:hAnsi="Times New Roman" w:cs="Times New Roman"/>
                <w:color w:val="000000" w:themeColor="text1"/>
                <w:sz w:val="24"/>
                <w:szCs w:val="24"/>
                <w:shd w:val="clear" w:color="auto" w:fill="FFFFFF"/>
              </w:rPr>
              <w:t xml:space="preserve"> reads</w:t>
            </w:r>
            <w:commentRangeEnd w:id="46"/>
            <w:r w:rsidR="00C677F5">
              <w:rPr>
                <w:rStyle w:val="CommentReference"/>
              </w:rPr>
              <w:commentReference w:id="46"/>
            </w:r>
            <w:r w:rsidRPr="005D7F72">
              <w:rPr>
                <w:rFonts w:ascii="Times New Roman" w:hAnsi="Times New Roman" w:cs="Times New Roman"/>
                <w:color w:val="000000" w:themeColor="text1"/>
                <w:sz w:val="24"/>
                <w:szCs w:val="24"/>
                <w:shd w:val="clear" w:color="auto" w:fill="FFFFFF"/>
              </w:rPr>
              <w:t>. Generally, we select reads with MAPQ &gt; 1</w:t>
            </w:r>
            <w:r w:rsidRPr="005D7F72">
              <w:rPr>
                <w:rFonts w:ascii="Times New Roman" w:hAnsi="Times New Roman" w:cs="Times New Roman"/>
                <w:color w:val="333333"/>
                <w:sz w:val="24"/>
                <w:szCs w:val="24"/>
                <w:shd w:val="clear" w:color="auto" w:fill="FFFFFF"/>
              </w:rPr>
              <w:t>.</w:t>
            </w:r>
          </w:p>
        </w:tc>
        <w:tc>
          <w:tcPr>
            <w:tcW w:w="1435" w:type="dxa"/>
          </w:tcPr>
          <w:p w14:paraId="5F0AF346"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1</w:t>
            </w:r>
          </w:p>
        </w:tc>
      </w:tr>
      <w:tr w:rsidR="00E7316D" w:rsidRPr="005D7F72" w14:paraId="2E69A386" w14:textId="77777777" w:rsidTr="001F57D5">
        <w:tc>
          <w:tcPr>
            <w:tcW w:w="1705" w:type="dxa"/>
          </w:tcPr>
          <w:p w14:paraId="70669617"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Generate Scripts</w:t>
            </w:r>
          </w:p>
        </w:tc>
        <w:tc>
          <w:tcPr>
            <w:tcW w:w="6210" w:type="dxa"/>
          </w:tcPr>
          <w:p w14:paraId="2A98EE29" w14:textId="423C92AC" w:rsidR="00E7316D" w:rsidRPr="005D7F72" w:rsidRDefault="00FD2B5A"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This button generates a shell script (.</w:t>
            </w:r>
            <w:proofErr w:type="spellStart"/>
            <w:r w:rsidRPr="005D7F72">
              <w:rPr>
                <w:rFonts w:ascii="Times New Roman" w:hAnsi="Times New Roman" w:cs="Times New Roman"/>
                <w:sz w:val="24"/>
                <w:szCs w:val="24"/>
              </w:rPr>
              <w:t>sh</w:t>
            </w:r>
            <w:proofErr w:type="spellEnd"/>
            <w:r w:rsidRPr="005D7F72">
              <w:rPr>
                <w:rFonts w:ascii="Times New Roman" w:hAnsi="Times New Roman" w:cs="Times New Roman"/>
                <w:sz w:val="24"/>
                <w:szCs w:val="24"/>
              </w:rPr>
              <w:t>) that can be executed in a UNIX terminal by the user.</w:t>
            </w:r>
            <w:r w:rsidR="00FC774F" w:rsidRPr="005D7F72">
              <w:rPr>
                <w:rFonts w:ascii="Times New Roman" w:hAnsi="Times New Roman" w:cs="Times New Roman"/>
                <w:sz w:val="24"/>
                <w:szCs w:val="24"/>
              </w:rPr>
              <w:t xml:space="preserve"> This script contains the basic parameters required by each tool for filtering.</w:t>
            </w:r>
          </w:p>
        </w:tc>
        <w:tc>
          <w:tcPr>
            <w:tcW w:w="1435" w:type="dxa"/>
          </w:tcPr>
          <w:p w14:paraId="47F573D6"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p>
        </w:tc>
      </w:tr>
    </w:tbl>
    <w:p w14:paraId="52572CC0" w14:textId="77777777" w:rsidR="00E7316D" w:rsidRPr="005D7F72" w:rsidRDefault="00E7316D" w:rsidP="00E7316D">
      <w:pPr>
        <w:jc w:val="center"/>
        <w:rPr>
          <w:rFonts w:ascii="Times New Roman" w:hAnsi="Times New Roman" w:cs="Times New Roman"/>
          <w:sz w:val="24"/>
          <w:szCs w:val="24"/>
        </w:rPr>
      </w:pPr>
    </w:p>
    <w:p w14:paraId="755CA9D3" w14:textId="77777777" w:rsidR="00E7316D" w:rsidRPr="005D7F72" w:rsidRDefault="00E7316D" w:rsidP="00E7316D">
      <w:pPr>
        <w:jc w:val="center"/>
        <w:rPr>
          <w:rFonts w:ascii="Times New Roman" w:hAnsi="Times New Roman" w:cs="Times New Roman"/>
          <w:sz w:val="24"/>
          <w:szCs w:val="24"/>
        </w:rPr>
      </w:pPr>
    </w:p>
    <w:p w14:paraId="7EEBE8F4" w14:textId="77777777" w:rsidR="00E7316D" w:rsidRPr="005D7F72" w:rsidRDefault="00E7316D" w:rsidP="008B78C0">
      <w:pPr>
        <w:pStyle w:val="Heading2"/>
      </w:pPr>
      <w:bookmarkStart w:id="47" w:name="_Toc508398305"/>
      <w:r w:rsidRPr="005D7F72">
        <w:t xml:space="preserve">Convert a BAM file to a </w:t>
      </w:r>
      <w:proofErr w:type="spellStart"/>
      <w:r w:rsidRPr="005D7F72">
        <w:t>HiC</w:t>
      </w:r>
      <w:proofErr w:type="spellEnd"/>
      <w:r w:rsidRPr="005D7F72">
        <w:t xml:space="preserve"> input file format</w:t>
      </w:r>
      <w:bookmarkEnd w:id="47"/>
    </w:p>
    <w:p w14:paraId="3B54C8A9" w14:textId="77777777" w:rsidR="00E7316D" w:rsidRPr="005D7F72" w:rsidRDefault="00E7316D" w:rsidP="008B78C0">
      <w:pPr>
        <w:pStyle w:val="Heading3"/>
      </w:pPr>
      <w:bookmarkStart w:id="48" w:name="_Toc508398306"/>
      <w:r w:rsidRPr="005D7F72">
        <w:t>Purpose</w:t>
      </w:r>
      <w:bookmarkEnd w:id="48"/>
    </w:p>
    <w:p w14:paraId="09812BA2" w14:textId="4BEAF4AE" w:rsidR="00E82DE4" w:rsidRPr="005D7F72" w:rsidRDefault="00E7316D" w:rsidP="00E82DE4">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 </w:t>
      </w:r>
      <w:bookmarkStart w:id="49" w:name="OLE_LINK28"/>
      <w:bookmarkStart w:id="50" w:name="OLE_LINK29"/>
      <w:bookmarkStart w:id="51" w:name="OLE_LINK30"/>
      <w:r w:rsidRPr="005D7F72">
        <w:rPr>
          <w:rFonts w:ascii="Times New Roman" w:hAnsi="Times New Roman" w:cs="Times New Roman"/>
          <w:sz w:val="24"/>
          <w:szCs w:val="24"/>
        </w:rPr>
        <w:t>T</w:t>
      </w:r>
      <w:r w:rsidR="00E65500" w:rsidRPr="005D7F72">
        <w:rPr>
          <w:rFonts w:ascii="Times New Roman" w:hAnsi="Times New Roman" w:cs="Times New Roman"/>
          <w:sz w:val="24"/>
          <w:szCs w:val="24"/>
        </w:rPr>
        <w:t xml:space="preserve">o generate a </w:t>
      </w:r>
      <w:hyperlink w:anchor="MediumFormat" w:history="1">
        <w:r w:rsidR="00E65500" w:rsidRPr="005D7F72">
          <w:rPr>
            <w:rStyle w:val="Hyperlink"/>
            <w:rFonts w:ascii="Times New Roman" w:hAnsi="Times New Roman" w:cs="Times New Roman"/>
            <w:sz w:val="24"/>
            <w:szCs w:val="24"/>
          </w:rPr>
          <w:t>medium</w:t>
        </w:r>
        <w:r w:rsidRPr="005D7F72">
          <w:rPr>
            <w:rStyle w:val="Hyperlink"/>
            <w:rFonts w:ascii="Times New Roman" w:hAnsi="Times New Roman" w:cs="Times New Roman"/>
            <w:sz w:val="24"/>
            <w:szCs w:val="24"/>
          </w:rPr>
          <w:t xml:space="preserve"> file form</w:t>
        </w:r>
        <w:r w:rsidR="00E65500" w:rsidRPr="005D7F72">
          <w:rPr>
            <w:rStyle w:val="Hyperlink"/>
            <w:rFonts w:ascii="Times New Roman" w:hAnsi="Times New Roman" w:cs="Times New Roman"/>
            <w:sz w:val="24"/>
            <w:szCs w:val="24"/>
          </w:rPr>
          <w:t>at</w:t>
        </w:r>
      </w:hyperlink>
      <w:r w:rsidR="001C199D">
        <w:rPr>
          <w:rFonts w:ascii="Times New Roman" w:hAnsi="Times New Roman" w:cs="Times New Roman"/>
          <w:sz w:val="24"/>
          <w:szCs w:val="24"/>
        </w:rPr>
        <w:t xml:space="preserve"> –</w:t>
      </w:r>
      <w:r w:rsidR="00E82DE4" w:rsidRPr="005D7F72">
        <w:rPr>
          <w:rFonts w:ascii="Times New Roman" w:hAnsi="Times New Roman" w:cs="Times New Roman"/>
          <w:sz w:val="24"/>
          <w:szCs w:val="24"/>
        </w:rPr>
        <w:t xml:space="preserve"> a text file describing mapped Hi-C reads </w:t>
      </w:r>
      <w:r w:rsidR="00E65500" w:rsidRPr="005D7F72">
        <w:rPr>
          <w:rFonts w:ascii="Times New Roman" w:hAnsi="Times New Roman" w:cs="Times New Roman"/>
          <w:sz w:val="24"/>
          <w:szCs w:val="24"/>
        </w:rPr>
        <w:t xml:space="preserve">that can be used as input to create </w:t>
      </w:r>
      <w:proofErr w:type="gramStart"/>
      <w:r w:rsidR="00E65500" w:rsidRPr="005D7F72">
        <w:rPr>
          <w:rFonts w:ascii="Times New Roman" w:hAnsi="Times New Roman" w:cs="Times New Roman"/>
          <w:sz w:val="24"/>
          <w:szCs w:val="24"/>
        </w:rPr>
        <w:t>a</w:t>
      </w:r>
      <w:r w:rsidRPr="005D7F72">
        <w:rPr>
          <w:rFonts w:ascii="Times New Roman" w:hAnsi="Times New Roman" w:cs="Times New Roman"/>
          <w:sz w:val="24"/>
          <w:szCs w:val="24"/>
        </w:rPr>
        <w:t xml:space="preserve"> </w:t>
      </w:r>
      <w:r w:rsidRPr="005D7F72">
        <w:rPr>
          <w:rFonts w:ascii="Times New Roman" w:hAnsi="Times New Roman" w:cs="Times New Roman"/>
          <w:b/>
          <w:sz w:val="24"/>
          <w:szCs w:val="24"/>
        </w:rPr>
        <w:t>.</w:t>
      </w:r>
      <w:r w:rsidRPr="005D7F72">
        <w:rPr>
          <w:rFonts w:ascii="Times New Roman" w:hAnsi="Times New Roman" w:cs="Times New Roman"/>
          <w:i/>
          <w:sz w:val="24"/>
          <w:szCs w:val="24"/>
        </w:rPr>
        <w:t>hic</w:t>
      </w:r>
      <w:proofErr w:type="gramEnd"/>
      <w:r w:rsidRPr="005D7F72">
        <w:rPr>
          <w:rFonts w:ascii="Times New Roman" w:hAnsi="Times New Roman" w:cs="Times New Roman"/>
          <w:i/>
          <w:sz w:val="24"/>
          <w:szCs w:val="24"/>
        </w:rPr>
        <w:t xml:space="preserve"> </w:t>
      </w:r>
      <w:r w:rsidRPr="005D7F72">
        <w:rPr>
          <w:rFonts w:ascii="Times New Roman" w:hAnsi="Times New Roman" w:cs="Times New Roman"/>
          <w:sz w:val="24"/>
          <w:szCs w:val="24"/>
        </w:rPr>
        <w:t>file.</w:t>
      </w:r>
      <w:r w:rsidR="00E82DE4" w:rsidRPr="005D7F72">
        <w:rPr>
          <w:rFonts w:ascii="Times New Roman" w:hAnsi="Times New Roman" w:cs="Times New Roman"/>
          <w:sz w:val="24"/>
          <w:szCs w:val="24"/>
        </w:rPr>
        <w:t xml:space="preserve"> A hic format file is a binary file containing contact matrices at different resolutions and normalized by different methods. </w:t>
      </w:r>
      <w:bookmarkEnd w:id="49"/>
      <w:bookmarkEnd w:id="50"/>
      <w:bookmarkEnd w:id="51"/>
    </w:p>
    <w:p w14:paraId="3EA2C426" w14:textId="32490E8E"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4828F5E9" w14:textId="77777777" w:rsidR="00E7316D" w:rsidRPr="005D7F72" w:rsidRDefault="00E7316D" w:rsidP="008B78C0">
      <w:pPr>
        <w:pStyle w:val="Heading3"/>
      </w:pPr>
      <w:bookmarkStart w:id="52" w:name="_Toc508398307"/>
      <w:r w:rsidRPr="005D7F72">
        <w:lastRenderedPageBreak/>
        <w:t>Input</w:t>
      </w:r>
      <w:bookmarkEnd w:id="52"/>
    </w:p>
    <w:p w14:paraId="666ED78A" w14:textId="1E905A8D" w:rsidR="00E7316D" w:rsidRPr="005D7F72" w:rsidRDefault="00E7316D"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A filtered BAM alignment file. </w:t>
      </w:r>
      <w:proofErr w:type="spellStart"/>
      <w:r w:rsidRPr="005D7F72">
        <w:rPr>
          <w:rFonts w:ascii="Times New Roman" w:hAnsi="Times New Roman" w:cs="Times New Roman"/>
          <w:sz w:val="24"/>
          <w:szCs w:val="24"/>
        </w:rPr>
        <w:t>e.g</w:t>
      </w:r>
      <w:proofErr w:type="spellEnd"/>
      <w:r w:rsidRPr="005D7F72">
        <w:rPr>
          <w:rFonts w:ascii="Times New Roman" w:hAnsi="Times New Roman" w:cs="Times New Roman"/>
          <w:sz w:val="24"/>
          <w:szCs w:val="24"/>
        </w:rPr>
        <w:t xml:space="preserve"> </w:t>
      </w:r>
      <w:proofErr w:type="spellStart"/>
      <w:r w:rsidRPr="005D7F72">
        <w:rPr>
          <w:rFonts w:ascii="Times New Roman" w:hAnsi="Times New Roman" w:cs="Times New Roman"/>
          <w:sz w:val="24"/>
          <w:szCs w:val="24"/>
        </w:rPr>
        <w:t>bwa_mapped.filtered.bam</w:t>
      </w:r>
      <w:proofErr w:type="spellEnd"/>
      <w:r w:rsidR="00516B81">
        <w:rPr>
          <w:rFonts w:ascii="Times New Roman" w:hAnsi="Times New Roman" w:cs="Times New Roman"/>
          <w:sz w:val="24"/>
          <w:szCs w:val="24"/>
        </w:rPr>
        <w:t>.</w:t>
      </w:r>
    </w:p>
    <w:p w14:paraId="79FDEF6E" w14:textId="77B97F93" w:rsidR="001A6B02" w:rsidRPr="005D7F72" w:rsidRDefault="005D7F72" w:rsidP="005D7F72">
      <w:pPr>
        <w:pStyle w:val="Heading3"/>
      </w:pPr>
      <w:bookmarkStart w:id="53" w:name="_Toc508398308"/>
      <w:r>
        <w:t>Test Data</w:t>
      </w:r>
      <w:bookmarkEnd w:id="53"/>
    </w:p>
    <w:p w14:paraId="1DD74D38" w14:textId="3C8EB3A8" w:rsidR="001A6B02" w:rsidRPr="005D7F72"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The generated filtered bowtie2 and bwa alignment BAM file </w:t>
      </w:r>
      <w:r w:rsidR="00FF4AA6" w:rsidRPr="005D7F72">
        <w:rPr>
          <w:rFonts w:ascii="Times New Roman" w:hAnsi="Times New Roman" w:cs="Times New Roman"/>
          <w:color w:val="000000" w:themeColor="text1"/>
          <w:sz w:val="24"/>
          <w:szCs w:val="24"/>
          <w:shd w:val="clear" w:color="auto" w:fill="FFFFFF"/>
        </w:rPr>
        <w:t xml:space="preserve">for the </w:t>
      </w:r>
      <w:proofErr w:type="spellStart"/>
      <w:r w:rsidR="00FF4AA6" w:rsidRPr="005D7F72">
        <w:rPr>
          <w:rFonts w:ascii="Times New Roman" w:hAnsi="Times New Roman" w:cs="Times New Roman"/>
          <w:color w:val="000000" w:themeColor="text1"/>
          <w:sz w:val="24"/>
          <w:szCs w:val="24"/>
          <w:shd w:val="clear" w:color="auto" w:fill="FFFFFF"/>
        </w:rPr>
        <w:t>MiSeq</w:t>
      </w:r>
      <w:proofErr w:type="spellEnd"/>
      <w:r w:rsidR="00FF4AA6" w:rsidRPr="005D7F72">
        <w:rPr>
          <w:rFonts w:ascii="Times New Roman" w:hAnsi="Times New Roman" w:cs="Times New Roman"/>
          <w:color w:val="000000" w:themeColor="text1"/>
          <w:sz w:val="24"/>
          <w:szCs w:val="24"/>
          <w:shd w:val="clear" w:color="auto" w:fill="FFFFFF"/>
        </w:rPr>
        <w:t xml:space="preserve"> GM12878 in-situ test data </w:t>
      </w:r>
      <w:r w:rsidRPr="005D7F72">
        <w:rPr>
          <w:rFonts w:ascii="Times New Roman" w:hAnsi="Times New Roman" w:cs="Times New Roman"/>
          <w:color w:val="000000" w:themeColor="text1"/>
          <w:sz w:val="24"/>
          <w:szCs w:val="24"/>
          <w:shd w:val="clear" w:color="auto" w:fill="FFFFFF"/>
        </w:rPr>
        <w:t>can be downloaded from the link below</w:t>
      </w:r>
      <w:r w:rsidR="00FF4AA6" w:rsidRPr="005D7F72">
        <w:rPr>
          <w:rFonts w:ascii="Times New Roman" w:hAnsi="Times New Roman" w:cs="Times New Roman"/>
          <w:color w:val="000000" w:themeColor="text1"/>
          <w:sz w:val="24"/>
          <w:szCs w:val="24"/>
          <w:shd w:val="clear" w:color="auto" w:fill="FFFFFF"/>
        </w:rPr>
        <w:t>:</w:t>
      </w:r>
      <w:r w:rsidRPr="005D7F72">
        <w:rPr>
          <w:rFonts w:ascii="Times New Roman" w:hAnsi="Times New Roman" w:cs="Times New Roman"/>
          <w:color w:val="000000" w:themeColor="text1"/>
          <w:sz w:val="24"/>
          <w:szCs w:val="24"/>
          <w:shd w:val="clear" w:color="auto" w:fill="FFFFFF"/>
        </w:rPr>
        <w:t xml:space="preserve"> </w:t>
      </w:r>
    </w:p>
    <w:p w14:paraId="67BA135D" w14:textId="77777777" w:rsidR="001A6B02" w:rsidRPr="005D7F72"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t>MiSeq</w:t>
      </w:r>
      <w:proofErr w:type="spellEnd"/>
      <w:r w:rsidRPr="005D7F72">
        <w:rPr>
          <w:rFonts w:ascii="Times New Roman" w:hAnsi="Times New Roman" w:cs="Times New Roman"/>
          <w:color w:val="000000" w:themeColor="text1"/>
          <w:sz w:val="24"/>
          <w:szCs w:val="24"/>
          <w:shd w:val="clear" w:color="auto" w:fill="FFFFFF"/>
        </w:rPr>
        <w:t xml:space="preserve"> GM12878 in-situ files:</w:t>
      </w:r>
    </w:p>
    <w:p w14:paraId="6885D590" w14:textId="77777777" w:rsidR="001A6B02" w:rsidRPr="005D7F72"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Bowtie2: </w:t>
      </w:r>
      <w:hyperlink r:id="rId43" w:history="1">
        <w:r w:rsidRPr="005D7F72">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715EDC09" w14:textId="77777777" w:rsidR="001A6B02" w:rsidRPr="005D7F72"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Bwa:</w:t>
      </w:r>
    </w:p>
    <w:p w14:paraId="5F2C4698" w14:textId="10454431" w:rsidR="001A6B02" w:rsidRPr="005D7F72" w:rsidRDefault="00A22B88"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4" w:history="1">
        <w:r w:rsidR="001A6B02" w:rsidRPr="005D7F72">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4C55C5F2" w14:textId="77777777" w:rsidR="00A403CE" w:rsidRPr="005D7F72" w:rsidRDefault="00A403CE"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43F74DA6" w14:textId="77777777" w:rsidR="00A403CE" w:rsidRPr="005D7F72"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GM06990 Cell line:</w:t>
      </w:r>
    </w:p>
    <w:p w14:paraId="016AC056" w14:textId="77777777" w:rsidR="00A403CE" w:rsidRPr="005D7F72"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Bowtie2:</w:t>
      </w:r>
    </w:p>
    <w:p w14:paraId="77614D59" w14:textId="77777777" w:rsidR="00A403CE" w:rsidRPr="005D7F72" w:rsidRDefault="00A22B88"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5" w:history="1">
        <w:r w:rsidR="00A403CE" w:rsidRPr="005D7F72">
          <w:rPr>
            <w:rStyle w:val="Hyperlink"/>
            <w:rFonts w:ascii="Times New Roman" w:hAnsi="Times New Roman" w:cs="Times New Roman"/>
            <w:sz w:val="24"/>
            <w:szCs w:val="24"/>
            <w:shd w:val="clear" w:color="auto" w:fill="FFFFFF"/>
          </w:rPr>
          <w:t>http://sysbio.rnet.missouri.edu/bdm_download/GenomeFlow/GM06990/bowtie2_mapped.filtered.bam</w:t>
        </w:r>
      </w:hyperlink>
    </w:p>
    <w:p w14:paraId="6AE152AE" w14:textId="77777777" w:rsidR="00A403CE" w:rsidRPr="005D7F72"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hyperlink r:id="rId46" w:history="1">
        <w:r w:rsidRPr="005D7F72">
          <w:rPr>
            <w:rStyle w:val="Hyperlink"/>
            <w:rFonts w:ascii="Times New Roman" w:hAnsi="Times New Roman" w:cs="Times New Roman"/>
            <w:sz w:val="24"/>
            <w:szCs w:val="24"/>
            <w:shd w:val="clear" w:color="auto" w:fill="FFFFFF"/>
          </w:rPr>
          <w:t>http://sysbio.rnet.missouri.edu/bdm_download/GenomeFlow/GM06990/bwa_mapped.filtered.bam</w:t>
        </w:r>
      </w:hyperlink>
    </w:p>
    <w:p w14:paraId="454FB88D" w14:textId="77777777" w:rsidR="00E7316D" w:rsidRPr="005D7F72" w:rsidRDefault="00E7316D" w:rsidP="008B78C0">
      <w:pPr>
        <w:pStyle w:val="Heading3"/>
      </w:pPr>
      <w:bookmarkStart w:id="54" w:name="_Toc508398309"/>
      <w:r w:rsidRPr="005D7F72">
        <w:t>Output</w:t>
      </w:r>
      <w:bookmarkEnd w:id="54"/>
    </w:p>
    <w:p w14:paraId="1E67D6E3" w14:textId="22EE8EB8" w:rsidR="00E7316D" w:rsidRPr="00516B81" w:rsidRDefault="00E7316D" w:rsidP="00E7316D">
      <w:pPr>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It generates a shell script with name </w:t>
      </w:r>
      <w:r w:rsidRPr="005D7F72">
        <w:rPr>
          <w:rFonts w:ascii="Times New Roman" w:hAnsi="Times New Roman" w:cs="Times New Roman"/>
          <w:i/>
          <w:sz w:val="24"/>
          <w:szCs w:val="24"/>
        </w:rPr>
        <w:t>Format_script_samtools.sh</w:t>
      </w:r>
      <w:r w:rsidR="00516B81">
        <w:rPr>
          <w:rFonts w:ascii="Times New Roman" w:hAnsi="Times New Roman" w:cs="Times New Roman"/>
          <w:sz w:val="24"/>
          <w:szCs w:val="24"/>
        </w:rPr>
        <w:t>.</w:t>
      </w:r>
    </w:p>
    <w:p w14:paraId="10AB77E4" w14:textId="77777777" w:rsidR="00E7316D" w:rsidRPr="005D7F72" w:rsidRDefault="00E7316D" w:rsidP="008B78C0">
      <w:pPr>
        <w:pStyle w:val="Heading3"/>
      </w:pPr>
      <w:bookmarkStart w:id="55" w:name="_Toc508398310"/>
      <w:r w:rsidRPr="005D7F72">
        <w:t>Output of the script:</w:t>
      </w:r>
      <w:bookmarkEnd w:id="55"/>
    </w:p>
    <w:p w14:paraId="1D232CDD" w14:textId="4CC61BDA" w:rsidR="00E7316D" w:rsidRPr="00516B81" w:rsidRDefault="00E7316D" w:rsidP="00E7316D">
      <w:pPr>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A medium input file format with 11 columns that can be used to create </w:t>
      </w:r>
      <w:proofErr w:type="gramStart"/>
      <w:r w:rsidRPr="005D7F72">
        <w:rPr>
          <w:rFonts w:ascii="Times New Roman" w:hAnsi="Times New Roman" w:cs="Times New Roman"/>
          <w:sz w:val="24"/>
          <w:szCs w:val="24"/>
        </w:rPr>
        <w:t>a .</w:t>
      </w:r>
      <w:r w:rsidRPr="005D7F72">
        <w:rPr>
          <w:rFonts w:ascii="Times New Roman" w:hAnsi="Times New Roman" w:cs="Times New Roman"/>
          <w:i/>
          <w:sz w:val="24"/>
          <w:szCs w:val="24"/>
        </w:rPr>
        <w:t>hic</w:t>
      </w:r>
      <w:proofErr w:type="gramEnd"/>
      <w:r w:rsidRPr="005D7F72">
        <w:rPr>
          <w:rFonts w:ascii="Times New Roman" w:hAnsi="Times New Roman" w:cs="Times New Roman"/>
          <w:sz w:val="24"/>
          <w:szCs w:val="24"/>
        </w:rPr>
        <w:t xml:space="preserve"> file This file format is explained in details </w:t>
      </w:r>
      <w:r w:rsidR="0077480E" w:rsidRPr="005D7F72">
        <w:rPr>
          <w:rFonts w:ascii="Times New Roman" w:hAnsi="Times New Roman" w:cs="Times New Roman"/>
          <w:color w:val="000000" w:themeColor="text1"/>
          <w:sz w:val="24"/>
          <w:szCs w:val="24"/>
        </w:rPr>
        <w:t xml:space="preserve">here: </w:t>
      </w:r>
      <w:hyperlink w:anchor="MediumFormat" w:history="1">
        <w:proofErr w:type="spellStart"/>
        <w:r w:rsidR="0077480E" w:rsidRPr="005D7F72">
          <w:rPr>
            <w:rStyle w:val="Hyperlink"/>
            <w:rFonts w:ascii="Times New Roman" w:hAnsi="Times New Roman" w:cs="Times New Roman"/>
            <w:sz w:val="24"/>
            <w:szCs w:val="24"/>
          </w:rPr>
          <w:t>HiC</w:t>
        </w:r>
        <w:proofErr w:type="spellEnd"/>
        <w:r w:rsidR="0077480E" w:rsidRPr="005D7F72">
          <w:rPr>
            <w:rStyle w:val="Hyperlink"/>
            <w:rFonts w:ascii="Times New Roman" w:hAnsi="Times New Roman" w:cs="Times New Roman"/>
            <w:sz w:val="24"/>
            <w:szCs w:val="24"/>
          </w:rPr>
          <w:t xml:space="preserve"> Input Medium File Format</w:t>
        </w:r>
      </w:hyperlink>
      <w:r w:rsidR="00516B81">
        <w:rPr>
          <w:rStyle w:val="Hyperlink"/>
          <w:rFonts w:ascii="Times New Roman" w:hAnsi="Times New Roman" w:cs="Times New Roman"/>
          <w:color w:val="auto"/>
          <w:sz w:val="24"/>
          <w:szCs w:val="24"/>
          <w:u w:val="none"/>
        </w:rPr>
        <w:t>.</w:t>
      </w:r>
    </w:p>
    <w:p w14:paraId="20C1EEDA" w14:textId="077FFDC7" w:rsidR="001A6B02" w:rsidRPr="005D7F72" w:rsidRDefault="005D7F72" w:rsidP="005D7F72">
      <w:pPr>
        <w:pStyle w:val="Heading3"/>
      </w:pPr>
      <w:bookmarkStart w:id="56" w:name="_Toc508398311"/>
      <w:bookmarkStart w:id="57" w:name="OLE_LINK21"/>
      <w:bookmarkStart w:id="58" w:name="OLE_LINK22"/>
      <w:r>
        <w:t>Test Data Output</w:t>
      </w:r>
      <w:bookmarkEnd w:id="56"/>
    </w:p>
    <w:p w14:paraId="4AF4F198" w14:textId="574F0671" w:rsidR="001A6B02" w:rsidRPr="005D7F72"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lastRenderedPageBreak/>
        <w:t xml:space="preserve">The generated </w:t>
      </w:r>
      <w:r w:rsidR="0048484C" w:rsidRPr="005D7F72">
        <w:rPr>
          <w:rFonts w:ascii="Times New Roman" w:hAnsi="Times New Roman" w:cs="Times New Roman"/>
          <w:color w:val="000000" w:themeColor="text1"/>
          <w:sz w:val="24"/>
          <w:szCs w:val="24"/>
          <w:shd w:val="clear" w:color="auto" w:fill="FFFFFF"/>
        </w:rPr>
        <w:t xml:space="preserve">input medium file format file </w:t>
      </w:r>
      <w:r w:rsidR="00906099" w:rsidRPr="005D7F72">
        <w:rPr>
          <w:rFonts w:ascii="Times New Roman" w:hAnsi="Times New Roman" w:cs="Times New Roman"/>
          <w:color w:val="000000" w:themeColor="text1"/>
          <w:sz w:val="24"/>
          <w:szCs w:val="24"/>
          <w:shd w:val="clear" w:color="auto" w:fill="FFFFFF"/>
        </w:rPr>
        <w:t xml:space="preserve">for the </w:t>
      </w:r>
      <w:r w:rsidR="00887391" w:rsidRPr="005D7F72">
        <w:rPr>
          <w:rFonts w:ascii="Times New Roman" w:hAnsi="Times New Roman" w:cs="Times New Roman"/>
          <w:color w:val="000000" w:themeColor="text1"/>
          <w:sz w:val="24"/>
          <w:szCs w:val="24"/>
          <w:shd w:val="clear" w:color="auto" w:fill="FFFFFF"/>
        </w:rPr>
        <w:t xml:space="preserve">input </w:t>
      </w:r>
      <w:r w:rsidR="00906099" w:rsidRPr="005D7F72">
        <w:rPr>
          <w:rFonts w:ascii="Times New Roman" w:hAnsi="Times New Roman" w:cs="Times New Roman"/>
          <w:color w:val="000000" w:themeColor="text1"/>
          <w:sz w:val="24"/>
          <w:szCs w:val="24"/>
          <w:shd w:val="clear" w:color="auto" w:fill="FFFFFF"/>
        </w:rPr>
        <w:t xml:space="preserve">test datasets </w:t>
      </w:r>
      <w:r w:rsidRPr="005D7F72">
        <w:rPr>
          <w:rFonts w:ascii="Times New Roman" w:hAnsi="Times New Roman" w:cs="Times New Roman"/>
          <w:color w:val="000000" w:themeColor="text1"/>
          <w:sz w:val="24"/>
          <w:szCs w:val="24"/>
          <w:shd w:val="clear" w:color="auto" w:fill="FFFFFF"/>
        </w:rPr>
        <w:t xml:space="preserve">can be downloaded </w:t>
      </w:r>
      <w:r w:rsidR="00906099" w:rsidRPr="005D7F72">
        <w:rPr>
          <w:rFonts w:ascii="Times New Roman" w:hAnsi="Times New Roman" w:cs="Times New Roman"/>
          <w:color w:val="000000" w:themeColor="text1"/>
          <w:sz w:val="24"/>
          <w:szCs w:val="24"/>
          <w:shd w:val="clear" w:color="auto" w:fill="FFFFFF"/>
        </w:rPr>
        <w:t>from the link below:</w:t>
      </w:r>
    </w:p>
    <w:p w14:paraId="31E52A3D" w14:textId="77777777" w:rsidR="001A6B02" w:rsidRPr="005D7F72"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t>MiSeq</w:t>
      </w:r>
      <w:proofErr w:type="spellEnd"/>
      <w:r w:rsidRPr="005D7F72">
        <w:rPr>
          <w:rFonts w:ascii="Times New Roman" w:hAnsi="Times New Roman" w:cs="Times New Roman"/>
          <w:color w:val="000000" w:themeColor="text1"/>
          <w:sz w:val="24"/>
          <w:szCs w:val="24"/>
          <w:shd w:val="clear" w:color="auto" w:fill="FFFFFF"/>
        </w:rPr>
        <w:t xml:space="preserve"> GM12878 in-situ files:</w:t>
      </w:r>
    </w:p>
    <w:p w14:paraId="3F922DB8" w14:textId="6FE54839" w:rsidR="001A6B02" w:rsidRPr="005D7F72"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Bowtie2: </w:t>
      </w:r>
      <w:hyperlink r:id="rId47" w:history="1">
        <w:r w:rsidR="00B61C43" w:rsidRPr="005D7F72">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0794064F" w14:textId="77777777" w:rsidR="00B61C43" w:rsidRPr="005D7F72"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Bwa:</w:t>
      </w:r>
    </w:p>
    <w:p w14:paraId="5F715CF8" w14:textId="77777777" w:rsidR="00B61C43" w:rsidRPr="005D7F72" w:rsidRDefault="00B61C43" w:rsidP="00B61C43">
      <w:pPr>
        <w:pStyle w:val="ListParagraph"/>
        <w:rPr>
          <w:rFonts w:ascii="Times New Roman" w:hAnsi="Times New Roman" w:cs="Times New Roman"/>
          <w:color w:val="000000" w:themeColor="text1"/>
          <w:sz w:val="24"/>
          <w:szCs w:val="24"/>
          <w:shd w:val="clear" w:color="auto" w:fill="FFFFFF"/>
        </w:rPr>
      </w:pPr>
    </w:p>
    <w:p w14:paraId="5EC2D209" w14:textId="0ADB5857" w:rsidR="001A6B02" w:rsidRPr="005D7F72" w:rsidRDefault="00A22B88"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8" w:history="1">
        <w:r w:rsidR="00B61C43" w:rsidRPr="005D7F72">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1BD8BEE6" w14:textId="77777777" w:rsidR="00C458C9" w:rsidRPr="005D7F72" w:rsidRDefault="00C458C9"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98DE4A5" w14:textId="77777777" w:rsidR="00C458C9" w:rsidRPr="005D7F72" w:rsidRDefault="00C458C9" w:rsidP="00C458C9">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GM06990 Cell line:</w:t>
      </w:r>
    </w:p>
    <w:p w14:paraId="33896562" w14:textId="2462242A" w:rsidR="00C458C9" w:rsidRPr="005D7F72"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Bowtie2:</w:t>
      </w:r>
    </w:p>
    <w:p w14:paraId="641215E1" w14:textId="5AB4084C" w:rsidR="00C458C9" w:rsidRPr="005D7F72" w:rsidRDefault="00A22B88" w:rsidP="00C458C9">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9" w:history="1">
        <w:r w:rsidR="00C458C9" w:rsidRPr="005D7F72">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6A73CDA" w14:textId="25F14DDD" w:rsidR="00B61C43" w:rsidRPr="005D7F72"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hyperlink r:id="rId50" w:history="1">
        <w:r w:rsidRPr="005D7F72">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697CD540" w14:textId="77777777" w:rsidR="00E7316D" w:rsidRPr="005D7F72" w:rsidRDefault="00E7316D" w:rsidP="008B78C0">
      <w:pPr>
        <w:pStyle w:val="Heading3"/>
      </w:pPr>
      <w:bookmarkStart w:id="59" w:name="_Toc508398312"/>
      <w:bookmarkEnd w:id="57"/>
      <w:bookmarkEnd w:id="58"/>
      <w:r w:rsidRPr="005D7F72">
        <w:t>Running</w:t>
      </w:r>
      <w:bookmarkEnd w:id="59"/>
    </w:p>
    <w:p w14:paraId="750DF694" w14:textId="77777777" w:rsidR="00E7316D" w:rsidRPr="005D7F72" w:rsidRDefault="00E7316D" w:rsidP="00E7316D">
      <w:pPr>
        <w:pStyle w:val="ListParagraph"/>
        <w:numPr>
          <w:ilvl w:val="0"/>
          <w:numId w:val="27"/>
        </w:numPr>
        <w:ind w:left="1620"/>
        <w:rPr>
          <w:rFonts w:ascii="Times New Roman" w:hAnsi="Times New Roman" w:cs="Times New Roman"/>
          <w:sz w:val="24"/>
          <w:szCs w:val="24"/>
        </w:rPr>
      </w:pPr>
      <w:r w:rsidRPr="005D7F72">
        <w:rPr>
          <w:rFonts w:ascii="Times New Roman" w:hAnsi="Times New Roman" w:cs="Times New Roman"/>
          <w:sz w:val="24"/>
          <w:szCs w:val="24"/>
        </w:rPr>
        <w:t xml:space="preserve">Access the function from the menu toolbar: 1D-Functions/Convert a BAM file to a </w:t>
      </w:r>
      <w:proofErr w:type="spellStart"/>
      <w:r w:rsidRPr="005D7F72">
        <w:rPr>
          <w:rFonts w:ascii="Times New Roman" w:hAnsi="Times New Roman" w:cs="Times New Roman"/>
          <w:sz w:val="24"/>
          <w:szCs w:val="24"/>
        </w:rPr>
        <w:t>HiC</w:t>
      </w:r>
      <w:proofErr w:type="spellEnd"/>
      <w:r w:rsidRPr="005D7F72">
        <w:rPr>
          <w:rFonts w:ascii="Times New Roman" w:hAnsi="Times New Roman" w:cs="Times New Roman"/>
          <w:sz w:val="24"/>
          <w:szCs w:val="24"/>
        </w:rPr>
        <w:t xml:space="preserve"> input file format</w:t>
      </w:r>
    </w:p>
    <w:p w14:paraId="6A5CA6C3" w14:textId="77777777" w:rsidR="00EC7E0A" w:rsidRPr="005D7F72"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 xml:space="preserve">Generate a script called </w:t>
      </w:r>
      <w:r w:rsidRPr="005D7F72">
        <w:rPr>
          <w:rFonts w:ascii="Times New Roman" w:hAnsi="Times New Roman" w:cs="Times New Roman"/>
          <w:i/>
          <w:sz w:val="24"/>
          <w:szCs w:val="24"/>
        </w:rPr>
        <w:t>Format_script_samtools.sh</w:t>
      </w:r>
      <w:r w:rsidRPr="005D7F72">
        <w:rPr>
          <w:rFonts w:ascii="Times New Roman" w:hAnsi="Times New Roman" w:cs="Times New Roman"/>
          <w:sz w:val="24"/>
          <w:szCs w:val="24"/>
        </w:rPr>
        <w:t xml:space="preserve"> </w:t>
      </w:r>
    </w:p>
    <w:p w14:paraId="33B96F0C" w14:textId="1BDE4E72" w:rsidR="00E7316D" w:rsidRPr="005D7F72"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6BE5ECC2" w14:textId="77777777" w:rsidR="00E7316D" w:rsidRPr="005D7F72" w:rsidRDefault="00E7316D" w:rsidP="00E7316D">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 xml:space="preserve">Execute </w:t>
      </w:r>
      <w:r w:rsidRPr="005D7F72">
        <w:rPr>
          <w:rFonts w:ascii="Times New Roman" w:hAnsi="Times New Roman" w:cs="Times New Roman"/>
          <w:i/>
          <w:sz w:val="24"/>
          <w:szCs w:val="24"/>
        </w:rPr>
        <w:t>Format_script_samtools.sh</w:t>
      </w:r>
      <w:r w:rsidRPr="005D7F72">
        <w:rPr>
          <w:rFonts w:ascii="Times New Roman" w:hAnsi="Times New Roman" w:cs="Times New Roman"/>
          <w:sz w:val="24"/>
          <w:szCs w:val="24"/>
        </w:rPr>
        <w:t xml:space="preserve"> in a Unix Terminal</w:t>
      </w:r>
    </w:p>
    <w:p w14:paraId="6EB8C0AA" w14:textId="21FEBE78" w:rsidR="00E7316D" w:rsidRPr="005D7F72" w:rsidRDefault="007877B0" w:rsidP="00E7316D">
      <w:pPr>
        <w:rPr>
          <w:rFonts w:ascii="Times New Roman" w:hAnsi="Times New Roman" w:cs="Times New Roman"/>
          <w:sz w:val="24"/>
          <w:szCs w:val="24"/>
        </w:rPr>
      </w:pPr>
      <w:r w:rsidRPr="005D7F72">
        <w:rPr>
          <w:rFonts w:ascii="Times New Roman" w:hAnsi="Times New Roman" w:cs="Times New Roman"/>
          <w:noProof/>
          <w:sz w:val="24"/>
          <w:szCs w:val="24"/>
        </w:rPr>
        <w:lastRenderedPageBreak/>
        <w:drawing>
          <wp:inline distT="0" distB="0" distL="0" distR="0" wp14:anchorId="44DDC208" wp14:editId="6320EB3A">
            <wp:extent cx="6286500" cy="2516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86500" cy="2516505"/>
                    </a:xfrm>
                    <a:prstGeom prst="rect">
                      <a:avLst/>
                    </a:prstGeom>
                  </pic:spPr>
                </pic:pic>
              </a:graphicData>
            </a:graphic>
          </wp:inline>
        </w:drawing>
      </w:r>
    </w:p>
    <w:p w14:paraId="40C43311" w14:textId="77777777" w:rsidR="00E7316D" w:rsidRPr="005D7F72" w:rsidRDefault="00E7316D" w:rsidP="008B139E">
      <w:pPr>
        <w:pStyle w:val="Figures"/>
        <w:rPr>
          <w:rFonts w:cs="Times New Roman"/>
          <w:szCs w:val="24"/>
        </w:rPr>
      </w:pPr>
      <w:bookmarkStart w:id="60" w:name="_Toc509324185"/>
      <w:r w:rsidRPr="005D7F72">
        <w:rPr>
          <w:rFonts w:cs="Times New Roman"/>
          <w:szCs w:val="24"/>
        </w:rPr>
        <w:t xml:space="preserve">Figure 4: Convert to </w:t>
      </w:r>
      <w:proofErr w:type="spellStart"/>
      <w:r w:rsidRPr="005D7F72">
        <w:rPr>
          <w:rFonts w:cs="Times New Roman"/>
          <w:szCs w:val="24"/>
        </w:rPr>
        <w:t>HiC</w:t>
      </w:r>
      <w:proofErr w:type="spellEnd"/>
      <w:r w:rsidRPr="005D7F72">
        <w:rPr>
          <w:rFonts w:cs="Times New Roman"/>
          <w:szCs w:val="24"/>
        </w:rPr>
        <w:t xml:space="preserve"> Input File Format</w:t>
      </w:r>
      <w:bookmarkEnd w:id="60"/>
    </w:p>
    <w:p w14:paraId="41E7F003" w14:textId="77777777" w:rsidR="00E7316D" w:rsidRPr="005D7F72"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5D7F72" w14:paraId="4AADF1AB" w14:textId="77777777" w:rsidTr="001F57D5">
        <w:tc>
          <w:tcPr>
            <w:tcW w:w="1705" w:type="dxa"/>
          </w:tcPr>
          <w:p w14:paraId="79EF7EF3"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73E624A3"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5F1884DD"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E7316D" w:rsidRPr="005D7F72" w14:paraId="451665B5" w14:textId="77777777" w:rsidTr="001F57D5">
        <w:tc>
          <w:tcPr>
            <w:tcW w:w="1705" w:type="dxa"/>
          </w:tcPr>
          <w:p w14:paraId="0E1D0FBB" w14:textId="77777777" w:rsidR="00E7316D" w:rsidRPr="005D7F72" w:rsidRDefault="00E7316D" w:rsidP="00E32589">
            <w:pPr>
              <w:spacing w:before="100" w:beforeAutospacing="1" w:line="360" w:lineRule="auto"/>
              <w:jc w:val="center"/>
              <w:rPr>
                <w:rFonts w:ascii="Times New Roman" w:hAnsi="Times New Roman" w:cs="Times New Roman"/>
                <w:sz w:val="24"/>
                <w:szCs w:val="24"/>
              </w:rPr>
            </w:pPr>
            <w:proofErr w:type="gramStart"/>
            <w:r w:rsidRPr="005D7F72">
              <w:rPr>
                <w:rFonts w:ascii="Times New Roman" w:hAnsi="Times New Roman" w:cs="Times New Roman"/>
                <w:sz w:val="24"/>
                <w:szCs w:val="24"/>
              </w:rPr>
              <w:t>Created .bam</w:t>
            </w:r>
            <w:proofErr w:type="gramEnd"/>
            <w:r w:rsidRPr="005D7F72">
              <w:rPr>
                <w:rFonts w:ascii="Times New Roman" w:hAnsi="Times New Roman" w:cs="Times New Roman"/>
                <w:sz w:val="24"/>
                <w:szCs w:val="24"/>
              </w:rPr>
              <w:t xml:space="preserve"> file</w:t>
            </w:r>
          </w:p>
        </w:tc>
        <w:tc>
          <w:tcPr>
            <w:tcW w:w="6210" w:type="dxa"/>
          </w:tcPr>
          <w:p w14:paraId="0BF12DE9"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Select the BAM file generated from the filtering. </w:t>
            </w:r>
          </w:p>
          <w:p w14:paraId="3E7B073B" w14:textId="5C76C6D5" w:rsidR="00E7316D" w:rsidRPr="005D7F72" w:rsidRDefault="00E7316D" w:rsidP="00E7316D">
            <w:pPr>
              <w:spacing w:before="100" w:beforeAutospacing="1" w:line="360" w:lineRule="auto"/>
              <w:rPr>
                <w:rFonts w:ascii="Times New Roman" w:hAnsi="Times New Roman" w:cs="Times New Roman"/>
                <w:color w:val="000000" w:themeColor="text1"/>
                <w:sz w:val="24"/>
                <w:szCs w:val="24"/>
              </w:rPr>
            </w:pPr>
            <w:r w:rsidRPr="005D7F72">
              <w:rPr>
                <w:rFonts w:ascii="Times New Roman" w:hAnsi="Times New Roman" w:cs="Times New Roman"/>
                <w:sz w:val="24"/>
                <w:szCs w:val="24"/>
              </w:rPr>
              <w:t xml:space="preserve">By default, </w:t>
            </w:r>
            <w:r w:rsidRPr="005D7F72">
              <w:rPr>
                <w:rFonts w:ascii="Times New Roman" w:hAnsi="Times New Roman" w:cs="Times New Roman"/>
                <w:b/>
                <w:color w:val="0070C0"/>
                <w:sz w:val="24"/>
                <w:szCs w:val="24"/>
              </w:rPr>
              <w:t>bwa</w:t>
            </w:r>
            <w:r w:rsidRPr="005D7F72">
              <w:rPr>
                <w:rFonts w:ascii="Times New Roman" w:hAnsi="Times New Roman" w:cs="Times New Roman"/>
                <w:sz w:val="24"/>
                <w:szCs w:val="24"/>
              </w:rPr>
              <w:t xml:space="preserve"> filtered BAM file is named </w:t>
            </w:r>
            <w:proofErr w:type="spellStart"/>
            <w:r w:rsidRPr="005D7F72">
              <w:rPr>
                <w:rFonts w:ascii="Times New Roman" w:hAnsi="Times New Roman" w:cs="Times New Roman"/>
                <w:sz w:val="24"/>
                <w:szCs w:val="24"/>
              </w:rPr>
              <w:t>bwa_mapped.filtered.bam</w:t>
            </w:r>
            <w:proofErr w:type="spellEnd"/>
            <w:r w:rsidRPr="005D7F72">
              <w:rPr>
                <w:rFonts w:ascii="Times New Roman" w:hAnsi="Times New Roman" w:cs="Times New Roman"/>
                <w:sz w:val="24"/>
                <w:szCs w:val="24"/>
              </w:rPr>
              <w:t xml:space="preserve"> and </w:t>
            </w:r>
            <w:r w:rsidRPr="005D7F72">
              <w:rPr>
                <w:rFonts w:ascii="Times New Roman" w:hAnsi="Times New Roman" w:cs="Times New Roman"/>
                <w:b/>
                <w:color w:val="0070C0"/>
                <w:sz w:val="24"/>
                <w:szCs w:val="24"/>
              </w:rPr>
              <w:t xml:space="preserve">bowtie2 </w:t>
            </w:r>
            <w:r w:rsidRPr="005D7F72">
              <w:rPr>
                <w:rFonts w:ascii="Times New Roman" w:hAnsi="Times New Roman" w:cs="Times New Roman"/>
                <w:color w:val="000000" w:themeColor="text1"/>
                <w:sz w:val="24"/>
                <w:szCs w:val="24"/>
              </w:rPr>
              <w:t>filtered BAM file is named</w:t>
            </w:r>
            <w:r w:rsidRPr="005D7F72">
              <w:rPr>
                <w:rFonts w:ascii="Times New Roman" w:hAnsi="Times New Roman" w:cs="Times New Roman"/>
                <w:b/>
                <w:color w:val="000000" w:themeColor="text1"/>
                <w:sz w:val="24"/>
                <w:szCs w:val="24"/>
              </w:rPr>
              <w:t xml:space="preserve"> </w:t>
            </w:r>
            <w:r w:rsidRPr="005D7F72">
              <w:rPr>
                <w:rFonts w:ascii="Times New Roman" w:hAnsi="Times New Roman" w:cs="Times New Roman"/>
                <w:sz w:val="24"/>
                <w:szCs w:val="24"/>
              </w:rPr>
              <w:t>bowtie2_mapped.filtered.bam</w:t>
            </w:r>
            <w:r w:rsidR="007B4FA9">
              <w:rPr>
                <w:rFonts w:ascii="Times New Roman" w:hAnsi="Times New Roman" w:cs="Times New Roman"/>
                <w:sz w:val="24"/>
                <w:szCs w:val="24"/>
              </w:rPr>
              <w:t>.</w:t>
            </w:r>
          </w:p>
        </w:tc>
        <w:tc>
          <w:tcPr>
            <w:tcW w:w="1435" w:type="dxa"/>
          </w:tcPr>
          <w:p w14:paraId="10D13622"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2426BB7C" w14:textId="77777777" w:rsidTr="001F57D5">
        <w:tc>
          <w:tcPr>
            <w:tcW w:w="1705" w:type="dxa"/>
          </w:tcPr>
          <w:p w14:paraId="0748A2CE" w14:textId="77777777" w:rsidR="00E7316D" w:rsidRPr="005D7F72" w:rsidRDefault="00E7316D" w:rsidP="00E32589">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Output Directory</w:t>
            </w:r>
          </w:p>
        </w:tc>
        <w:tc>
          <w:tcPr>
            <w:tcW w:w="6210" w:type="dxa"/>
          </w:tcPr>
          <w:p w14:paraId="089A6858" w14:textId="22AB4EF9"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output directory path to output the script</w:t>
            </w:r>
            <w:r w:rsidR="003173EA">
              <w:rPr>
                <w:rFonts w:ascii="Times New Roman" w:hAnsi="Times New Roman" w:cs="Times New Roman"/>
                <w:sz w:val="24"/>
                <w:szCs w:val="24"/>
              </w:rPr>
              <w:t>.</w:t>
            </w:r>
          </w:p>
        </w:tc>
        <w:tc>
          <w:tcPr>
            <w:tcW w:w="1435" w:type="dxa"/>
          </w:tcPr>
          <w:p w14:paraId="26A1B197"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0055C6D4" w14:textId="77777777" w:rsidTr="001F57D5">
        <w:tc>
          <w:tcPr>
            <w:tcW w:w="1705" w:type="dxa"/>
          </w:tcPr>
          <w:p w14:paraId="7CF33E6A" w14:textId="77777777" w:rsidR="00E7316D" w:rsidRPr="005D7F72" w:rsidRDefault="00E7316D" w:rsidP="00E32589">
            <w:pPr>
              <w:spacing w:before="100" w:beforeAutospacing="1" w:line="360" w:lineRule="auto"/>
              <w:jc w:val="center"/>
              <w:rPr>
                <w:rFonts w:ascii="Times New Roman" w:hAnsi="Times New Roman" w:cs="Times New Roman"/>
                <w:sz w:val="24"/>
                <w:szCs w:val="24"/>
              </w:rPr>
            </w:pPr>
            <w:proofErr w:type="spellStart"/>
            <w:r w:rsidRPr="005D7F72">
              <w:rPr>
                <w:rFonts w:ascii="Times New Roman" w:hAnsi="Times New Roman" w:cs="Times New Roman"/>
                <w:sz w:val="24"/>
                <w:szCs w:val="24"/>
              </w:rPr>
              <w:t>Samtools</w:t>
            </w:r>
            <w:proofErr w:type="spellEnd"/>
            <w:r w:rsidRPr="005D7F72">
              <w:rPr>
                <w:rFonts w:ascii="Times New Roman" w:hAnsi="Times New Roman" w:cs="Times New Roman"/>
                <w:sz w:val="24"/>
                <w:szCs w:val="24"/>
              </w:rPr>
              <w:t xml:space="preserve"> binary file</w:t>
            </w:r>
          </w:p>
        </w:tc>
        <w:tc>
          <w:tcPr>
            <w:tcW w:w="6210" w:type="dxa"/>
          </w:tcPr>
          <w:p w14:paraId="1AAE5575" w14:textId="6703CB00" w:rsidR="00E7316D" w:rsidRPr="005D7F72"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proofErr w:type="spellStart"/>
            <w:r w:rsidRPr="005D7F72">
              <w:rPr>
                <w:rStyle w:val="Strong"/>
                <w:rFonts w:ascii="Times New Roman" w:hAnsi="Times New Roman" w:cs="Times New Roman"/>
                <w:color w:val="0070C0"/>
                <w:sz w:val="24"/>
                <w:szCs w:val="24"/>
                <w:shd w:val="clear" w:color="auto" w:fill="FFFFFF"/>
              </w:rPr>
              <w:t>samtools</w:t>
            </w:r>
            <w:proofErr w:type="spellEnd"/>
            <w:r w:rsidRPr="005D7F72">
              <w:rPr>
                <w:rFonts w:ascii="Times New Roman" w:hAnsi="Times New Roman" w:cs="Times New Roman"/>
                <w:color w:val="444444"/>
                <w:sz w:val="24"/>
                <w:szCs w:val="24"/>
                <w:shd w:val="clear" w:color="auto" w:fill="FFFFFF"/>
              </w:rPr>
              <w:t> </w:t>
            </w:r>
            <w:r w:rsidRPr="005D7F72">
              <w:rPr>
                <w:rFonts w:ascii="Times New Roman" w:hAnsi="Times New Roman" w:cs="Times New Roman"/>
                <w:color w:val="000000" w:themeColor="text1"/>
                <w:sz w:val="24"/>
                <w:szCs w:val="24"/>
                <w:shd w:val="clear" w:color="auto" w:fill="FFFFFF"/>
              </w:rPr>
              <w:t>is a collection of tools for manipulating and analyzing SAM and BAM alignment files. </w:t>
            </w:r>
            <w:commentRangeStart w:id="61"/>
            <w:r w:rsidRPr="005D7F72">
              <w:rPr>
                <w:rFonts w:ascii="Times New Roman" w:hAnsi="Times New Roman" w:cs="Times New Roman"/>
                <w:color w:val="000000" w:themeColor="text1"/>
                <w:sz w:val="24"/>
                <w:szCs w:val="24"/>
                <w:shd w:val="clear" w:color="auto" w:fill="FFFFFF"/>
              </w:rPr>
              <w:t>Using these tools together allows you to get from alignments in SAM format</w:t>
            </w:r>
            <w:r w:rsidR="0060049B">
              <w:rPr>
                <w:rFonts w:ascii="Times New Roman" w:hAnsi="Times New Roman" w:cs="Times New Roman"/>
                <w:color w:val="000000" w:themeColor="text1"/>
                <w:sz w:val="24"/>
                <w:szCs w:val="24"/>
                <w:shd w:val="clear" w:color="auto" w:fill="FFFFFF"/>
              </w:rPr>
              <w:t>.</w:t>
            </w:r>
            <w:commentRangeEnd w:id="61"/>
            <w:r w:rsidR="00B23495">
              <w:rPr>
                <w:rStyle w:val="CommentReference"/>
              </w:rPr>
              <w:commentReference w:id="61"/>
            </w:r>
          </w:p>
          <w:p w14:paraId="2D11212D" w14:textId="5DD91D83" w:rsidR="00E7316D" w:rsidRPr="005D7F72" w:rsidRDefault="00764783" w:rsidP="00E7316D">
            <w:pPr>
              <w:spacing w:before="100" w:beforeAutospacing="1" w:line="360" w:lineRule="auto"/>
              <w:jc w:val="both"/>
              <w:rPr>
                <w:rFonts w:ascii="Times New Roman" w:hAnsi="Times New Roman" w:cs="Times New Roman"/>
                <w:sz w:val="24"/>
                <w:szCs w:val="24"/>
              </w:rPr>
            </w:pPr>
            <w:r w:rsidRPr="005D7F72">
              <w:rPr>
                <w:rFonts w:ascii="Times New Roman" w:hAnsi="Times New Roman" w:cs="Times New Roman"/>
                <w:sz w:val="24"/>
                <w:szCs w:val="24"/>
              </w:rPr>
              <w:t>Browse and select the</w:t>
            </w:r>
            <w:r w:rsidRPr="005D7F72">
              <w:rPr>
                <w:rFonts w:ascii="Times New Roman" w:hAnsi="Times New Roman" w:cs="Times New Roman"/>
                <w:b/>
                <w:color w:val="0070C0"/>
                <w:sz w:val="24"/>
                <w:szCs w:val="24"/>
              </w:rPr>
              <w:t xml:space="preserve"> </w:t>
            </w:r>
            <w:proofErr w:type="spellStart"/>
            <w:r w:rsidRPr="005D7F72">
              <w:rPr>
                <w:rFonts w:ascii="Times New Roman" w:hAnsi="Times New Roman" w:cs="Times New Roman"/>
                <w:b/>
                <w:color w:val="0070C0"/>
                <w:sz w:val="24"/>
                <w:szCs w:val="24"/>
              </w:rPr>
              <w:t>samtools</w:t>
            </w:r>
            <w:proofErr w:type="spellEnd"/>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 xml:space="preserve">binary file from the </w:t>
            </w:r>
            <w:proofErr w:type="spellStart"/>
            <w:r w:rsidRPr="005D7F72">
              <w:rPr>
                <w:rStyle w:val="Strong"/>
                <w:rFonts w:ascii="Times New Roman" w:hAnsi="Times New Roman" w:cs="Times New Roman"/>
                <w:b w:val="0"/>
                <w:color w:val="000000" w:themeColor="text1"/>
                <w:sz w:val="24"/>
                <w:szCs w:val="24"/>
                <w:shd w:val="clear" w:color="auto" w:fill="FFFFFF"/>
              </w:rPr>
              <w:t>samtools</w:t>
            </w:r>
            <w:proofErr w:type="spellEnd"/>
            <w:r w:rsidRPr="005D7F72">
              <w:rPr>
                <w:rStyle w:val="Strong"/>
                <w:rFonts w:ascii="Times New Roman" w:hAnsi="Times New Roman" w:cs="Times New Roman"/>
                <w:b w:val="0"/>
                <w:color w:val="000000" w:themeColor="text1"/>
                <w:sz w:val="24"/>
                <w:szCs w:val="24"/>
                <w:shd w:val="clear" w:color="auto" w:fill="FFFFFF"/>
              </w:rPr>
              <w:t>-*</w:t>
            </w:r>
            <w:r w:rsidRPr="005D7F72">
              <w:rPr>
                <w:rStyle w:val="Strong"/>
                <w:rFonts w:ascii="Times New Roman" w:hAnsi="Times New Roman" w:cs="Times New Roman"/>
                <w:color w:val="0070C0"/>
                <w:sz w:val="24"/>
                <w:szCs w:val="24"/>
                <w:shd w:val="clear" w:color="auto" w:fill="FFFFFF"/>
              </w:rPr>
              <w:t xml:space="preserve"> </w:t>
            </w:r>
            <w:r w:rsidRPr="005D7F72">
              <w:rPr>
                <w:rStyle w:val="Strong"/>
                <w:rFonts w:ascii="Times New Roman" w:hAnsi="Times New Roman" w:cs="Times New Roman"/>
                <w:b w:val="0"/>
                <w:color w:val="000000" w:themeColor="text1"/>
                <w:sz w:val="24"/>
                <w:szCs w:val="24"/>
                <w:shd w:val="clear" w:color="auto" w:fill="FFFFFF"/>
              </w:rPr>
              <w:t>directory</w:t>
            </w:r>
            <w:r w:rsidR="0060049B">
              <w:rPr>
                <w:rStyle w:val="Strong"/>
                <w:rFonts w:ascii="Times New Roman" w:hAnsi="Times New Roman" w:cs="Times New Roman"/>
                <w:b w:val="0"/>
                <w:color w:val="000000" w:themeColor="text1"/>
                <w:sz w:val="24"/>
                <w:szCs w:val="24"/>
                <w:shd w:val="clear" w:color="auto" w:fill="FFFFFF"/>
              </w:rPr>
              <w:t>.</w:t>
            </w:r>
          </w:p>
        </w:tc>
        <w:tc>
          <w:tcPr>
            <w:tcW w:w="1435" w:type="dxa"/>
          </w:tcPr>
          <w:p w14:paraId="0532939E"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7B269C72" w14:textId="77777777" w:rsidTr="001F57D5">
        <w:tc>
          <w:tcPr>
            <w:tcW w:w="1705" w:type="dxa"/>
          </w:tcPr>
          <w:p w14:paraId="75B96FDB"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Generate Scripts</w:t>
            </w:r>
          </w:p>
        </w:tc>
        <w:tc>
          <w:tcPr>
            <w:tcW w:w="6210" w:type="dxa"/>
          </w:tcPr>
          <w:p w14:paraId="66051147" w14:textId="56FA3D8E" w:rsidR="00E7316D" w:rsidRPr="005D7F72" w:rsidRDefault="00FD2B5A"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This button generates a shell script (.</w:t>
            </w:r>
            <w:proofErr w:type="spellStart"/>
            <w:r w:rsidRPr="005D7F72">
              <w:rPr>
                <w:rFonts w:ascii="Times New Roman" w:hAnsi="Times New Roman" w:cs="Times New Roman"/>
                <w:sz w:val="24"/>
                <w:szCs w:val="24"/>
              </w:rPr>
              <w:t>sh</w:t>
            </w:r>
            <w:proofErr w:type="spellEnd"/>
            <w:r w:rsidRPr="005D7F72">
              <w:rPr>
                <w:rFonts w:ascii="Times New Roman" w:hAnsi="Times New Roman" w:cs="Times New Roman"/>
                <w:sz w:val="24"/>
                <w:szCs w:val="24"/>
              </w:rPr>
              <w:t>) that can be executed in a UNIX terminal by the user.</w:t>
            </w:r>
          </w:p>
        </w:tc>
        <w:tc>
          <w:tcPr>
            <w:tcW w:w="1435" w:type="dxa"/>
          </w:tcPr>
          <w:p w14:paraId="6B74CE98"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p>
        </w:tc>
      </w:tr>
    </w:tbl>
    <w:p w14:paraId="0A815AE4" w14:textId="77777777" w:rsidR="00E7316D" w:rsidRPr="005D7F72" w:rsidRDefault="00E7316D" w:rsidP="008B78C0">
      <w:pPr>
        <w:pStyle w:val="Heading2"/>
      </w:pPr>
      <w:bookmarkStart w:id="62" w:name="_Toc508398313"/>
      <w:proofErr w:type="spellStart"/>
      <w:r w:rsidRPr="005D7F72">
        <w:t>HiC</w:t>
      </w:r>
      <w:proofErr w:type="spellEnd"/>
      <w:r w:rsidRPr="005D7F72">
        <w:t>-Express</w:t>
      </w:r>
      <w:bookmarkEnd w:id="62"/>
    </w:p>
    <w:p w14:paraId="1F8896C0" w14:textId="77777777" w:rsidR="00E7316D" w:rsidRPr="005D7F72" w:rsidRDefault="00E7316D" w:rsidP="008B78C0">
      <w:pPr>
        <w:pStyle w:val="Heading3"/>
      </w:pPr>
      <w:bookmarkStart w:id="63" w:name="_Toc508398314"/>
      <w:r w:rsidRPr="005D7F72">
        <w:t>Purpose</w:t>
      </w:r>
      <w:bookmarkEnd w:id="63"/>
    </w:p>
    <w:p w14:paraId="560C06E2" w14:textId="048B1703" w:rsidR="00E7316D" w:rsidRPr="005D7F72" w:rsidRDefault="00F17822" w:rsidP="00E7316D">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lastRenderedPageBreak/>
        <w:t xml:space="preserve">To generate a </w:t>
      </w:r>
      <w:hyperlink w:anchor="MediumFormat" w:history="1">
        <w:r w:rsidRPr="005D7F72">
          <w:rPr>
            <w:rStyle w:val="Hyperlink"/>
            <w:rFonts w:ascii="Times New Roman" w:hAnsi="Times New Roman" w:cs="Times New Roman"/>
            <w:sz w:val="24"/>
            <w:szCs w:val="24"/>
          </w:rPr>
          <w:t>medium file format</w:t>
        </w:r>
      </w:hyperlink>
      <w:r w:rsidRPr="005D7F72">
        <w:rPr>
          <w:rFonts w:ascii="Times New Roman" w:hAnsi="Times New Roman" w:cs="Times New Roman"/>
          <w:sz w:val="24"/>
          <w:szCs w:val="24"/>
        </w:rPr>
        <w:t xml:space="preserve">, a text file describing mapped Hi-C reads that can be used as input to create </w:t>
      </w:r>
      <w:proofErr w:type="gramStart"/>
      <w:r w:rsidRPr="005D7F72">
        <w:rPr>
          <w:rFonts w:ascii="Times New Roman" w:hAnsi="Times New Roman" w:cs="Times New Roman"/>
          <w:sz w:val="24"/>
          <w:szCs w:val="24"/>
        </w:rPr>
        <w:t xml:space="preserve">a </w:t>
      </w:r>
      <w:r w:rsidRPr="005D7F72">
        <w:rPr>
          <w:rFonts w:ascii="Times New Roman" w:hAnsi="Times New Roman" w:cs="Times New Roman"/>
          <w:b/>
          <w:sz w:val="24"/>
          <w:szCs w:val="24"/>
        </w:rPr>
        <w:t>.</w:t>
      </w:r>
      <w:r w:rsidRPr="005D7F72">
        <w:rPr>
          <w:rFonts w:ascii="Times New Roman" w:hAnsi="Times New Roman" w:cs="Times New Roman"/>
          <w:i/>
          <w:sz w:val="24"/>
          <w:szCs w:val="24"/>
        </w:rPr>
        <w:t>hic</w:t>
      </w:r>
      <w:proofErr w:type="gramEnd"/>
      <w:r w:rsidRPr="005D7F72">
        <w:rPr>
          <w:rFonts w:ascii="Times New Roman" w:hAnsi="Times New Roman" w:cs="Times New Roman"/>
          <w:i/>
          <w:sz w:val="24"/>
          <w:szCs w:val="24"/>
        </w:rPr>
        <w:t xml:space="preserve"> </w:t>
      </w:r>
      <w:r w:rsidRPr="005D7F72">
        <w:rPr>
          <w:rFonts w:ascii="Times New Roman" w:hAnsi="Times New Roman" w:cs="Times New Roman"/>
          <w:sz w:val="24"/>
          <w:szCs w:val="24"/>
        </w:rPr>
        <w:t xml:space="preserve">file from a raw </w:t>
      </w:r>
      <w:proofErr w:type="spellStart"/>
      <w:r w:rsidRPr="005D7F72">
        <w:rPr>
          <w:rFonts w:ascii="Times New Roman" w:hAnsi="Times New Roman" w:cs="Times New Roman"/>
          <w:sz w:val="24"/>
          <w:szCs w:val="24"/>
        </w:rPr>
        <w:t>fastq</w:t>
      </w:r>
      <w:proofErr w:type="spellEnd"/>
      <w:r w:rsidRPr="005D7F72">
        <w:rPr>
          <w:rFonts w:ascii="Times New Roman" w:hAnsi="Times New Roman" w:cs="Times New Roman"/>
          <w:sz w:val="24"/>
          <w:szCs w:val="24"/>
        </w:rPr>
        <w:t xml:space="preserve"> files derived from a Hi-C experiment.. A hic format file is a binary file containing contact matrices at different resolutions and normalized by different methods. </w:t>
      </w:r>
    </w:p>
    <w:p w14:paraId="267102B7" w14:textId="7A655681" w:rsidR="00E7316D" w:rsidRPr="005D7F72" w:rsidRDefault="00E7316D" w:rsidP="008B78C0">
      <w:pPr>
        <w:pStyle w:val="Heading3"/>
      </w:pPr>
      <w:bookmarkStart w:id="64" w:name="_Toc508398315"/>
      <w:r w:rsidRPr="005D7F72">
        <w:t>Input</w:t>
      </w:r>
      <w:bookmarkEnd w:id="64"/>
    </w:p>
    <w:p w14:paraId="5881EE8F" w14:textId="3412A0B9" w:rsidR="00E7316D" w:rsidRPr="005D7F72" w:rsidRDefault="00E7316D" w:rsidP="00E7316D">
      <w:pPr>
        <w:pStyle w:val="ListParagraph"/>
        <w:spacing w:before="100" w:beforeAutospacing="1" w:after="0" w:line="360" w:lineRule="auto"/>
        <w:ind w:left="1260"/>
        <w:rPr>
          <w:rStyle w:val="Hyperlink"/>
          <w:rFonts w:ascii="Times New Roman" w:hAnsi="Times New Roman" w:cs="Times New Roman"/>
          <w:sz w:val="24"/>
          <w:szCs w:val="24"/>
        </w:rPr>
      </w:pPr>
      <w:r w:rsidRPr="005D7F72">
        <w:rPr>
          <w:rFonts w:ascii="Times New Roman" w:hAnsi="Times New Roman" w:cs="Times New Roman"/>
          <w:sz w:val="24"/>
          <w:szCs w:val="24"/>
        </w:rPr>
        <w:t xml:space="preserve">A FASTQ read files usually with </w:t>
      </w:r>
      <w:proofErr w:type="gramStart"/>
      <w:r w:rsidRPr="005D7F72">
        <w:rPr>
          <w:rFonts w:ascii="Times New Roman" w:hAnsi="Times New Roman" w:cs="Times New Roman"/>
          <w:sz w:val="24"/>
          <w:szCs w:val="24"/>
        </w:rPr>
        <w:t>extension .</w:t>
      </w:r>
      <w:proofErr w:type="spellStart"/>
      <w:r w:rsidRPr="005D7F72">
        <w:rPr>
          <w:rFonts w:ascii="Times New Roman" w:hAnsi="Times New Roman" w:cs="Times New Roman"/>
          <w:sz w:val="24"/>
          <w:szCs w:val="24"/>
        </w:rPr>
        <w:t>fq</w:t>
      </w:r>
      <w:proofErr w:type="spellEnd"/>
      <w:proofErr w:type="gramEnd"/>
      <w:r w:rsidRPr="005D7F72">
        <w:rPr>
          <w:rFonts w:ascii="Times New Roman" w:hAnsi="Times New Roman" w:cs="Times New Roman"/>
          <w:sz w:val="24"/>
          <w:szCs w:val="24"/>
        </w:rPr>
        <w:t xml:space="preserve"> or .</w:t>
      </w:r>
      <w:proofErr w:type="spellStart"/>
      <w:r w:rsidRPr="005D7F72">
        <w:rPr>
          <w:rFonts w:ascii="Times New Roman" w:hAnsi="Times New Roman" w:cs="Times New Roman"/>
          <w:sz w:val="24"/>
          <w:szCs w:val="24"/>
        </w:rPr>
        <w:t>fastq</w:t>
      </w:r>
      <w:proofErr w:type="spellEnd"/>
      <w:r w:rsidRPr="005D7F72">
        <w:rPr>
          <w:rFonts w:ascii="Times New Roman" w:hAnsi="Times New Roman" w:cs="Times New Roman"/>
          <w:sz w:val="24"/>
          <w:szCs w:val="24"/>
        </w:rPr>
        <w:t xml:space="preserve">. </w:t>
      </w:r>
      <w:r w:rsidR="005C1F01" w:rsidRPr="005D7F72">
        <w:rPr>
          <w:rFonts w:ascii="Times New Roman" w:hAnsi="Times New Roman" w:cs="Times New Roman"/>
          <w:sz w:val="24"/>
          <w:szCs w:val="24"/>
          <w:shd w:val="clear" w:color="auto" w:fill="FFFFFF"/>
        </w:rPr>
        <w:t>Read more about FASTQ</w:t>
      </w:r>
      <w:r w:rsidRPr="005D7F72">
        <w:rPr>
          <w:rFonts w:ascii="Times New Roman" w:hAnsi="Times New Roman" w:cs="Times New Roman"/>
          <w:sz w:val="24"/>
          <w:szCs w:val="24"/>
          <w:shd w:val="clear" w:color="auto" w:fill="FFFFFF"/>
        </w:rPr>
        <w:t xml:space="preserve"> files here: </w:t>
      </w:r>
      <w:hyperlink r:id="rId52" w:history="1">
        <w:r w:rsidRPr="005D7F72">
          <w:rPr>
            <w:rStyle w:val="Hyperlink"/>
            <w:rFonts w:ascii="Times New Roman" w:hAnsi="Times New Roman" w:cs="Times New Roman"/>
            <w:sz w:val="24"/>
            <w:szCs w:val="24"/>
          </w:rPr>
          <w:t>https://en.wikipedia.org/wiki/FASTQ_format</w:t>
        </w:r>
      </w:hyperlink>
    </w:p>
    <w:p w14:paraId="218A1FAF" w14:textId="443CCD68" w:rsidR="00A35910" w:rsidRPr="005D7F72" w:rsidRDefault="005D7F72" w:rsidP="005D7F72">
      <w:pPr>
        <w:pStyle w:val="Heading3"/>
      </w:pPr>
      <w:bookmarkStart w:id="65" w:name="_Toc508398316"/>
      <w:r>
        <w:t>Test Data</w:t>
      </w:r>
      <w:bookmarkEnd w:id="65"/>
    </w:p>
    <w:p w14:paraId="4AEE457B" w14:textId="77777777" w:rsidR="00A35910" w:rsidRPr="005D7F72" w:rsidRDefault="00A35910" w:rsidP="00A35910">
      <w:pPr>
        <w:pStyle w:val="ListParagraph"/>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Test datasets can be found here:</w:t>
      </w:r>
    </w:p>
    <w:p w14:paraId="31EC4F69" w14:textId="77777777" w:rsidR="00A35910" w:rsidRPr="005D7F72" w:rsidRDefault="00A35910" w:rsidP="00A35910">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t>MiSeq</w:t>
      </w:r>
      <w:proofErr w:type="spellEnd"/>
      <w:r w:rsidRPr="005D7F72">
        <w:rPr>
          <w:rFonts w:ascii="Times New Roman" w:hAnsi="Times New Roman" w:cs="Times New Roman"/>
          <w:color w:val="000000" w:themeColor="text1"/>
          <w:sz w:val="24"/>
          <w:szCs w:val="24"/>
          <w:shd w:val="clear" w:color="auto" w:fill="FFFFFF"/>
        </w:rPr>
        <w:t xml:space="preserve"> GM12878 in-situ files: </w:t>
      </w:r>
      <w:hyperlink r:id="rId53" w:history="1">
        <w:r w:rsidRPr="005D7F72">
          <w:rPr>
            <w:rStyle w:val="Hyperlink"/>
            <w:rFonts w:ascii="Times New Roman" w:hAnsi="Times New Roman" w:cs="Times New Roman"/>
            <w:sz w:val="24"/>
            <w:szCs w:val="24"/>
            <w:shd w:val="clear" w:color="auto" w:fill="FFFFFF"/>
          </w:rPr>
          <w:t>http://sysbio.rnet.missouri.edu/bdm_download/GenomeFlow/MiSeq_GM12878/MiSeq_GM12878_Data/</w:t>
        </w:r>
      </w:hyperlink>
    </w:p>
    <w:p w14:paraId="51AF2CCF" w14:textId="77777777" w:rsidR="00A35910" w:rsidRPr="005D7F72" w:rsidRDefault="00A35910" w:rsidP="00A35910">
      <w:pPr>
        <w:pStyle w:val="ListParagraph"/>
        <w:numPr>
          <w:ilvl w:val="0"/>
          <w:numId w:val="30"/>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color w:val="000000" w:themeColor="text1"/>
          <w:sz w:val="24"/>
          <w:szCs w:val="24"/>
          <w:shd w:val="clear" w:color="auto" w:fill="FFFFFF"/>
        </w:rPr>
        <w:t xml:space="preserve">A karyotypically normal human </w:t>
      </w:r>
      <w:proofErr w:type="spellStart"/>
      <w:r w:rsidRPr="005D7F72">
        <w:rPr>
          <w:rFonts w:ascii="Times New Roman" w:hAnsi="Times New Roman" w:cs="Times New Roman"/>
          <w:color w:val="000000" w:themeColor="text1"/>
          <w:sz w:val="24"/>
          <w:szCs w:val="24"/>
          <w:shd w:val="clear" w:color="auto" w:fill="FFFFFF"/>
        </w:rPr>
        <w:t>lymphoblastoid</w:t>
      </w:r>
      <w:proofErr w:type="spellEnd"/>
      <w:r w:rsidRPr="005D7F72">
        <w:rPr>
          <w:rFonts w:ascii="Times New Roman" w:hAnsi="Times New Roman" w:cs="Times New Roman"/>
          <w:color w:val="000000" w:themeColor="text1"/>
          <w:sz w:val="24"/>
          <w:szCs w:val="24"/>
          <w:shd w:val="clear" w:color="auto" w:fill="FFFFFF"/>
        </w:rPr>
        <w:t xml:space="preserve"> cell line (GM06990) from Aiden et al:</w:t>
      </w:r>
      <w:r w:rsidRPr="005D7F72">
        <w:rPr>
          <w:rFonts w:ascii="Times New Roman" w:hAnsi="Times New Roman" w:cs="Times New Roman"/>
          <w:color w:val="000000" w:themeColor="text1"/>
          <w:sz w:val="24"/>
          <w:szCs w:val="24"/>
        </w:rPr>
        <w:t xml:space="preserve"> </w:t>
      </w:r>
      <w:hyperlink r:id="rId54" w:history="1">
        <w:r w:rsidRPr="005D7F72">
          <w:rPr>
            <w:rStyle w:val="Hyperlink"/>
            <w:rFonts w:ascii="Times New Roman" w:hAnsi="Times New Roman" w:cs="Times New Roman"/>
            <w:sz w:val="24"/>
            <w:szCs w:val="24"/>
          </w:rPr>
          <w:t>http://sysbio.rnet.missouri.edu/bdm_download/GenomeFlow/GM06990/GM06990_Data/</w:t>
        </w:r>
      </w:hyperlink>
    </w:p>
    <w:p w14:paraId="0E214F2C" w14:textId="77777777" w:rsidR="00E7316D" w:rsidRPr="005D7F72" w:rsidRDefault="00E7316D" w:rsidP="008B78C0">
      <w:pPr>
        <w:pStyle w:val="Heading3"/>
      </w:pPr>
      <w:bookmarkStart w:id="66" w:name="_Toc508398317"/>
      <w:r w:rsidRPr="005D7F72">
        <w:t>Output</w:t>
      </w:r>
      <w:bookmarkEnd w:id="66"/>
    </w:p>
    <w:p w14:paraId="2EE70D26" w14:textId="4EC74102" w:rsidR="00E7316D" w:rsidRPr="00DF0719" w:rsidRDefault="00E7316D" w:rsidP="00E7316D">
      <w:pPr>
        <w:spacing w:before="100" w:beforeAutospacing="1" w:after="0" w:line="360" w:lineRule="auto"/>
        <w:ind w:left="1260"/>
        <w:rPr>
          <w:rFonts w:ascii="Times New Roman" w:hAnsi="Times New Roman" w:cs="Times New Roman"/>
          <w:sz w:val="24"/>
          <w:szCs w:val="24"/>
        </w:rPr>
      </w:pPr>
      <w:r w:rsidRPr="005D7F72">
        <w:rPr>
          <w:rFonts w:ascii="Times New Roman" w:hAnsi="Times New Roman" w:cs="Times New Roman"/>
          <w:sz w:val="24"/>
          <w:szCs w:val="24"/>
        </w:rPr>
        <w:t xml:space="preserve">It generates a shell script with name </w:t>
      </w:r>
      <w:r w:rsidRPr="005D7F72">
        <w:rPr>
          <w:rFonts w:ascii="Times New Roman" w:hAnsi="Times New Roman" w:cs="Times New Roman"/>
          <w:i/>
          <w:sz w:val="24"/>
          <w:szCs w:val="24"/>
        </w:rPr>
        <w:t>HiC-Express.sh</w:t>
      </w:r>
      <w:r w:rsidR="00DF0719">
        <w:rPr>
          <w:rFonts w:ascii="Times New Roman" w:hAnsi="Times New Roman" w:cs="Times New Roman"/>
          <w:sz w:val="24"/>
          <w:szCs w:val="24"/>
        </w:rPr>
        <w:t>.</w:t>
      </w:r>
    </w:p>
    <w:p w14:paraId="70F02D30" w14:textId="77777777" w:rsidR="00E7316D" w:rsidRPr="005D7F72" w:rsidRDefault="00E7316D" w:rsidP="008B78C0">
      <w:pPr>
        <w:pStyle w:val="Heading3"/>
      </w:pPr>
      <w:bookmarkStart w:id="67" w:name="_Toc508398318"/>
      <w:r w:rsidRPr="005D7F72">
        <w:t>Output of the script:</w:t>
      </w:r>
      <w:bookmarkEnd w:id="67"/>
    </w:p>
    <w:p w14:paraId="49028818" w14:textId="404058D5" w:rsidR="00E7316D" w:rsidRPr="005D7F72" w:rsidRDefault="00DC490F" w:rsidP="00E7316D">
      <w:pPr>
        <w:spacing w:before="100" w:beforeAutospacing="1" w:after="0" w:line="360" w:lineRule="auto"/>
        <w:ind w:left="1260"/>
        <w:rPr>
          <w:rFonts w:ascii="Times New Roman" w:hAnsi="Times New Roman" w:cs="Times New Roman"/>
          <w:color w:val="000000" w:themeColor="text1"/>
          <w:sz w:val="24"/>
          <w:szCs w:val="24"/>
        </w:rPr>
      </w:pPr>
      <w:commentRangeStart w:id="68"/>
      <w:r w:rsidRPr="005D7F72">
        <w:rPr>
          <w:rFonts w:ascii="Times New Roman" w:hAnsi="Times New Roman" w:cs="Times New Roman"/>
          <w:sz w:val="24"/>
          <w:szCs w:val="24"/>
        </w:rPr>
        <w:t>A</w:t>
      </w:r>
      <w:r w:rsidR="00642589" w:rsidRPr="005D7F72">
        <w:rPr>
          <w:rFonts w:ascii="Times New Roman" w:hAnsi="Times New Roman" w:cs="Times New Roman"/>
          <w:sz w:val="24"/>
          <w:szCs w:val="24"/>
        </w:rPr>
        <w:t>n input</w:t>
      </w:r>
      <w:r w:rsidRPr="005D7F72">
        <w:rPr>
          <w:rFonts w:ascii="Times New Roman" w:hAnsi="Times New Roman" w:cs="Times New Roman"/>
          <w:sz w:val="24"/>
          <w:szCs w:val="24"/>
        </w:rPr>
        <w:t xml:space="preserve"> M</w:t>
      </w:r>
      <w:r w:rsidR="00642589" w:rsidRPr="005D7F72">
        <w:rPr>
          <w:rFonts w:ascii="Times New Roman" w:hAnsi="Times New Roman" w:cs="Times New Roman"/>
          <w:sz w:val="24"/>
          <w:szCs w:val="24"/>
        </w:rPr>
        <w:t xml:space="preserve">edium </w:t>
      </w:r>
      <w:commentRangeEnd w:id="68"/>
      <w:r w:rsidR="00A9019D">
        <w:rPr>
          <w:rStyle w:val="CommentReference"/>
        </w:rPr>
        <w:commentReference w:id="68"/>
      </w:r>
      <w:r w:rsidR="00E7316D" w:rsidRPr="005D7F72">
        <w:rPr>
          <w:rFonts w:ascii="Times New Roman" w:hAnsi="Times New Roman" w:cs="Times New Roman"/>
          <w:sz w:val="24"/>
          <w:szCs w:val="24"/>
        </w:rPr>
        <w:t xml:space="preserve">file format with 11 columns that can be used to create </w:t>
      </w:r>
      <w:proofErr w:type="gramStart"/>
      <w:r w:rsidR="00E7316D" w:rsidRPr="005D7F72">
        <w:rPr>
          <w:rFonts w:ascii="Times New Roman" w:hAnsi="Times New Roman" w:cs="Times New Roman"/>
          <w:sz w:val="24"/>
          <w:szCs w:val="24"/>
        </w:rPr>
        <w:t>a .</w:t>
      </w:r>
      <w:r w:rsidR="00E7316D" w:rsidRPr="005D7F72">
        <w:rPr>
          <w:rFonts w:ascii="Times New Roman" w:hAnsi="Times New Roman" w:cs="Times New Roman"/>
          <w:i/>
          <w:sz w:val="24"/>
          <w:szCs w:val="24"/>
        </w:rPr>
        <w:t>hic</w:t>
      </w:r>
      <w:proofErr w:type="gramEnd"/>
      <w:r w:rsidR="00E7316D" w:rsidRPr="005D7F72">
        <w:rPr>
          <w:rFonts w:ascii="Times New Roman" w:hAnsi="Times New Roman" w:cs="Times New Roman"/>
          <w:sz w:val="24"/>
          <w:szCs w:val="24"/>
        </w:rPr>
        <w:t xml:space="preserve"> file</w:t>
      </w:r>
      <w:r w:rsidR="00213F8D">
        <w:rPr>
          <w:rFonts w:ascii="Times New Roman" w:hAnsi="Times New Roman" w:cs="Times New Roman"/>
          <w:sz w:val="24"/>
          <w:szCs w:val="24"/>
        </w:rPr>
        <w:t>.</w:t>
      </w:r>
      <w:r w:rsidR="00E7316D" w:rsidRPr="005D7F72">
        <w:rPr>
          <w:rFonts w:ascii="Times New Roman" w:hAnsi="Times New Roman" w:cs="Times New Roman"/>
          <w:sz w:val="24"/>
          <w:szCs w:val="24"/>
        </w:rPr>
        <w:t xml:space="preserve"> This file format is explained in </w:t>
      </w:r>
      <w:r w:rsidR="00E7316D" w:rsidRPr="005D7F72">
        <w:rPr>
          <w:rFonts w:ascii="Times New Roman" w:hAnsi="Times New Roman" w:cs="Times New Roman"/>
          <w:color w:val="000000" w:themeColor="text1"/>
          <w:sz w:val="24"/>
          <w:szCs w:val="24"/>
        </w:rPr>
        <w:t>details here</w:t>
      </w:r>
      <w:r w:rsidR="00C75546" w:rsidRPr="005D7F72">
        <w:rPr>
          <w:rFonts w:ascii="Times New Roman" w:hAnsi="Times New Roman" w:cs="Times New Roman"/>
          <w:color w:val="000000" w:themeColor="text1"/>
          <w:sz w:val="24"/>
          <w:szCs w:val="24"/>
        </w:rPr>
        <w:t xml:space="preserve">: </w:t>
      </w:r>
      <w:hyperlink w:anchor="MediumFormat" w:history="1">
        <w:proofErr w:type="spellStart"/>
        <w:r w:rsidR="00C75546" w:rsidRPr="005D7F72">
          <w:rPr>
            <w:rStyle w:val="Hyperlink"/>
            <w:rFonts w:ascii="Times New Roman" w:hAnsi="Times New Roman" w:cs="Times New Roman"/>
            <w:sz w:val="24"/>
            <w:szCs w:val="24"/>
          </w:rPr>
          <w:t>HiC</w:t>
        </w:r>
        <w:proofErr w:type="spellEnd"/>
        <w:r w:rsidR="00C75546" w:rsidRPr="005D7F72">
          <w:rPr>
            <w:rStyle w:val="Hyperlink"/>
            <w:rFonts w:ascii="Times New Roman" w:hAnsi="Times New Roman" w:cs="Times New Roman"/>
            <w:sz w:val="24"/>
            <w:szCs w:val="24"/>
          </w:rPr>
          <w:t xml:space="preserve"> Input Medium File Format</w:t>
        </w:r>
      </w:hyperlink>
    </w:p>
    <w:p w14:paraId="4491093F" w14:textId="56039040" w:rsidR="006149B1" w:rsidRPr="005D7F72" w:rsidRDefault="005D7F72" w:rsidP="005D7F72">
      <w:pPr>
        <w:pStyle w:val="Heading3"/>
      </w:pPr>
      <w:bookmarkStart w:id="69" w:name="_Toc508398319"/>
      <w:r>
        <w:t>Test Data Output</w:t>
      </w:r>
      <w:bookmarkEnd w:id="69"/>
    </w:p>
    <w:p w14:paraId="0B1C7F78" w14:textId="338F98B2" w:rsidR="006149B1" w:rsidRPr="005D7F72" w:rsidRDefault="006149B1" w:rsidP="006149B1">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The generated input medium </w:t>
      </w:r>
      <w:r w:rsidR="005D7F72">
        <w:rPr>
          <w:rFonts w:ascii="Times New Roman" w:hAnsi="Times New Roman" w:cs="Times New Roman"/>
          <w:color w:val="000000" w:themeColor="text1"/>
          <w:sz w:val="24"/>
          <w:szCs w:val="24"/>
          <w:shd w:val="clear" w:color="auto" w:fill="FFFFFF"/>
        </w:rPr>
        <w:t xml:space="preserve">file format file for the input </w:t>
      </w:r>
      <w:r w:rsidRPr="005D7F72">
        <w:rPr>
          <w:rFonts w:ascii="Times New Roman" w:hAnsi="Times New Roman" w:cs="Times New Roman"/>
          <w:color w:val="000000" w:themeColor="text1"/>
          <w:sz w:val="24"/>
          <w:szCs w:val="24"/>
          <w:shd w:val="clear" w:color="auto" w:fill="FFFFFF"/>
        </w:rPr>
        <w:t>test datasets can be downloaded from the link below:</w:t>
      </w:r>
    </w:p>
    <w:p w14:paraId="5F52E04E" w14:textId="77777777" w:rsidR="006149B1" w:rsidRPr="005D7F72"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5D7F72">
        <w:rPr>
          <w:rFonts w:ascii="Times New Roman" w:hAnsi="Times New Roman" w:cs="Times New Roman"/>
          <w:color w:val="000000" w:themeColor="text1"/>
          <w:sz w:val="24"/>
          <w:szCs w:val="24"/>
          <w:shd w:val="clear" w:color="auto" w:fill="FFFFFF"/>
        </w:rPr>
        <w:lastRenderedPageBreak/>
        <w:t>MiSeq</w:t>
      </w:r>
      <w:proofErr w:type="spellEnd"/>
      <w:r w:rsidRPr="005D7F72">
        <w:rPr>
          <w:rFonts w:ascii="Times New Roman" w:hAnsi="Times New Roman" w:cs="Times New Roman"/>
          <w:color w:val="000000" w:themeColor="text1"/>
          <w:sz w:val="24"/>
          <w:szCs w:val="24"/>
          <w:shd w:val="clear" w:color="auto" w:fill="FFFFFF"/>
        </w:rPr>
        <w:t xml:space="preserve"> GM12878 in-situ files:</w:t>
      </w:r>
    </w:p>
    <w:p w14:paraId="0973F5A5" w14:textId="77777777" w:rsidR="006149B1" w:rsidRPr="005D7F72"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Bowtie2: </w:t>
      </w:r>
      <w:hyperlink r:id="rId55" w:history="1">
        <w:r w:rsidRPr="005D7F72">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2C16E581" w14:textId="23B4F8B0" w:rsidR="006149B1" w:rsidRPr="005D7F72" w:rsidRDefault="006149B1" w:rsidP="00D7604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Bwa:</w:t>
      </w:r>
    </w:p>
    <w:p w14:paraId="056F4FE5" w14:textId="77777777" w:rsidR="006149B1" w:rsidRPr="005D7F72" w:rsidRDefault="00A22B88"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6" w:history="1">
        <w:r w:rsidR="006149B1" w:rsidRPr="005D7F72">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5B314E45" w14:textId="77777777" w:rsidR="006149B1" w:rsidRPr="005D7F72"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70" w:name="OLE_LINK23"/>
      <w:bookmarkStart w:id="71" w:name="OLE_LINK24"/>
      <w:r w:rsidRPr="005D7F72">
        <w:rPr>
          <w:rFonts w:ascii="Times New Roman" w:hAnsi="Times New Roman" w:cs="Times New Roman"/>
          <w:color w:val="000000" w:themeColor="text1"/>
          <w:sz w:val="24"/>
          <w:szCs w:val="24"/>
          <w:shd w:val="clear" w:color="auto" w:fill="FFFFFF"/>
        </w:rPr>
        <w:t>GM06990 Cell line:</w:t>
      </w:r>
    </w:p>
    <w:p w14:paraId="0D949F56" w14:textId="77777777" w:rsidR="006149B1" w:rsidRPr="005D7F72"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Bowtie2:</w:t>
      </w:r>
    </w:p>
    <w:p w14:paraId="19B159CC" w14:textId="77777777" w:rsidR="006149B1" w:rsidRPr="005D7F72" w:rsidRDefault="00A22B88"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7" w:history="1">
        <w:r w:rsidR="006149B1" w:rsidRPr="005D7F72">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3CE9963" w14:textId="77777777" w:rsidR="006149B1" w:rsidRPr="005D7F72"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 xml:space="preserve">Bwa: </w:t>
      </w:r>
      <w:hyperlink r:id="rId58" w:history="1">
        <w:r w:rsidRPr="005D7F72">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012BCBBA" w14:textId="77777777" w:rsidR="00E7316D" w:rsidRPr="005D7F72" w:rsidRDefault="00E7316D" w:rsidP="008B78C0">
      <w:pPr>
        <w:pStyle w:val="Heading3"/>
      </w:pPr>
      <w:bookmarkStart w:id="72" w:name="_Toc508398320"/>
      <w:bookmarkEnd w:id="70"/>
      <w:bookmarkEnd w:id="71"/>
      <w:r w:rsidRPr="005D7F72">
        <w:t>Running</w:t>
      </w:r>
      <w:bookmarkEnd w:id="72"/>
    </w:p>
    <w:p w14:paraId="08334B3B" w14:textId="7A2E79E2" w:rsidR="00E7316D" w:rsidRPr="005D7F72" w:rsidRDefault="00E7316D" w:rsidP="00E7316D">
      <w:pPr>
        <w:pStyle w:val="ListParagraph"/>
        <w:numPr>
          <w:ilvl w:val="0"/>
          <w:numId w:val="27"/>
        </w:numPr>
        <w:ind w:left="162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1D-Functions/</w:t>
      </w:r>
      <w:proofErr w:type="spellStart"/>
      <w:r w:rsidRPr="005D7F72">
        <w:rPr>
          <w:rFonts w:ascii="Times New Roman" w:hAnsi="Times New Roman" w:cs="Times New Roman"/>
          <w:sz w:val="24"/>
          <w:szCs w:val="24"/>
        </w:rPr>
        <w:t>HiC</w:t>
      </w:r>
      <w:proofErr w:type="spellEnd"/>
      <w:r w:rsidRPr="005D7F72">
        <w:rPr>
          <w:rFonts w:ascii="Times New Roman" w:hAnsi="Times New Roman" w:cs="Times New Roman"/>
          <w:sz w:val="24"/>
          <w:szCs w:val="24"/>
        </w:rPr>
        <w:t>-Express</w:t>
      </w:r>
    </w:p>
    <w:p w14:paraId="3D6357E2" w14:textId="68C21F0F" w:rsidR="00EC7E0A" w:rsidRPr="005D7F72"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 xml:space="preserve">Generate a script called </w:t>
      </w:r>
      <w:r w:rsidRPr="005D7F72">
        <w:rPr>
          <w:rFonts w:ascii="Times New Roman" w:hAnsi="Times New Roman" w:cs="Times New Roman"/>
          <w:i/>
          <w:sz w:val="24"/>
          <w:szCs w:val="24"/>
        </w:rPr>
        <w:t>HiC-Express.sh</w:t>
      </w:r>
    </w:p>
    <w:p w14:paraId="35D26359" w14:textId="7661765E" w:rsidR="00EC7E0A" w:rsidRPr="005D7F72"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sz w:val="24"/>
          <w:szCs w:val="24"/>
        </w:rPr>
        <w:t>Open a Unix Terminal</w:t>
      </w:r>
    </w:p>
    <w:p w14:paraId="2E1EE929" w14:textId="1406ED16" w:rsidR="00267D87" w:rsidRPr="005D7F72" w:rsidRDefault="00E7316D" w:rsidP="00D7604C">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D7F72">
        <w:rPr>
          <w:rFonts w:ascii="Times New Roman" w:hAnsi="Times New Roman" w:cs="Times New Roman"/>
          <w:b/>
          <w:sz w:val="24"/>
          <w:szCs w:val="24"/>
        </w:rPr>
        <w:t>Execute</w:t>
      </w:r>
      <w:r w:rsidRPr="005D7F72">
        <w:rPr>
          <w:rFonts w:ascii="Times New Roman" w:hAnsi="Times New Roman" w:cs="Times New Roman"/>
          <w:sz w:val="24"/>
          <w:szCs w:val="24"/>
        </w:rPr>
        <w:t xml:space="preserve"> </w:t>
      </w:r>
      <w:r w:rsidRPr="005D7F72">
        <w:rPr>
          <w:rFonts w:ascii="Times New Roman" w:hAnsi="Times New Roman" w:cs="Times New Roman"/>
          <w:i/>
          <w:sz w:val="24"/>
          <w:szCs w:val="24"/>
        </w:rPr>
        <w:t>HiC-Express.sh</w:t>
      </w:r>
      <w:r w:rsidRPr="005D7F72">
        <w:rPr>
          <w:rFonts w:ascii="Times New Roman" w:hAnsi="Times New Roman" w:cs="Times New Roman"/>
          <w:sz w:val="24"/>
          <w:szCs w:val="24"/>
        </w:rPr>
        <w:t xml:space="preserve"> in a Unix Terminal</w:t>
      </w:r>
    </w:p>
    <w:p w14:paraId="565EDE4F" w14:textId="77777777" w:rsidR="00BC1E0C" w:rsidRPr="005D7F72" w:rsidRDefault="00BC1E0C" w:rsidP="00BC1E0C">
      <w:pPr>
        <w:pStyle w:val="ListParagraph"/>
        <w:spacing w:before="100" w:beforeAutospacing="1" w:after="0" w:line="360" w:lineRule="auto"/>
        <w:ind w:left="1620"/>
        <w:rPr>
          <w:rFonts w:ascii="Times New Roman" w:hAnsi="Times New Roman" w:cs="Times New Roman"/>
          <w:sz w:val="24"/>
          <w:szCs w:val="24"/>
        </w:rPr>
      </w:pPr>
    </w:p>
    <w:p w14:paraId="37AA1D10" w14:textId="4DBEE8BC" w:rsidR="00C018F9" w:rsidRPr="005D7F72" w:rsidRDefault="00C018F9" w:rsidP="00C018F9">
      <w:pPr>
        <w:pStyle w:val="ListParagraph"/>
        <w:numPr>
          <w:ilvl w:val="0"/>
          <w:numId w:val="27"/>
        </w:numPr>
        <w:spacing w:before="100" w:beforeAutospacing="1" w:after="0" w:line="360" w:lineRule="auto"/>
        <w:ind w:left="1620"/>
        <w:rPr>
          <w:rStyle w:val="Emphasis"/>
          <w:rFonts w:ascii="Times New Roman" w:hAnsi="Times New Roman" w:cs="Times New Roman"/>
          <w:i w:val="0"/>
          <w:iCs w:val="0"/>
          <w:sz w:val="24"/>
          <w:szCs w:val="24"/>
        </w:rPr>
      </w:pPr>
      <w:r w:rsidRPr="005D7F72">
        <w:rPr>
          <w:rStyle w:val="Emphasis"/>
          <w:rFonts w:ascii="Times New Roman" w:hAnsi="Times New Roman" w:cs="Times New Roman"/>
          <w:i w:val="0"/>
          <w:color w:val="FF0000"/>
          <w:sz w:val="24"/>
          <w:szCs w:val="24"/>
          <w:bdr w:val="none" w:sz="0" w:space="0" w:color="auto" w:frame="1"/>
          <w:shd w:val="clear" w:color="auto" w:fill="FFFFFF"/>
        </w:rPr>
        <w:t>Note to Bowtie2 and Cygwin/MinGW Users</w:t>
      </w:r>
      <w:r w:rsidRPr="005D7F72">
        <w:rPr>
          <w:rStyle w:val="Emphasis"/>
          <w:rFonts w:ascii="Times New Roman" w:hAnsi="Times New Roman" w:cs="Times New Roman"/>
          <w:i w:val="0"/>
          <w:sz w:val="24"/>
          <w:szCs w:val="24"/>
          <w:bdr w:val="none" w:sz="0" w:space="0" w:color="auto" w:frame="1"/>
          <w:shd w:val="clear" w:color="auto" w:fill="FFFFFF"/>
        </w:rPr>
        <w:t xml:space="preserve">: To use Bowtie2 in Cygwin/MinGW, the absolute path to the input file generated from </w:t>
      </w:r>
      <w:proofErr w:type="spellStart"/>
      <w:r w:rsidRPr="005D7F72">
        <w:rPr>
          <w:rStyle w:val="Emphasis"/>
          <w:rFonts w:ascii="Times New Roman" w:hAnsi="Times New Roman" w:cs="Times New Roman"/>
          <w:i w:val="0"/>
          <w:sz w:val="24"/>
          <w:szCs w:val="24"/>
          <w:bdr w:val="none" w:sz="0" w:space="0" w:color="auto" w:frame="1"/>
          <w:shd w:val="clear" w:color="auto" w:fill="FFFFFF"/>
        </w:rPr>
        <w:t>GenomeFlow</w:t>
      </w:r>
      <w:proofErr w:type="spellEnd"/>
      <w:r w:rsidRPr="005D7F72">
        <w:rPr>
          <w:rStyle w:val="Emphasis"/>
          <w:rFonts w:ascii="Times New Roman" w:hAnsi="Times New Roman" w:cs="Times New Roman"/>
          <w:i w:val="0"/>
          <w:sz w:val="24"/>
          <w:szCs w:val="24"/>
          <w:bdr w:val="none" w:sz="0" w:space="0" w:color="auto" w:frame="1"/>
          <w:shd w:val="clear" w:color="auto" w:fill="FFFFFF"/>
        </w:rPr>
        <w:t xml:space="preserve"> might produce a</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5D7F72">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for some users</w:t>
      </w:r>
      <w:r w:rsidRPr="005D7F72">
        <w:rPr>
          <w:rStyle w:val="Emphasis"/>
          <w:rFonts w:ascii="Times New Roman" w:hAnsi="Times New Roman" w:cs="Times New Roman"/>
          <w:sz w:val="24"/>
          <w:szCs w:val="24"/>
          <w:bdr w:val="none" w:sz="0" w:space="0" w:color="auto" w:frame="1"/>
          <w:shd w:val="clear" w:color="auto" w:fill="FFFFFF"/>
        </w:rPr>
        <w:t xml:space="preserve">. </w:t>
      </w:r>
      <w:r w:rsidRPr="005D7F72">
        <w:rPr>
          <w:rStyle w:val="Emphasis"/>
          <w:rFonts w:ascii="Times New Roman" w:hAnsi="Times New Roman" w:cs="Times New Roman"/>
          <w:i w:val="0"/>
          <w:sz w:val="24"/>
          <w:szCs w:val="24"/>
          <w:bdr w:val="none" w:sz="0" w:space="0" w:color="auto" w:frame="1"/>
          <w:shd w:val="clear" w:color="auto" w:fill="FFFFFF"/>
        </w:rPr>
        <w:t xml:space="preserve">Use a relative path to the input file to locate the file by editing the generated </w:t>
      </w:r>
      <w:proofErr w:type="spellStart"/>
      <w:r w:rsidRPr="005D7F72">
        <w:rPr>
          <w:rStyle w:val="Emphasis"/>
          <w:rFonts w:ascii="Times New Roman" w:hAnsi="Times New Roman" w:cs="Times New Roman"/>
          <w:i w:val="0"/>
          <w:sz w:val="24"/>
          <w:szCs w:val="24"/>
          <w:bdr w:val="none" w:sz="0" w:space="0" w:color="auto" w:frame="1"/>
          <w:shd w:val="clear" w:color="auto" w:fill="FFFFFF"/>
        </w:rPr>
        <w:t>GenomeFlow</w:t>
      </w:r>
      <w:proofErr w:type="spellEnd"/>
      <w:r w:rsidRPr="005D7F72">
        <w:rPr>
          <w:rStyle w:val="Emphasis"/>
          <w:rFonts w:ascii="Times New Roman" w:hAnsi="Times New Roman" w:cs="Times New Roman"/>
          <w:i w:val="0"/>
          <w:sz w:val="24"/>
          <w:szCs w:val="24"/>
          <w:bdr w:val="none" w:sz="0" w:space="0" w:color="auto" w:frame="1"/>
          <w:shd w:val="clear" w:color="auto" w:fill="FFFFFF"/>
        </w:rPr>
        <w:t xml:space="preserve"> script.</w:t>
      </w:r>
    </w:p>
    <w:p w14:paraId="5E220DAF" w14:textId="77777777" w:rsidR="00C018F9" w:rsidRPr="005D7F72" w:rsidRDefault="00C018F9" w:rsidP="00C018F9">
      <w:pPr>
        <w:pStyle w:val="ListParagraph"/>
        <w:spacing w:before="100" w:beforeAutospacing="1" w:after="0" w:line="360" w:lineRule="auto"/>
        <w:ind w:left="1620"/>
        <w:rPr>
          <w:rFonts w:ascii="Times New Roman" w:hAnsi="Times New Roman" w:cs="Times New Roman"/>
          <w:sz w:val="24"/>
          <w:szCs w:val="24"/>
        </w:rPr>
      </w:pPr>
    </w:p>
    <w:p w14:paraId="1CC3EF89" w14:textId="5F924818" w:rsidR="00E7316D" w:rsidRPr="005D7F72" w:rsidRDefault="007877B0" w:rsidP="00E7316D">
      <w:pPr>
        <w:jc w:val="center"/>
        <w:rPr>
          <w:rFonts w:ascii="Times New Roman" w:hAnsi="Times New Roman" w:cs="Times New Roman"/>
          <w:b/>
          <w:sz w:val="24"/>
          <w:szCs w:val="24"/>
        </w:rPr>
      </w:pPr>
      <w:r w:rsidRPr="005D7F72">
        <w:rPr>
          <w:rFonts w:ascii="Times New Roman" w:hAnsi="Times New Roman" w:cs="Times New Roman"/>
          <w:noProof/>
          <w:sz w:val="24"/>
          <w:szCs w:val="24"/>
        </w:rPr>
        <w:lastRenderedPageBreak/>
        <w:drawing>
          <wp:inline distT="0" distB="0" distL="0" distR="0" wp14:anchorId="09E49D1C" wp14:editId="6EC23579">
            <wp:extent cx="5930093" cy="344244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9193" cy="3465145"/>
                    </a:xfrm>
                    <a:prstGeom prst="rect">
                      <a:avLst/>
                    </a:prstGeom>
                  </pic:spPr>
                </pic:pic>
              </a:graphicData>
            </a:graphic>
          </wp:inline>
        </w:drawing>
      </w:r>
    </w:p>
    <w:p w14:paraId="23C90E2C" w14:textId="639C7546" w:rsidR="00E7316D" w:rsidRPr="005D7F72" w:rsidRDefault="00E7316D" w:rsidP="008B139E">
      <w:pPr>
        <w:pStyle w:val="Figures"/>
        <w:rPr>
          <w:rFonts w:cs="Times New Roman"/>
          <w:szCs w:val="24"/>
        </w:rPr>
      </w:pPr>
      <w:bookmarkStart w:id="73" w:name="_Toc509324186"/>
      <w:r w:rsidRPr="005D7F72">
        <w:rPr>
          <w:rFonts w:cs="Times New Roman"/>
          <w:szCs w:val="24"/>
        </w:rPr>
        <w:t xml:space="preserve">Figure 5: </w:t>
      </w:r>
      <w:proofErr w:type="spellStart"/>
      <w:r w:rsidRPr="005D7F72">
        <w:rPr>
          <w:rFonts w:cs="Times New Roman"/>
          <w:szCs w:val="24"/>
        </w:rPr>
        <w:t>HiC</w:t>
      </w:r>
      <w:proofErr w:type="spellEnd"/>
      <w:r w:rsidRPr="005D7F72">
        <w:rPr>
          <w:rFonts w:cs="Times New Roman"/>
          <w:szCs w:val="24"/>
        </w:rPr>
        <w:t>-Express</w:t>
      </w:r>
      <w:bookmarkEnd w:id="73"/>
    </w:p>
    <w:p w14:paraId="044BDE31" w14:textId="77777777" w:rsidR="0094343A" w:rsidRPr="005D7F72" w:rsidRDefault="0094343A"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5D7F72" w14:paraId="04F371C4" w14:textId="77777777" w:rsidTr="001F57D5">
        <w:tc>
          <w:tcPr>
            <w:tcW w:w="1705" w:type="dxa"/>
          </w:tcPr>
          <w:p w14:paraId="733178AF"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4BEFD573"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4ADC6AA1" w14:textId="77777777" w:rsidR="00E7316D" w:rsidRPr="005D7F72" w:rsidRDefault="00E7316D" w:rsidP="00E7316D">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E7316D" w:rsidRPr="005D7F72" w14:paraId="36D8E4F7" w14:textId="77777777" w:rsidTr="001F57D5">
        <w:tc>
          <w:tcPr>
            <w:tcW w:w="1705" w:type="dxa"/>
          </w:tcPr>
          <w:p w14:paraId="0A60266D" w14:textId="77777777" w:rsidR="00E7316D" w:rsidRPr="005D7F72" w:rsidRDefault="00E7316D" w:rsidP="004C3ED1">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Created Index Directory</w:t>
            </w:r>
          </w:p>
        </w:tc>
        <w:tc>
          <w:tcPr>
            <w:tcW w:w="6210" w:type="dxa"/>
          </w:tcPr>
          <w:p w14:paraId="25AEDC3F" w14:textId="06C4490A"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A path to the index created using bwa or bowtie2</w:t>
            </w:r>
            <w:r w:rsidR="004C3ED1">
              <w:rPr>
                <w:rFonts w:ascii="Times New Roman" w:hAnsi="Times New Roman" w:cs="Times New Roman"/>
                <w:sz w:val="24"/>
                <w:szCs w:val="24"/>
              </w:rPr>
              <w:t>.</w:t>
            </w:r>
          </w:p>
          <w:p w14:paraId="40441CA7" w14:textId="77777777" w:rsidR="00E7316D" w:rsidRPr="005D7F72" w:rsidRDefault="00E7316D" w:rsidP="00E7316D">
            <w:pPr>
              <w:spacing w:before="100" w:beforeAutospacing="1" w:line="360" w:lineRule="auto"/>
              <w:rPr>
                <w:rFonts w:ascii="Times New Roman" w:hAnsi="Times New Roman" w:cs="Times New Roman"/>
                <w:sz w:val="24"/>
                <w:szCs w:val="24"/>
              </w:rPr>
            </w:pPr>
          </w:p>
        </w:tc>
        <w:tc>
          <w:tcPr>
            <w:tcW w:w="1435" w:type="dxa"/>
          </w:tcPr>
          <w:p w14:paraId="100BFC40"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35604AA9" w14:textId="77777777" w:rsidTr="001F57D5">
        <w:tc>
          <w:tcPr>
            <w:tcW w:w="1705" w:type="dxa"/>
          </w:tcPr>
          <w:p w14:paraId="39D496AC" w14:textId="77777777" w:rsidR="00E7316D" w:rsidRPr="005D7F72" w:rsidRDefault="00E7316D" w:rsidP="00351FC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Output Directory</w:t>
            </w:r>
          </w:p>
        </w:tc>
        <w:tc>
          <w:tcPr>
            <w:tcW w:w="6210" w:type="dxa"/>
          </w:tcPr>
          <w:p w14:paraId="2BA50E24" w14:textId="67E47FDC"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The output directory path to output the script</w:t>
            </w:r>
            <w:r w:rsidR="007671FB">
              <w:rPr>
                <w:rFonts w:ascii="Times New Roman" w:hAnsi="Times New Roman" w:cs="Times New Roman"/>
                <w:sz w:val="24"/>
                <w:szCs w:val="24"/>
              </w:rPr>
              <w:t>.</w:t>
            </w:r>
          </w:p>
        </w:tc>
        <w:tc>
          <w:tcPr>
            <w:tcW w:w="1435" w:type="dxa"/>
          </w:tcPr>
          <w:p w14:paraId="761C43C1"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267F9D31" w14:textId="77777777" w:rsidTr="001F57D5">
        <w:tc>
          <w:tcPr>
            <w:tcW w:w="1705" w:type="dxa"/>
          </w:tcPr>
          <w:p w14:paraId="4A1CFF80" w14:textId="77777777" w:rsidR="00E7316D" w:rsidRPr="005D7F72" w:rsidRDefault="00E7316D" w:rsidP="00351FC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Load Read-1</w:t>
            </w:r>
            <w:proofErr w:type="gramStart"/>
            <w:r w:rsidRPr="005D7F72">
              <w:rPr>
                <w:rFonts w:ascii="Times New Roman" w:hAnsi="Times New Roman" w:cs="Times New Roman"/>
                <w:sz w:val="24"/>
                <w:szCs w:val="24"/>
              </w:rPr>
              <w:t>(.</w:t>
            </w:r>
            <w:proofErr w:type="spellStart"/>
            <w:r w:rsidRPr="005D7F72">
              <w:rPr>
                <w:rFonts w:ascii="Times New Roman" w:hAnsi="Times New Roman" w:cs="Times New Roman"/>
                <w:sz w:val="24"/>
                <w:szCs w:val="24"/>
              </w:rPr>
              <w:t>fastq</w:t>
            </w:r>
            <w:proofErr w:type="spellEnd"/>
            <w:proofErr w:type="gramEnd"/>
            <w:r w:rsidRPr="005D7F72">
              <w:rPr>
                <w:rFonts w:ascii="Times New Roman" w:hAnsi="Times New Roman" w:cs="Times New Roman"/>
                <w:sz w:val="24"/>
                <w:szCs w:val="24"/>
              </w:rPr>
              <w:t>)</w:t>
            </w:r>
          </w:p>
        </w:tc>
        <w:tc>
          <w:tcPr>
            <w:tcW w:w="6210" w:type="dxa"/>
          </w:tcPr>
          <w:p w14:paraId="55829DA0" w14:textId="4573E622"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The file containing mate 1, or file for a single read </w:t>
            </w:r>
            <w:proofErr w:type="spellStart"/>
            <w:proofErr w:type="gramStart"/>
            <w:r w:rsidRPr="005D7F72">
              <w:rPr>
                <w:rFonts w:ascii="Times New Roman" w:hAnsi="Times New Roman" w:cs="Times New Roman"/>
                <w:sz w:val="24"/>
                <w:szCs w:val="24"/>
              </w:rPr>
              <w:t>e.g</w:t>
            </w:r>
            <w:proofErr w:type="spellEnd"/>
            <w:proofErr w:type="gramEnd"/>
            <w:r w:rsidRPr="005D7F72">
              <w:rPr>
                <w:rFonts w:ascii="Times New Roman" w:hAnsi="Times New Roman" w:cs="Times New Roman"/>
                <w:sz w:val="24"/>
                <w:szCs w:val="24"/>
              </w:rPr>
              <w:t xml:space="preserve"> HIC003_S2_L001_R1_001.fastq</w:t>
            </w:r>
            <w:r w:rsidR="00351FCA">
              <w:rPr>
                <w:rFonts w:ascii="Times New Roman" w:hAnsi="Times New Roman" w:cs="Times New Roman"/>
                <w:sz w:val="24"/>
                <w:szCs w:val="24"/>
              </w:rPr>
              <w:t>.</w:t>
            </w:r>
          </w:p>
        </w:tc>
        <w:tc>
          <w:tcPr>
            <w:tcW w:w="1435" w:type="dxa"/>
          </w:tcPr>
          <w:p w14:paraId="0EE5F1F2"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0D2A177B" w14:textId="77777777" w:rsidTr="001F57D5">
        <w:tc>
          <w:tcPr>
            <w:tcW w:w="1705" w:type="dxa"/>
          </w:tcPr>
          <w:p w14:paraId="08BE3732" w14:textId="77777777" w:rsidR="00E7316D" w:rsidRPr="005D7F72" w:rsidRDefault="00E7316D" w:rsidP="00351FC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Load Read-2</w:t>
            </w:r>
            <w:proofErr w:type="gramStart"/>
            <w:r w:rsidRPr="005D7F72">
              <w:rPr>
                <w:rFonts w:ascii="Times New Roman" w:hAnsi="Times New Roman" w:cs="Times New Roman"/>
                <w:sz w:val="24"/>
                <w:szCs w:val="24"/>
              </w:rPr>
              <w:t>(.</w:t>
            </w:r>
            <w:proofErr w:type="spellStart"/>
            <w:r w:rsidRPr="005D7F72">
              <w:rPr>
                <w:rFonts w:ascii="Times New Roman" w:hAnsi="Times New Roman" w:cs="Times New Roman"/>
                <w:sz w:val="24"/>
                <w:szCs w:val="24"/>
              </w:rPr>
              <w:t>fastq</w:t>
            </w:r>
            <w:proofErr w:type="spellEnd"/>
            <w:proofErr w:type="gramEnd"/>
            <w:r w:rsidRPr="005D7F72">
              <w:rPr>
                <w:rFonts w:ascii="Times New Roman" w:hAnsi="Times New Roman" w:cs="Times New Roman"/>
                <w:sz w:val="24"/>
                <w:szCs w:val="24"/>
              </w:rPr>
              <w:t>)</w:t>
            </w:r>
          </w:p>
        </w:tc>
        <w:tc>
          <w:tcPr>
            <w:tcW w:w="6210" w:type="dxa"/>
          </w:tcPr>
          <w:p w14:paraId="04583D34" w14:textId="73C99CAE"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The file containing mate 2 </w:t>
            </w:r>
            <w:proofErr w:type="spellStart"/>
            <w:proofErr w:type="gramStart"/>
            <w:r w:rsidRPr="005D7F72">
              <w:rPr>
                <w:rFonts w:ascii="Times New Roman" w:hAnsi="Times New Roman" w:cs="Times New Roman"/>
                <w:sz w:val="24"/>
                <w:szCs w:val="24"/>
              </w:rPr>
              <w:t>e.g</w:t>
            </w:r>
            <w:proofErr w:type="spellEnd"/>
            <w:proofErr w:type="gramEnd"/>
            <w:r w:rsidRPr="005D7F72">
              <w:rPr>
                <w:rFonts w:ascii="Times New Roman" w:hAnsi="Times New Roman" w:cs="Times New Roman"/>
                <w:sz w:val="24"/>
                <w:szCs w:val="24"/>
              </w:rPr>
              <w:t xml:space="preserve"> HIC003_S2_L001_R2_001.fastq</w:t>
            </w:r>
            <w:r w:rsidR="00351FCA">
              <w:rPr>
                <w:rFonts w:ascii="Times New Roman" w:hAnsi="Times New Roman" w:cs="Times New Roman"/>
                <w:sz w:val="24"/>
                <w:szCs w:val="24"/>
              </w:rPr>
              <w:t>.</w:t>
            </w:r>
          </w:p>
        </w:tc>
        <w:tc>
          <w:tcPr>
            <w:tcW w:w="1435" w:type="dxa"/>
          </w:tcPr>
          <w:p w14:paraId="4830A4AB"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5ED28665" w14:textId="77777777" w:rsidTr="001F57D5">
        <w:tc>
          <w:tcPr>
            <w:tcW w:w="1705" w:type="dxa"/>
          </w:tcPr>
          <w:p w14:paraId="22D3779E" w14:textId="77777777" w:rsidR="00E7316D" w:rsidRPr="005D7F72" w:rsidRDefault="00E7316D" w:rsidP="00351FC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Is Pair-End Read</w:t>
            </w:r>
          </w:p>
        </w:tc>
        <w:tc>
          <w:tcPr>
            <w:tcW w:w="6210" w:type="dxa"/>
          </w:tcPr>
          <w:p w14:paraId="25A0A923" w14:textId="188CAEC8"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Check if the data is a pair end read data</w:t>
            </w:r>
            <w:r w:rsidR="00351FCA">
              <w:rPr>
                <w:rFonts w:ascii="Times New Roman" w:hAnsi="Times New Roman" w:cs="Times New Roman"/>
                <w:sz w:val="24"/>
                <w:szCs w:val="24"/>
              </w:rPr>
              <w:t>.</w:t>
            </w:r>
          </w:p>
        </w:tc>
        <w:tc>
          <w:tcPr>
            <w:tcW w:w="1435" w:type="dxa"/>
          </w:tcPr>
          <w:p w14:paraId="1F857B29"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E7316D" w:rsidRPr="005D7F72" w14:paraId="3610860B" w14:textId="77777777" w:rsidTr="001F57D5">
        <w:tc>
          <w:tcPr>
            <w:tcW w:w="1705" w:type="dxa"/>
          </w:tcPr>
          <w:p w14:paraId="4D7ABADD" w14:textId="77777777" w:rsidR="00E7316D" w:rsidRPr="005D7F72" w:rsidRDefault="00E7316D" w:rsidP="00351FC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Choose tool to use</w:t>
            </w:r>
          </w:p>
        </w:tc>
        <w:tc>
          <w:tcPr>
            <w:tcW w:w="6210" w:type="dxa"/>
          </w:tcPr>
          <w:p w14:paraId="785F98E2"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 Two options are made available for indexing. Select</w:t>
            </w:r>
            <w:hyperlink r:id="rId60" w:history="1">
              <w:r w:rsidRPr="005D7F72">
                <w:rPr>
                  <w:rStyle w:val="Hyperlink"/>
                  <w:rFonts w:ascii="Times New Roman" w:hAnsi="Times New Roman" w:cs="Times New Roman"/>
                  <w:sz w:val="24"/>
                  <w:szCs w:val="24"/>
                </w:rPr>
                <w:t xml:space="preserve"> bwa- Burrows-Wheeler alignment</w:t>
              </w:r>
            </w:hyperlink>
            <w:r w:rsidRPr="005D7F72">
              <w:rPr>
                <w:rFonts w:ascii="Times New Roman" w:hAnsi="Times New Roman" w:cs="Times New Roman"/>
                <w:sz w:val="24"/>
                <w:szCs w:val="24"/>
              </w:rPr>
              <w:t xml:space="preserve"> or </w:t>
            </w:r>
            <w:hyperlink r:id="rId61" w:history="1">
              <w:r w:rsidRPr="005D7F72">
                <w:rPr>
                  <w:rStyle w:val="Hyperlink"/>
                  <w:rFonts w:ascii="Times New Roman" w:hAnsi="Times New Roman" w:cs="Times New Roman"/>
                  <w:sz w:val="24"/>
                  <w:szCs w:val="24"/>
                </w:rPr>
                <w:t>Bowtie2</w:t>
              </w:r>
            </w:hyperlink>
            <w:r w:rsidRPr="005D7F72">
              <w:rPr>
                <w:rFonts w:ascii="Times New Roman" w:hAnsi="Times New Roman" w:cs="Times New Roman"/>
                <w:sz w:val="24"/>
                <w:szCs w:val="24"/>
              </w:rPr>
              <w:t xml:space="preserve">. </w:t>
            </w:r>
          </w:p>
          <w:p w14:paraId="067905D3" w14:textId="77777777"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b/>
                <w:sz w:val="24"/>
                <w:szCs w:val="24"/>
              </w:rPr>
              <w:lastRenderedPageBreak/>
              <w:t>Important</w:t>
            </w:r>
            <w:commentRangeStart w:id="74"/>
            <w:r w:rsidRPr="005D7F72">
              <w:rPr>
                <w:rFonts w:ascii="Times New Roman" w:hAnsi="Times New Roman" w:cs="Times New Roman"/>
                <w:sz w:val="24"/>
                <w:szCs w:val="24"/>
              </w:rPr>
              <w:t xml:space="preserve">: Only select the tool which was used to generated </w:t>
            </w:r>
            <w:commentRangeEnd w:id="74"/>
            <w:r w:rsidR="009B5CF8">
              <w:rPr>
                <w:rStyle w:val="CommentReference"/>
              </w:rPr>
              <w:commentReference w:id="74"/>
            </w:r>
            <w:r w:rsidRPr="005D7F72">
              <w:rPr>
                <w:rFonts w:ascii="Times New Roman" w:hAnsi="Times New Roman" w:cs="Times New Roman"/>
                <w:sz w:val="24"/>
                <w:szCs w:val="24"/>
              </w:rPr>
              <w:t xml:space="preserve">the reference genome Index. </w:t>
            </w:r>
            <w:r w:rsidRPr="005D7F72">
              <w:rPr>
                <w:rFonts w:ascii="Times New Roman" w:hAnsi="Times New Roman" w:cs="Times New Roman"/>
                <w:i/>
                <w:sz w:val="24"/>
                <w:szCs w:val="24"/>
              </w:rPr>
              <w:t>bwa can only be used to Map bwa index, and bowtie2 can only be used to map bowtie2 index</w:t>
            </w:r>
            <w:r w:rsidRPr="005D7F72">
              <w:rPr>
                <w:rFonts w:ascii="Times New Roman" w:hAnsi="Times New Roman" w:cs="Times New Roman"/>
                <w:sz w:val="24"/>
                <w:szCs w:val="24"/>
              </w:rPr>
              <w:t>.</w:t>
            </w:r>
          </w:p>
        </w:tc>
        <w:tc>
          <w:tcPr>
            <w:tcW w:w="1435" w:type="dxa"/>
          </w:tcPr>
          <w:p w14:paraId="6BE11C88"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bwa</w:t>
            </w:r>
          </w:p>
        </w:tc>
      </w:tr>
      <w:tr w:rsidR="00E7316D" w:rsidRPr="005D7F72" w14:paraId="4A2852C4" w14:textId="77777777" w:rsidTr="001F57D5">
        <w:tc>
          <w:tcPr>
            <w:tcW w:w="1705" w:type="dxa"/>
          </w:tcPr>
          <w:p w14:paraId="32F3188E" w14:textId="77777777" w:rsidR="00E7316D" w:rsidRPr="005D7F72" w:rsidRDefault="00E7316D" w:rsidP="00992B2C">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Binary file</w:t>
            </w:r>
          </w:p>
        </w:tc>
        <w:tc>
          <w:tcPr>
            <w:tcW w:w="6210" w:type="dxa"/>
          </w:tcPr>
          <w:p w14:paraId="0A03D02B" w14:textId="4827410C" w:rsidR="00764783" w:rsidRPr="005D7F72" w:rsidRDefault="00764783" w:rsidP="00764783">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Browse and select the binary file for the chosen tool</w:t>
            </w:r>
            <w:r w:rsidR="00B56ED2">
              <w:rPr>
                <w:rFonts w:ascii="Times New Roman" w:hAnsi="Times New Roman" w:cs="Times New Roman"/>
                <w:sz w:val="24"/>
                <w:szCs w:val="24"/>
              </w:rPr>
              <w:t>.</w:t>
            </w:r>
          </w:p>
          <w:p w14:paraId="4F55ABCE" w14:textId="24F74B98" w:rsidR="00764783" w:rsidRPr="005D7F72" w:rsidRDefault="00764783" w:rsidP="00764783">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BWA: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bwa</w:t>
            </w:r>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binary you compiled from bwa-* directory</w:t>
            </w:r>
            <w:r w:rsidR="00B56ED2">
              <w:rPr>
                <w:rFonts w:ascii="Times New Roman" w:hAnsi="Times New Roman" w:cs="Times New Roman"/>
                <w:sz w:val="24"/>
                <w:szCs w:val="24"/>
              </w:rPr>
              <w:t>.</w:t>
            </w:r>
          </w:p>
          <w:p w14:paraId="77755731" w14:textId="3E1BBEB7" w:rsidR="00E7316D" w:rsidRPr="005D7F72" w:rsidRDefault="00764783" w:rsidP="00764783">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Bowtie2: Select the</w:t>
            </w:r>
            <w:r w:rsidRPr="005D7F72">
              <w:rPr>
                <w:rFonts w:ascii="Times New Roman" w:hAnsi="Times New Roman" w:cs="Times New Roman"/>
                <w:color w:val="0070C0"/>
                <w:sz w:val="24"/>
                <w:szCs w:val="24"/>
              </w:rPr>
              <w:t xml:space="preserve"> </w:t>
            </w:r>
            <w:r w:rsidRPr="005D7F72">
              <w:rPr>
                <w:rFonts w:ascii="Times New Roman" w:hAnsi="Times New Roman" w:cs="Times New Roman"/>
                <w:b/>
                <w:color w:val="0070C0"/>
                <w:sz w:val="24"/>
                <w:szCs w:val="24"/>
              </w:rPr>
              <w:t xml:space="preserve">bowtie2 </w:t>
            </w:r>
            <w:r w:rsidRPr="005D7F72">
              <w:rPr>
                <w:rFonts w:ascii="Times New Roman" w:hAnsi="Times New Roman" w:cs="Times New Roman"/>
                <w:color w:val="000000" w:themeColor="text1"/>
                <w:sz w:val="24"/>
                <w:szCs w:val="24"/>
              </w:rPr>
              <w:t xml:space="preserve">binary file </w:t>
            </w:r>
            <w:r w:rsidRPr="005D7F72">
              <w:rPr>
                <w:rFonts w:ascii="Times New Roman" w:hAnsi="Times New Roman" w:cs="Times New Roman"/>
                <w:sz w:val="24"/>
                <w:szCs w:val="24"/>
              </w:rPr>
              <w:t>to align from the bowtie2-* directory</w:t>
            </w:r>
            <w:r w:rsidR="00B56ED2">
              <w:rPr>
                <w:rFonts w:ascii="Times New Roman" w:hAnsi="Times New Roman" w:cs="Times New Roman"/>
                <w:sz w:val="24"/>
                <w:szCs w:val="24"/>
              </w:rPr>
              <w:t>.</w:t>
            </w:r>
          </w:p>
        </w:tc>
        <w:tc>
          <w:tcPr>
            <w:tcW w:w="1435" w:type="dxa"/>
          </w:tcPr>
          <w:p w14:paraId="6B9EE79D"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32DB16CD" w14:textId="77777777" w:rsidTr="001F57D5">
        <w:tc>
          <w:tcPr>
            <w:tcW w:w="1705" w:type="dxa"/>
          </w:tcPr>
          <w:p w14:paraId="07FC163A"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threads</w:t>
            </w:r>
          </w:p>
        </w:tc>
        <w:tc>
          <w:tcPr>
            <w:tcW w:w="6210" w:type="dxa"/>
          </w:tcPr>
          <w:p w14:paraId="6CED6D8F" w14:textId="0A350B52" w:rsidR="00E7316D" w:rsidRPr="005D7F72" w:rsidRDefault="00E7316D"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 xml:space="preserve">This </w:t>
            </w:r>
            <w:r w:rsidR="00496E18">
              <w:rPr>
                <w:rFonts w:ascii="Times New Roman" w:hAnsi="Times New Roman" w:cs="Times New Roman"/>
                <w:sz w:val="24"/>
                <w:szCs w:val="24"/>
              </w:rPr>
              <w:t>o</w:t>
            </w:r>
            <w:r w:rsidRPr="005D7F72">
              <w:rPr>
                <w:rFonts w:ascii="Times New Roman" w:hAnsi="Times New Roman" w:cs="Times New Roman"/>
                <w:sz w:val="24"/>
                <w:szCs w:val="24"/>
              </w:rPr>
              <w:t xml:space="preserve">ption is </w:t>
            </w:r>
            <w:r w:rsidR="00496E18">
              <w:rPr>
                <w:rFonts w:ascii="Times New Roman" w:hAnsi="Times New Roman" w:cs="Times New Roman"/>
                <w:sz w:val="24"/>
                <w:szCs w:val="24"/>
              </w:rPr>
              <w:t>o</w:t>
            </w:r>
            <w:r w:rsidRPr="005D7F72">
              <w:rPr>
                <w:rFonts w:ascii="Times New Roman" w:hAnsi="Times New Roman" w:cs="Times New Roman"/>
                <w:sz w:val="24"/>
                <w:szCs w:val="24"/>
              </w:rPr>
              <w:t xml:space="preserve">nly available for the </w:t>
            </w:r>
            <w:r w:rsidRPr="005D7F72">
              <w:rPr>
                <w:rFonts w:ascii="Times New Roman" w:hAnsi="Times New Roman" w:cs="Times New Roman"/>
                <w:b/>
                <w:sz w:val="24"/>
                <w:szCs w:val="24"/>
              </w:rPr>
              <w:t>bowtie2-biuild</w:t>
            </w:r>
            <w:r w:rsidRPr="005D7F72">
              <w:rPr>
                <w:rFonts w:ascii="Times New Roman" w:hAnsi="Times New Roman" w:cs="Times New Roman"/>
                <w:sz w:val="24"/>
                <w:szCs w:val="24"/>
              </w:rPr>
              <w:t xml:space="preserve"> indexer</w:t>
            </w:r>
            <w:r w:rsidR="001D4CC1">
              <w:rPr>
                <w:rFonts w:ascii="Times New Roman" w:hAnsi="Times New Roman" w:cs="Times New Roman"/>
                <w:sz w:val="24"/>
                <w:szCs w:val="24"/>
              </w:rPr>
              <w:t>.</w:t>
            </w:r>
            <w:r w:rsidRPr="005D7F72">
              <w:rPr>
                <w:rFonts w:ascii="Times New Roman" w:hAnsi="Times New Roman" w:cs="Times New Roman"/>
                <w:sz w:val="24"/>
                <w:szCs w:val="24"/>
              </w:rPr>
              <w:t xml:space="preserve"> Specify the number of threads to use for this task. More threads </w:t>
            </w:r>
            <w:proofErr w:type="gramStart"/>
            <w:r w:rsidRPr="005D7F72">
              <w:rPr>
                <w:rFonts w:ascii="Times New Roman" w:hAnsi="Times New Roman" w:cs="Times New Roman"/>
                <w:sz w:val="24"/>
                <w:szCs w:val="24"/>
              </w:rPr>
              <w:t>means</w:t>
            </w:r>
            <w:proofErr w:type="gramEnd"/>
            <w:r w:rsidRPr="005D7F72">
              <w:rPr>
                <w:rFonts w:ascii="Times New Roman" w:hAnsi="Times New Roman" w:cs="Times New Roman"/>
                <w:sz w:val="24"/>
                <w:szCs w:val="24"/>
              </w:rPr>
              <w:t xml:space="preserve"> less processing time taken.</w:t>
            </w:r>
          </w:p>
        </w:tc>
        <w:tc>
          <w:tcPr>
            <w:tcW w:w="1435" w:type="dxa"/>
          </w:tcPr>
          <w:p w14:paraId="6B90F385"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w:t>
            </w:r>
          </w:p>
        </w:tc>
      </w:tr>
      <w:tr w:rsidR="00E7316D" w:rsidRPr="005D7F72" w14:paraId="25D9DCDD" w14:textId="77777777" w:rsidTr="001F57D5">
        <w:tc>
          <w:tcPr>
            <w:tcW w:w="1705" w:type="dxa"/>
          </w:tcPr>
          <w:p w14:paraId="1A067617" w14:textId="77777777" w:rsidR="00E7316D" w:rsidRPr="005D7F72" w:rsidRDefault="00E7316D" w:rsidP="00D87368">
            <w:pPr>
              <w:spacing w:before="100" w:beforeAutospacing="1" w:line="360" w:lineRule="auto"/>
              <w:jc w:val="center"/>
              <w:rPr>
                <w:rFonts w:ascii="Times New Roman" w:hAnsi="Times New Roman" w:cs="Times New Roman"/>
                <w:sz w:val="24"/>
                <w:szCs w:val="24"/>
              </w:rPr>
            </w:pPr>
            <w:proofErr w:type="spellStart"/>
            <w:r w:rsidRPr="005D7F72">
              <w:rPr>
                <w:rFonts w:ascii="Times New Roman" w:hAnsi="Times New Roman" w:cs="Times New Roman"/>
                <w:sz w:val="24"/>
                <w:szCs w:val="24"/>
              </w:rPr>
              <w:t>Samtools</w:t>
            </w:r>
            <w:proofErr w:type="spellEnd"/>
            <w:r w:rsidRPr="005D7F72">
              <w:rPr>
                <w:rFonts w:ascii="Times New Roman" w:hAnsi="Times New Roman" w:cs="Times New Roman"/>
                <w:sz w:val="24"/>
                <w:szCs w:val="24"/>
              </w:rPr>
              <w:t xml:space="preserve"> binary file</w:t>
            </w:r>
          </w:p>
        </w:tc>
        <w:tc>
          <w:tcPr>
            <w:tcW w:w="6210" w:type="dxa"/>
          </w:tcPr>
          <w:p w14:paraId="04ED0C01" w14:textId="73679A94" w:rsidR="00E7316D" w:rsidRPr="005D7F72" w:rsidRDefault="0082223A" w:rsidP="00E7316D">
            <w:pPr>
              <w:spacing w:before="100" w:beforeAutospacing="1" w:line="360" w:lineRule="auto"/>
              <w:rPr>
                <w:rFonts w:ascii="Times New Roman" w:hAnsi="Times New Roman" w:cs="Times New Roman"/>
                <w:color w:val="000000" w:themeColor="text1"/>
                <w:sz w:val="24"/>
                <w:szCs w:val="24"/>
                <w:shd w:val="clear" w:color="auto" w:fill="FFFFFF"/>
              </w:rPr>
            </w:pPr>
            <w:proofErr w:type="spellStart"/>
            <w:r w:rsidRPr="005D7F72">
              <w:rPr>
                <w:rFonts w:ascii="Times New Roman" w:hAnsi="Times New Roman" w:cs="Times New Roman"/>
                <w:b/>
                <w:color w:val="0070C0"/>
                <w:sz w:val="24"/>
                <w:szCs w:val="24"/>
              </w:rPr>
              <w:t>samtools</w:t>
            </w:r>
            <w:proofErr w:type="spellEnd"/>
            <w:r w:rsidRPr="005D7F72">
              <w:rPr>
                <w:rFonts w:ascii="Times New Roman" w:hAnsi="Times New Roman" w:cs="Times New Roman"/>
                <w:color w:val="0070C0"/>
                <w:sz w:val="24"/>
                <w:szCs w:val="24"/>
              </w:rPr>
              <w:t xml:space="preserve"> </w:t>
            </w:r>
            <w:r>
              <w:rPr>
                <w:rFonts w:ascii="Times New Roman" w:hAnsi="Times New Roman" w:cs="Times New Roman"/>
                <w:color w:val="0070C0"/>
                <w:sz w:val="24"/>
                <w:szCs w:val="24"/>
              </w:rPr>
              <w:t>i</w:t>
            </w:r>
            <w:r w:rsidR="00E7316D" w:rsidRPr="005D7F72">
              <w:rPr>
                <w:rFonts w:ascii="Times New Roman" w:hAnsi="Times New Roman" w:cs="Times New Roman"/>
                <w:color w:val="000000" w:themeColor="text1"/>
                <w:sz w:val="24"/>
                <w:szCs w:val="24"/>
                <w:shd w:val="clear" w:color="auto" w:fill="FFFFFF"/>
              </w:rPr>
              <w:t>s a collection of tools for manipulating and analyzing SAM and BAM alignment files. Using these tools together allows you to get from alignments in SAM format</w:t>
            </w:r>
            <w:r w:rsidR="003C2894">
              <w:rPr>
                <w:rFonts w:ascii="Times New Roman" w:hAnsi="Times New Roman" w:cs="Times New Roman"/>
                <w:color w:val="000000" w:themeColor="text1"/>
                <w:sz w:val="24"/>
                <w:szCs w:val="24"/>
                <w:shd w:val="clear" w:color="auto" w:fill="FFFFFF"/>
              </w:rPr>
              <w:t>.</w:t>
            </w:r>
          </w:p>
          <w:p w14:paraId="14F225F5" w14:textId="68A213FA" w:rsidR="00E7316D" w:rsidRPr="005D7F72" w:rsidRDefault="00764783"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Browse and select the</w:t>
            </w:r>
            <w:r w:rsidRPr="005D7F72">
              <w:rPr>
                <w:rFonts w:ascii="Times New Roman" w:hAnsi="Times New Roman" w:cs="Times New Roman"/>
                <w:b/>
                <w:color w:val="0070C0"/>
                <w:sz w:val="24"/>
                <w:szCs w:val="24"/>
              </w:rPr>
              <w:t xml:space="preserve"> </w:t>
            </w:r>
            <w:proofErr w:type="spellStart"/>
            <w:r w:rsidRPr="005D7F72">
              <w:rPr>
                <w:rFonts w:ascii="Times New Roman" w:hAnsi="Times New Roman" w:cs="Times New Roman"/>
                <w:b/>
                <w:color w:val="0070C0"/>
                <w:sz w:val="24"/>
                <w:szCs w:val="24"/>
              </w:rPr>
              <w:t>samtools</w:t>
            </w:r>
            <w:proofErr w:type="spellEnd"/>
            <w:r w:rsidRPr="005D7F72">
              <w:rPr>
                <w:rFonts w:ascii="Times New Roman" w:hAnsi="Times New Roman" w:cs="Times New Roman"/>
                <w:color w:val="0070C0"/>
                <w:sz w:val="24"/>
                <w:szCs w:val="24"/>
              </w:rPr>
              <w:t xml:space="preserve"> </w:t>
            </w:r>
            <w:r w:rsidRPr="005D7F72">
              <w:rPr>
                <w:rFonts w:ascii="Times New Roman" w:hAnsi="Times New Roman" w:cs="Times New Roman"/>
                <w:sz w:val="24"/>
                <w:szCs w:val="24"/>
              </w:rPr>
              <w:t xml:space="preserve">binary file from the </w:t>
            </w:r>
            <w:proofErr w:type="spellStart"/>
            <w:r w:rsidRPr="005D7F72">
              <w:rPr>
                <w:rStyle w:val="Strong"/>
                <w:rFonts w:ascii="Times New Roman" w:hAnsi="Times New Roman" w:cs="Times New Roman"/>
                <w:b w:val="0"/>
                <w:color w:val="000000" w:themeColor="text1"/>
                <w:sz w:val="24"/>
                <w:szCs w:val="24"/>
                <w:shd w:val="clear" w:color="auto" w:fill="FFFFFF"/>
              </w:rPr>
              <w:t>samtools</w:t>
            </w:r>
            <w:proofErr w:type="spellEnd"/>
            <w:r w:rsidRPr="005D7F72">
              <w:rPr>
                <w:rStyle w:val="Strong"/>
                <w:rFonts w:ascii="Times New Roman" w:hAnsi="Times New Roman" w:cs="Times New Roman"/>
                <w:b w:val="0"/>
                <w:color w:val="000000" w:themeColor="text1"/>
                <w:sz w:val="24"/>
                <w:szCs w:val="24"/>
                <w:shd w:val="clear" w:color="auto" w:fill="FFFFFF"/>
              </w:rPr>
              <w:t>-*</w:t>
            </w:r>
            <w:r w:rsidRPr="005D7F72">
              <w:rPr>
                <w:rStyle w:val="Strong"/>
                <w:rFonts w:ascii="Times New Roman" w:hAnsi="Times New Roman" w:cs="Times New Roman"/>
                <w:color w:val="0070C0"/>
                <w:sz w:val="24"/>
                <w:szCs w:val="24"/>
                <w:shd w:val="clear" w:color="auto" w:fill="FFFFFF"/>
              </w:rPr>
              <w:t xml:space="preserve"> </w:t>
            </w:r>
            <w:r w:rsidRPr="005D7F72">
              <w:rPr>
                <w:rStyle w:val="Strong"/>
                <w:rFonts w:ascii="Times New Roman" w:hAnsi="Times New Roman" w:cs="Times New Roman"/>
                <w:b w:val="0"/>
                <w:color w:val="000000" w:themeColor="text1"/>
                <w:sz w:val="24"/>
                <w:szCs w:val="24"/>
                <w:shd w:val="clear" w:color="auto" w:fill="FFFFFF"/>
              </w:rPr>
              <w:t>directory</w:t>
            </w:r>
            <w:r w:rsidR="003C2894">
              <w:rPr>
                <w:rStyle w:val="Strong"/>
                <w:rFonts w:ascii="Times New Roman" w:hAnsi="Times New Roman" w:cs="Times New Roman"/>
                <w:b w:val="0"/>
                <w:color w:val="000000" w:themeColor="text1"/>
                <w:sz w:val="24"/>
                <w:szCs w:val="24"/>
                <w:shd w:val="clear" w:color="auto" w:fill="FFFFFF"/>
              </w:rPr>
              <w:t>.</w:t>
            </w:r>
          </w:p>
        </w:tc>
        <w:tc>
          <w:tcPr>
            <w:tcW w:w="1435" w:type="dxa"/>
          </w:tcPr>
          <w:p w14:paraId="28A6E632"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E7316D" w:rsidRPr="005D7F72" w14:paraId="62BCD9A5" w14:textId="77777777" w:rsidTr="001F57D5">
        <w:tc>
          <w:tcPr>
            <w:tcW w:w="1705" w:type="dxa"/>
          </w:tcPr>
          <w:p w14:paraId="31FAD5D0" w14:textId="77777777" w:rsidR="00E7316D" w:rsidRPr="005D7F72" w:rsidRDefault="00E7316D" w:rsidP="00F1599E">
            <w:pPr>
              <w:spacing w:before="100" w:beforeAutospacing="1" w:line="360" w:lineRule="auto"/>
              <w:jc w:val="center"/>
              <w:rPr>
                <w:rFonts w:ascii="Times New Roman" w:hAnsi="Times New Roman" w:cs="Times New Roman"/>
                <w:sz w:val="24"/>
                <w:szCs w:val="24"/>
              </w:rPr>
            </w:pPr>
            <w:proofErr w:type="spellStart"/>
            <w:proofErr w:type="gramStart"/>
            <w:r w:rsidRPr="005D7F72">
              <w:rPr>
                <w:rFonts w:ascii="Times New Roman" w:hAnsi="Times New Roman" w:cs="Times New Roman"/>
                <w:sz w:val="24"/>
                <w:szCs w:val="24"/>
              </w:rPr>
              <w:t>Samtools</w:t>
            </w:r>
            <w:proofErr w:type="spellEnd"/>
            <w:r w:rsidRPr="005D7F72">
              <w:rPr>
                <w:rFonts w:ascii="Times New Roman" w:hAnsi="Times New Roman" w:cs="Times New Roman"/>
                <w:sz w:val="24"/>
                <w:szCs w:val="24"/>
              </w:rPr>
              <w:t xml:space="preserve">  Flag</w:t>
            </w:r>
            <w:proofErr w:type="gramEnd"/>
            <w:r w:rsidRPr="005D7F72">
              <w:rPr>
                <w:rFonts w:ascii="Times New Roman" w:hAnsi="Times New Roman" w:cs="Times New Roman"/>
                <w:sz w:val="24"/>
                <w:szCs w:val="24"/>
              </w:rPr>
              <w:t xml:space="preserve"> (-F)</w:t>
            </w:r>
          </w:p>
        </w:tc>
        <w:tc>
          <w:tcPr>
            <w:tcW w:w="6210" w:type="dxa"/>
          </w:tcPr>
          <w:p w14:paraId="7EE969FF" w14:textId="2B606E2C" w:rsidR="00E7316D" w:rsidRPr="00D823EE" w:rsidRDefault="00E7316D" w:rsidP="00E7316D">
            <w:pPr>
              <w:spacing w:before="100" w:beforeAutospacing="1" w:line="360" w:lineRule="auto"/>
              <w:jc w:val="both"/>
              <w:rPr>
                <w:rFonts w:ascii="Times New Roman" w:hAnsi="Times New Roman" w:cs="Times New Roman"/>
                <w:sz w:val="24"/>
                <w:szCs w:val="24"/>
              </w:rPr>
            </w:pPr>
            <w:proofErr w:type="spellStart"/>
            <w:r w:rsidRPr="005D7F72">
              <w:rPr>
                <w:rStyle w:val="Strong"/>
                <w:rFonts w:ascii="Times New Roman" w:hAnsi="Times New Roman" w:cs="Times New Roman"/>
                <w:color w:val="0070C0"/>
                <w:sz w:val="24"/>
                <w:szCs w:val="24"/>
                <w:shd w:val="clear" w:color="auto" w:fill="FFFFFF"/>
              </w:rPr>
              <w:t>samtools</w:t>
            </w:r>
            <w:proofErr w:type="spellEnd"/>
            <w:r w:rsidRPr="005D7F72">
              <w:rPr>
                <w:rStyle w:val="Strong"/>
                <w:rFonts w:ascii="Times New Roman" w:hAnsi="Times New Roman" w:cs="Times New Roman"/>
                <w:color w:val="333333"/>
                <w:sz w:val="24"/>
                <w:szCs w:val="24"/>
                <w:shd w:val="clear" w:color="auto" w:fill="FFFFFF"/>
              </w:rPr>
              <w:t> </w:t>
            </w:r>
            <w:r w:rsidRPr="005D7F72">
              <w:rPr>
                <w:rFonts w:ascii="Times New Roman" w:hAnsi="Times New Roman" w:cs="Times New Roman"/>
                <w:color w:val="333333"/>
                <w:sz w:val="24"/>
                <w:szCs w:val="24"/>
                <w:shd w:val="clear" w:color="auto" w:fill="FFFFFF"/>
              </w:rPr>
              <w:t>allows you to sort based on certain flags that are specified on </w:t>
            </w:r>
            <w:hyperlink r:id="rId62" w:history="1">
              <w:r w:rsidRPr="005D7F72">
                <w:rPr>
                  <w:rStyle w:val="Hyperlink"/>
                  <w:rFonts w:ascii="Times New Roman" w:hAnsi="Times New Roman" w:cs="Times New Roman"/>
                  <w:color w:val="3B73AF"/>
                  <w:sz w:val="24"/>
                  <w:szCs w:val="24"/>
                  <w:shd w:val="clear" w:color="auto" w:fill="FFFFFF"/>
                </w:rPr>
                <w:t>page 5 on the SAM format specification</w:t>
              </w:r>
            </w:hyperlink>
            <w:r w:rsidR="00D823EE">
              <w:rPr>
                <w:rStyle w:val="Hyperlink"/>
                <w:rFonts w:ascii="Times New Roman" w:hAnsi="Times New Roman" w:cs="Times New Roman"/>
                <w:color w:val="auto"/>
                <w:sz w:val="24"/>
                <w:szCs w:val="24"/>
                <w:u w:val="none"/>
                <w:shd w:val="clear" w:color="auto" w:fill="FFFFFF"/>
              </w:rPr>
              <w:t>.</w:t>
            </w:r>
          </w:p>
        </w:tc>
        <w:tc>
          <w:tcPr>
            <w:tcW w:w="1435" w:type="dxa"/>
          </w:tcPr>
          <w:p w14:paraId="5B9448E1"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0x4</w:t>
            </w:r>
          </w:p>
        </w:tc>
      </w:tr>
      <w:tr w:rsidR="00E7316D" w:rsidRPr="005D7F72" w14:paraId="1C7A8576" w14:textId="77777777" w:rsidTr="001F57D5">
        <w:tc>
          <w:tcPr>
            <w:tcW w:w="1705" w:type="dxa"/>
          </w:tcPr>
          <w:p w14:paraId="01F67D17" w14:textId="77777777" w:rsidR="00E7316D" w:rsidRPr="005D7F72" w:rsidRDefault="00E7316D" w:rsidP="00F1599E">
            <w:pPr>
              <w:spacing w:before="100" w:beforeAutospacing="1" w:line="360" w:lineRule="auto"/>
              <w:jc w:val="center"/>
              <w:rPr>
                <w:rFonts w:ascii="Times New Roman" w:hAnsi="Times New Roman" w:cs="Times New Roman"/>
                <w:sz w:val="24"/>
                <w:szCs w:val="24"/>
              </w:rPr>
            </w:pPr>
            <w:proofErr w:type="spellStart"/>
            <w:r w:rsidRPr="005D7F72">
              <w:rPr>
                <w:rFonts w:ascii="Times New Roman" w:hAnsi="Times New Roman" w:cs="Times New Roman"/>
                <w:sz w:val="24"/>
                <w:szCs w:val="24"/>
              </w:rPr>
              <w:t>Samtools</w:t>
            </w:r>
            <w:proofErr w:type="spellEnd"/>
            <w:r w:rsidRPr="005D7F72">
              <w:rPr>
                <w:rFonts w:ascii="Times New Roman" w:hAnsi="Times New Roman" w:cs="Times New Roman"/>
                <w:sz w:val="24"/>
                <w:szCs w:val="24"/>
              </w:rPr>
              <w:t xml:space="preserve"> MAPQ (-q)</w:t>
            </w:r>
          </w:p>
        </w:tc>
        <w:tc>
          <w:tcPr>
            <w:tcW w:w="6210" w:type="dxa"/>
          </w:tcPr>
          <w:p w14:paraId="68298F47" w14:textId="5E420EF8" w:rsidR="00E7316D" w:rsidRPr="005D7F72"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5D7F72">
              <w:rPr>
                <w:rFonts w:ascii="Times New Roman" w:hAnsi="Times New Roman" w:cs="Times New Roman"/>
                <w:color w:val="000000" w:themeColor="text1"/>
                <w:sz w:val="24"/>
                <w:szCs w:val="24"/>
              </w:rPr>
              <w:t xml:space="preserve">An integer value to </w:t>
            </w:r>
            <w:r w:rsidR="001C060B">
              <w:rPr>
                <w:rFonts w:ascii="Times New Roman" w:hAnsi="Times New Roman" w:cs="Times New Roman"/>
                <w:color w:val="000000" w:themeColor="text1"/>
                <w:sz w:val="24"/>
                <w:szCs w:val="24"/>
              </w:rPr>
              <w:t>s</w:t>
            </w:r>
            <w:r w:rsidRPr="005D7F72">
              <w:rPr>
                <w:rFonts w:ascii="Times New Roman" w:hAnsi="Times New Roman" w:cs="Times New Roman"/>
                <w:color w:val="000000" w:themeColor="text1"/>
                <w:sz w:val="24"/>
                <w:szCs w:val="24"/>
                <w:shd w:val="clear" w:color="auto" w:fill="FFFFFF"/>
              </w:rPr>
              <w:t>kip alignments with MAPQ smaller than </w:t>
            </w:r>
            <w:r w:rsidRPr="005D7F72">
              <w:rPr>
                <w:rStyle w:val="Emphasis"/>
                <w:rFonts w:ascii="Times New Roman" w:hAnsi="Times New Roman" w:cs="Times New Roman"/>
                <w:color w:val="000000" w:themeColor="text1"/>
                <w:sz w:val="24"/>
                <w:szCs w:val="24"/>
                <w:shd w:val="clear" w:color="auto" w:fill="FFFFFF"/>
              </w:rPr>
              <w:t xml:space="preserve">INT. </w:t>
            </w:r>
            <w:r w:rsidRPr="005D7F72">
              <w:rPr>
                <w:rFonts w:ascii="Times New Roman" w:hAnsi="Times New Roman" w:cs="Times New Roman"/>
                <w:color w:val="000000" w:themeColor="text1"/>
                <w:sz w:val="24"/>
                <w:szCs w:val="24"/>
                <w:shd w:val="clear" w:color="auto" w:fill="FFFFFF"/>
              </w:rPr>
              <w:t>The lowest score is a mapping quality of zero, or </w:t>
            </w:r>
            <w:r w:rsidRPr="005D7F72">
              <w:rPr>
                <w:rStyle w:val="Strong"/>
                <w:rFonts w:ascii="Times New Roman" w:hAnsi="Times New Roman" w:cs="Times New Roman"/>
                <w:color w:val="000000" w:themeColor="text1"/>
                <w:sz w:val="24"/>
                <w:szCs w:val="24"/>
                <w:shd w:val="clear" w:color="auto" w:fill="FFFFFF"/>
              </w:rPr>
              <w:t>mq0</w:t>
            </w:r>
            <w:r w:rsidRPr="005D7F72">
              <w:rPr>
                <w:rFonts w:ascii="Times New Roman" w:hAnsi="Times New Roman" w:cs="Times New Roman"/>
                <w:color w:val="000000" w:themeColor="text1"/>
                <w:sz w:val="24"/>
                <w:szCs w:val="24"/>
                <w:shd w:val="clear" w:color="auto" w:fill="FFFFFF"/>
              </w:rPr>
              <w:t xml:space="preserve"> for short. The reads map to multiple places on the genome, and we can't be sure of where the reads originated. To improve the quality of our data, we can remove these </w:t>
            </w:r>
            <w:r w:rsidR="004F6854" w:rsidRPr="005D7F72">
              <w:rPr>
                <w:rFonts w:ascii="Times New Roman" w:hAnsi="Times New Roman" w:cs="Times New Roman"/>
                <w:color w:val="000000" w:themeColor="text1"/>
                <w:sz w:val="24"/>
                <w:szCs w:val="24"/>
                <w:shd w:val="clear" w:color="auto" w:fill="FFFFFF"/>
              </w:rPr>
              <w:t>low</w:t>
            </w:r>
            <w:r w:rsidR="004F6854">
              <w:rPr>
                <w:rFonts w:ascii="Times New Roman" w:hAnsi="Times New Roman" w:cs="Times New Roman"/>
                <w:color w:val="000000" w:themeColor="text1"/>
                <w:sz w:val="24"/>
                <w:szCs w:val="24"/>
                <w:shd w:val="clear" w:color="auto" w:fill="FFFFFF"/>
              </w:rPr>
              <w:t>-quality</w:t>
            </w:r>
            <w:r w:rsidRPr="005D7F72">
              <w:rPr>
                <w:rFonts w:ascii="Times New Roman" w:hAnsi="Times New Roman" w:cs="Times New Roman"/>
                <w:color w:val="000000" w:themeColor="text1"/>
                <w:sz w:val="24"/>
                <w:szCs w:val="24"/>
                <w:shd w:val="clear" w:color="auto" w:fill="FFFFFF"/>
              </w:rPr>
              <w:t xml:space="preserve"> reads. Generally, we select reads with MAPQ &gt; 1</w:t>
            </w:r>
            <w:r w:rsidRPr="005D7F72">
              <w:rPr>
                <w:rFonts w:ascii="Times New Roman" w:hAnsi="Times New Roman" w:cs="Times New Roman"/>
                <w:color w:val="333333"/>
                <w:sz w:val="24"/>
                <w:szCs w:val="24"/>
                <w:shd w:val="clear" w:color="auto" w:fill="FFFFFF"/>
              </w:rPr>
              <w:t>.</w:t>
            </w:r>
          </w:p>
        </w:tc>
        <w:tc>
          <w:tcPr>
            <w:tcW w:w="1435" w:type="dxa"/>
          </w:tcPr>
          <w:p w14:paraId="1D6A9248"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1</w:t>
            </w:r>
          </w:p>
        </w:tc>
      </w:tr>
      <w:tr w:rsidR="00E7316D" w:rsidRPr="005D7F72" w14:paraId="61F6D241" w14:textId="77777777" w:rsidTr="001F57D5">
        <w:tc>
          <w:tcPr>
            <w:tcW w:w="1705" w:type="dxa"/>
          </w:tcPr>
          <w:p w14:paraId="235EC747"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Generate Scripts</w:t>
            </w:r>
          </w:p>
        </w:tc>
        <w:tc>
          <w:tcPr>
            <w:tcW w:w="6210" w:type="dxa"/>
          </w:tcPr>
          <w:p w14:paraId="060FA63E" w14:textId="4C76F9DC" w:rsidR="00E7316D" w:rsidRPr="005D7F72" w:rsidRDefault="00FD2B5A" w:rsidP="00E7316D">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This button generates a shell script (.</w:t>
            </w:r>
            <w:proofErr w:type="spellStart"/>
            <w:r w:rsidRPr="005D7F72">
              <w:rPr>
                <w:rFonts w:ascii="Times New Roman" w:hAnsi="Times New Roman" w:cs="Times New Roman"/>
                <w:sz w:val="24"/>
                <w:szCs w:val="24"/>
              </w:rPr>
              <w:t>sh</w:t>
            </w:r>
            <w:proofErr w:type="spellEnd"/>
            <w:r w:rsidRPr="005D7F72">
              <w:rPr>
                <w:rFonts w:ascii="Times New Roman" w:hAnsi="Times New Roman" w:cs="Times New Roman"/>
                <w:sz w:val="24"/>
                <w:szCs w:val="24"/>
              </w:rPr>
              <w:t>) that can be executed in a UNIX terminal by the user.</w:t>
            </w:r>
          </w:p>
        </w:tc>
        <w:tc>
          <w:tcPr>
            <w:tcW w:w="1435" w:type="dxa"/>
          </w:tcPr>
          <w:p w14:paraId="21695BE3" w14:textId="77777777" w:rsidR="00E7316D" w:rsidRPr="005D7F72" w:rsidRDefault="00E7316D" w:rsidP="00E7316D">
            <w:pPr>
              <w:spacing w:before="100" w:beforeAutospacing="1" w:line="360" w:lineRule="auto"/>
              <w:jc w:val="center"/>
              <w:rPr>
                <w:rFonts w:ascii="Times New Roman" w:hAnsi="Times New Roman" w:cs="Times New Roman"/>
                <w:sz w:val="24"/>
                <w:szCs w:val="24"/>
              </w:rPr>
            </w:pPr>
          </w:p>
        </w:tc>
      </w:tr>
    </w:tbl>
    <w:p w14:paraId="660A94FD" w14:textId="77777777" w:rsidR="00E7316D" w:rsidRPr="005D7F72" w:rsidRDefault="00E7316D" w:rsidP="00E7316D">
      <w:pPr>
        <w:jc w:val="center"/>
        <w:rPr>
          <w:rFonts w:ascii="Times New Roman" w:hAnsi="Times New Roman" w:cs="Times New Roman"/>
          <w:b/>
          <w:sz w:val="24"/>
          <w:szCs w:val="24"/>
        </w:rPr>
      </w:pPr>
    </w:p>
    <w:p w14:paraId="445EE6F6" w14:textId="77777777" w:rsidR="00E7316D" w:rsidRPr="005D7F72" w:rsidRDefault="00E7316D" w:rsidP="00E7316D">
      <w:pPr>
        <w:rPr>
          <w:rFonts w:ascii="Times New Roman" w:hAnsi="Times New Roman" w:cs="Times New Roman"/>
          <w:sz w:val="24"/>
          <w:szCs w:val="24"/>
        </w:rPr>
      </w:pPr>
    </w:p>
    <w:p w14:paraId="1F982FEA" w14:textId="33FCB1DE" w:rsidR="002D70D5" w:rsidRPr="005D7F72" w:rsidRDefault="002D70D5" w:rsidP="003E12CB">
      <w:pPr>
        <w:pStyle w:val="Heading1"/>
        <w:rPr>
          <w:sz w:val="24"/>
          <w:szCs w:val="24"/>
        </w:rPr>
      </w:pPr>
      <w:bookmarkStart w:id="75" w:name="_Toc508398321"/>
      <w:r w:rsidRPr="005D7F72">
        <w:rPr>
          <w:sz w:val="24"/>
          <w:szCs w:val="24"/>
        </w:rPr>
        <w:t>2D-Functions</w:t>
      </w:r>
      <w:bookmarkEnd w:id="75"/>
    </w:p>
    <w:p w14:paraId="57296966" w14:textId="77777777" w:rsidR="003E12CB" w:rsidRPr="005D7F72" w:rsidRDefault="003E12CB" w:rsidP="003E12CB">
      <w:pPr>
        <w:pStyle w:val="Heading2"/>
      </w:pPr>
      <w:bookmarkStart w:id="76" w:name="_Toc508398322"/>
      <w:r w:rsidRPr="005D7F72">
        <w:t>Convert mapped Hi-C reads to hic format file</w:t>
      </w:r>
      <w:bookmarkEnd w:id="76"/>
    </w:p>
    <w:p w14:paraId="7D560D03" w14:textId="77777777" w:rsidR="003E12CB" w:rsidRPr="005D7F72" w:rsidRDefault="003E12CB" w:rsidP="003E12CB">
      <w:pPr>
        <w:pStyle w:val="Heading3"/>
      </w:pPr>
      <w:bookmarkStart w:id="77" w:name="_Toc508398323"/>
      <w:r w:rsidRPr="005D7F72">
        <w:t>Purpose</w:t>
      </w:r>
      <w:bookmarkEnd w:id="77"/>
      <w:r w:rsidRPr="005D7F72">
        <w:t xml:space="preserve"> </w:t>
      </w:r>
    </w:p>
    <w:p w14:paraId="693E20E7" w14:textId="471894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bookmarkStart w:id="78" w:name="OLE_LINK25"/>
      <w:bookmarkStart w:id="79" w:name="OLE_LINK26"/>
      <w:bookmarkStart w:id="80" w:name="OLE_LINK27"/>
      <w:r w:rsidRPr="005D7F72">
        <w:rPr>
          <w:rFonts w:ascii="Times New Roman" w:hAnsi="Times New Roman" w:cs="Times New Roman"/>
          <w:sz w:val="24"/>
          <w:szCs w:val="24"/>
        </w:rPr>
        <w:t>To create a binary hic format file containing contact matrices at different resolutions and normalized by different methods from a text file describing mapped Hi-C reads</w:t>
      </w:r>
      <w:r w:rsidR="001C060B">
        <w:rPr>
          <w:rFonts w:ascii="Times New Roman" w:hAnsi="Times New Roman" w:cs="Times New Roman"/>
          <w:sz w:val="24"/>
          <w:szCs w:val="24"/>
        </w:rPr>
        <w:t>.</w:t>
      </w:r>
    </w:p>
    <w:p w14:paraId="6781B340" w14:textId="77777777" w:rsidR="003E12CB" w:rsidRPr="005D7F72" w:rsidRDefault="003E12CB" w:rsidP="003E12CB">
      <w:pPr>
        <w:pStyle w:val="Heading3"/>
      </w:pPr>
      <w:bookmarkStart w:id="81" w:name="_Toc508398324"/>
      <w:bookmarkEnd w:id="78"/>
      <w:bookmarkEnd w:id="79"/>
      <w:bookmarkEnd w:id="80"/>
      <w:r w:rsidRPr="005D7F72">
        <w:t>Input file format</w:t>
      </w:r>
      <w:bookmarkEnd w:id="81"/>
    </w:p>
    <w:p w14:paraId="5A95150B" w14:textId="59F4A929"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 Five formats are acceptable: short format, short format with score, medium format, long format and 4DN DCIC format. A sample file is</w:t>
      </w:r>
      <w:r w:rsidR="00A82344">
        <w:rPr>
          <w:rFonts w:ascii="Times New Roman" w:hAnsi="Times New Roman" w:cs="Times New Roman"/>
          <w:sz w:val="24"/>
          <w:szCs w:val="24"/>
        </w:rPr>
        <w:t xml:space="preserve">: </w:t>
      </w:r>
      <w:r w:rsidRPr="005D7F72">
        <w:rPr>
          <w:rFonts w:ascii="Times New Roman" w:hAnsi="Times New Roman" w:cs="Times New Roman"/>
          <w:sz w:val="24"/>
          <w:szCs w:val="24"/>
        </w:rPr>
        <w:t xml:space="preserve"> executable/</w:t>
      </w:r>
      <w:proofErr w:type="spellStart"/>
      <w:r w:rsidRPr="005D7F72">
        <w:rPr>
          <w:rFonts w:ascii="Times New Roman" w:hAnsi="Times New Roman" w:cs="Times New Roman"/>
          <w:sz w:val="24"/>
          <w:szCs w:val="24"/>
        </w:rPr>
        <w:t>sample_data</w:t>
      </w:r>
      <w:proofErr w:type="spellEnd"/>
      <w:r w:rsidRPr="005D7F72">
        <w:rPr>
          <w:rFonts w:ascii="Times New Roman" w:hAnsi="Times New Roman" w:cs="Times New Roman"/>
          <w:sz w:val="24"/>
          <w:szCs w:val="24"/>
        </w:rPr>
        <w:t>/GSM1551688_HIC143_merged_nodups.zip (unzip it before use)</w:t>
      </w:r>
      <w:r w:rsidR="0078065A" w:rsidRPr="005D7F72">
        <w:rPr>
          <w:rFonts w:ascii="Times New Roman" w:hAnsi="Times New Roman" w:cs="Times New Roman"/>
          <w:sz w:val="24"/>
          <w:szCs w:val="24"/>
        </w:rPr>
        <w:t>.</w:t>
      </w:r>
    </w:p>
    <w:p w14:paraId="742887C1" w14:textId="1069C192" w:rsidR="00651EDE" w:rsidRPr="005D7F72" w:rsidRDefault="00651EDE"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Another </w:t>
      </w:r>
      <w:r w:rsidR="00AA45DE">
        <w:rPr>
          <w:rFonts w:ascii="Times New Roman" w:hAnsi="Times New Roman" w:cs="Times New Roman"/>
          <w:sz w:val="24"/>
          <w:szCs w:val="24"/>
        </w:rPr>
        <w:t xml:space="preserve">set of </w:t>
      </w:r>
      <w:r w:rsidRPr="005D7F72">
        <w:rPr>
          <w:rFonts w:ascii="Times New Roman" w:hAnsi="Times New Roman" w:cs="Times New Roman"/>
          <w:sz w:val="24"/>
          <w:szCs w:val="24"/>
        </w:rPr>
        <w:t>test data is the GM06990 cell line data</w:t>
      </w:r>
      <w:r w:rsidR="00AA45DE">
        <w:rPr>
          <w:rFonts w:ascii="Times New Roman" w:hAnsi="Times New Roman" w:cs="Times New Roman"/>
          <w:sz w:val="24"/>
          <w:szCs w:val="24"/>
        </w:rPr>
        <w:t>. This</w:t>
      </w:r>
      <w:r w:rsidR="00EE01C7" w:rsidRPr="005D7F72">
        <w:rPr>
          <w:rFonts w:ascii="Times New Roman" w:hAnsi="Times New Roman" w:cs="Times New Roman"/>
          <w:sz w:val="24"/>
          <w:szCs w:val="24"/>
        </w:rPr>
        <w:t xml:space="preserve"> </w:t>
      </w:r>
      <w:r w:rsidRPr="005D7F72">
        <w:rPr>
          <w:rFonts w:ascii="Times New Roman" w:hAnsi="Times New Roman" w:cs="Times New Roman"/>
          <w:sz w:val="24"/>
          <w:szCs w:val="24"/>
        </w:rPr>
        <w:t xml:space="preserve">can be downloaded from </w:t>
      </w:r>
      <w:r w:rsidR="00AA45DE">
        <w:rPr>
          <w:rFonts w:ascii="Times New Roman" w:hAnsi="Times New Roman" w:cs="Times New Roman"/>
          <w:sz w:val="24"/>
          <w:szCs w:val="24"/>
        </w:rPr>
        <w:t xml:space="preserve">the </w:t>
      </w:r>
      <w:r w:rsidRPr="005D7F72">
        <w:rPr>
          <w:rFonts w:ascii="Times New Roman" w:hAnsi="Times New Roman" w:cs="Times New Roman"/>
          <w:sz w:val="24"/>
          <w:szCs w:val="24"/>
        </w:rPr>
        <w:t>link below</w:t>
      </w:r>
      <w:r w:rsidR="00EE01C7" w:rsidRPr="005D7F72">
        <w:rPr>
          <w:rFonts w:ascii="Times New Roman" w:hAnsi="Times New Roman" w:cs="Times New Roman"/>
          <w:sz w:val="24"/>
          <w:szCs w:val="24"/>
        </w:rPr>
        <w:t>:</w:t>
      </w:r>
    </w:p>
    <w:p w14:paraId="77F1110A" w14:textId="77777777" w:rsidR="00651EDE" w:rsidRPr="005D7F72" w:rsidRDefault="00651EDE" w:rsidP="00F54DD6">
      <w:pPr>
        <w:pStyle w:val="ListParagraph"/>
        <w:numPr>
          <w:ilvl w:val="0"/>
          <w:numId w:val="31"/>
        </w:numPr>
        <w:spacing w:before="100" w:beforeAutospacing="1" w:after="0" w:line="360" w:lineRule="auto"/>
        <w:ind w:left="108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GM06990 Cell line:</w:t>
      </w:r>
    </w:p>
    <w:p w14:paraId="7627935B" w14:textId="77777777" w:rsidR="00651EDE" w:rsidRPr="005D7F72" w:rsidRDefault="00651EDE" w:rsidP="00F54DD6">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Bowtie2:</w:t>
      </w:r>
    </w:p>
    <w:p w14:paraId="36095C8A" w14:textId="2B2B245A" w:rsidR="00996B2C" w:rsidRDefault="00996B2C" w:rsidP="00996B2C">
      <w:pPr>
        <w:pStyle w:val="ListParagraph"/>
        <w:numPr>
          <w:ilvl w:val="1"/>
          <w:numId w:val="31"/>
        </w:numPr>
        <w:spacing w:before="100" w:beforeAutospacing="1" w:after="0" w:line="360" w:lineRule="auto"/>
        <w:rPr>
          <w:rStyle w:val="Hyperlink"/>
          <w:rFonts w:ascii="Times New Roman" w:hAnsi="Times New Roman" w:cs="Times New Roman"/>
          <w:sz w:val="24"/>
          <w:szCs w:val="24"/>
          <w:shd w:val="clear" w:color="auto" w:fill="FFFFFF"/>
        </w:rPr>
      </w:pPr>
      <w:r>
        <w:t xml:space="preserve"> </w:t>
      </w:r>
      <w:hyperlink r:id="rId63" w:history="1">
        <w:r w:rsidRPr="00703155">
          <w:rPr>
            <w:rStyle w:val="Hyperlink"/>
            <w:rFonts w:ascii="Times New Roman" w:hAnsi="Times New Roman" w:cs="Times New Roman"/>
            <w:sz w:val="24"/>
            <w:szCs w:val="24"/>
            <w:shd w:val="clear" w:color="auto" w:fill="FFFFFF"/>
          </w:rPr>
          <w:t>http://sysbio.rnet.missouri.edu/bdm_download/GenomeFlow/GM06990/</w:t>
        </w:r>
      </w:hyperlink>
    </w:p>
    <w:p w14:paraId="73CEA4BA" w14:textId="672C9A59" w:rsidR="00996B2C"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Download/Save the </w:t>
      </w:r>
      <w:r w:rsidRPr="00996B2C">
        <w:rPr>
          <w:rFonts w:ascii="Times New Roman" w:hAnsi="Times New Roman" w:cs="Times New Roman"/>
          <w:color w:val="000000" w:themeColor="text1"/>
          <w:sz w:val="24"/>
          <w:szCs w:val="24"/>
          <w:shd w:val="clear" w:color="auto" w:fill="FFFFFF"/>
        </w:rPr>
        <w:t>GenomeFlow_</w:t>
      </w:r>
      <w:proofErr w:type="gramStart"/>
      <w:r w:rsidRPr="00996B2C">
        <w:rPr>
          <w:rFonts w:ascii="Times New Roman" w:hAnsi="Times New Roman" w:cs="Times New Roman"/>
          <w:color w:val="000000" w:themeColor="text1"/>
          <w:sz w:val="24"/>
          <w:szCs w:val="24"/>
          <w:shd w:val="clear" w:color="auto" w:fill="FFFFFF"/>
        </w:rPr>
        <w:t>formatted.bowtie2.input</w:t>
      </w:r>
      <w:proofErr w:type="gramEnd"/>
      <w:r>
        <w:rPr>
          <w:rFonts w:ascii="Times New Roman" w:hAnsi="Times New Roman" w:cs="Times New Roman"/>
          <w:color w:val="000000" w:themeColor="text1"/>
          <w:sz w:val="24"/>
          <w:szCs w:val="24"/>
          <w:shd w:val="clear" w:color="auto" w:fill="FFFFFF"/>
        </w:rPr>
        <w:t xml:space="preserve"> file </w:t>
      </w:r>
      <w:r w:rsidRPr="005D7F72">
        <w:rPr>
          <w:rFonts w:ascii="Times New Roman" w:hAnsi="Times New Roman" w:cs="Times New Roman"/>
          <w:color w:val="000000" w:themeColor="text1"/>
          <w:sz w:val="24"/>
          <w:szCs w:val="24"/>
          <w:shd w:val="clear" w:color="auto" w:fill="FFFFFF"/>
        </w:rPr>
        <w:t xml:space="preserve"> </w:t>
      </w:r>
    </w:p>
    <w:p w14:paraId="352A2FCF" w14:textId="6AD23E2C" w:rsidR="00996B2C" w:rsidRPr="00996B2C" w:rsidRDefault="00996B2C" w:rsidP="00996B2C">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5D7F72">
        <w:rPr>
          <w:rFonts w:ascii="Times New Roman" w:hAnsi="Times New Roman" w:cs="Times New Roman"/>
          <w:color w:val="000000" w:themeColor="text1"/>
          <w:sz w:val="24"/>
          <w:szCs w:val="24"/>
          <w:shd w:val="clear" w:color="auto" w:fill="FFFFFF"/>
        </w:rPr>
        <w:t>B</w:t>
      </w:r>
      <w:r>
        <w:rPr>
          <w:rFonts w:ascii="Times New Roman" w:hAnsi="Times New Roman" w:cs="Times New Roman"/>
          <w:color w:val="000000" w:themeColor="text1"/>
          <w:sz w:val="24"/>
          <w:szCs w:val="24"/>
          <w:shd w:val="clear" w:color="auto" w:fill="FFFFFF"/>
        </w:rPr>
        <w:t>wa</w:t>
      </w:r>
    </w:p>
    <w:p w14:paraId="11BD7C05" w14:textId="230E656D" w:rsidR="00651EDE" w:rsidRPr="00996B2C" w:rsidRDefault="00A22B88" w:rsidP="00996B2C">
      <w:pPr>
        <w:pStyle w:val="ListParagraph"/>
        <w:numPr>
          <w:ilvl w:val="1"/>
          <w:numId w:val="31"/>
        </w:numPr>
        <w:spacing w:before="100" w:beforeAutospacing="1" w:after="0" w:line="360" w:lineRule="auto"/>
        <w:rPr>
          <w:rStyle w:val="Hyperlink"/>
          <w:rFonts w:ascii="Times New Roman" w:hAnsi="Times New Roman" w:cs="Times New Roman"/>
          <w:color w:val="000000" w:themeColor="text1"/>
          <w:sz w:val="24"/>
          <w:szCs w:val="24"/>
          <w:u w:val="none"/>
          <w:shd w:val="clear" w:color="auto" w:fill="FFFFFF"/>
        </w:rPr>
      </w:pPr>
      <w:hyperlink r:id="rId64" w:history="1">
        <w:r w:rsidR="00996B2C" w:rsidRPr="00703155">
          <w:rPr>
            <w:rStyle w:val="Hyperlink"/>
            <w:rFonts w:ascii="Times New Roman" w:hAnsi="Times New Roman" w:cs="Times New Roman"/>
            <w:sz w:val="24"/>
            <w:szCs w:val="24"/>
            <w:shd w:val="clear" w:color="auto" w:fill="FFFFFF"/>
          </w:rPr>
          <w:t>http://sysbio.rnet.missouri.edu/bdm_download/GenomeFlow/GM06990/</w:t>
        </w:r>
      </w:hyperlink>
    </w:p>
    <w:p w14:paraId="4EFD9560" w14:textId="77777777" w:rsidR="00996B2C" w:rsidRPr="005D7F72"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Download/Save the </w:t>
      </w:r>
      <w:proofErr w:type="spellStart"/>
      <w:r w:rsidRPr="00996B2C">
        <w:rPr>
          <w:rFonts w:ascii="Times New Roman" w:hAnsi="Times New Roman" w:cs="Times New Roman"/>
          <w:color w:val="000000" w:themeColor="text1"/>
          <w:sz w:val="24"/>
          <w:szCs w:val="24"/>
          <w:shd w:val="clear" w:color="auto" w:fill="FFFFFF"/>
        </w:rPr>
        <w:t>GenomeFlow_formatted.bwa.input</w:t>
      </w:r>
      <w:proofErr w:type="spellEnd"/>
      <w:r>
        <w:rPr>
          <w:rFonts w:ascii="Times New Roman" w:hAnsi="Times New Roman" w:cs="Times New Roman"/>
          <w:color w:val="000000" w:themeColor="text1"/>
          <w:sz w:val="24"/>
          <w:szCs w:val="24"/>
          <w:shd w:val="clear" w:color="auto" w:fill="FFFFFF"/>
        </w:rPr>
        <w:t xml:space="preserve"> file</w:t>
      </w:r>
    </w:p>
    <w:p w14:paraId="57C58148" w14:textId="77777777" w:rsidR="00996B2C" w:rsidRPr="00996B2C" w:rsidRDefault="00996B2C" w:rsidP="00996B2C">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54FB24C" w14:textId="77777777" w:rsidR="00651EDE" w:rsidRPr="005D7F72" w:rsidRDefault="00651EDE" w:rsidP="003E12CB">
      <w:pPr>
        <w:pStyle w:val="ListParagraph"/>
        <w:spacing w:before="100" w:beforeAutospacing="1" w:after="0" w:line="360" w:lineRule="auto"/>
        <w:rPr>
          <w:rFonts w:ascii="Times New Roman" w:hAnsi="Times New Roman" w:cs="Times New Roman"/>
          <w:sz w:val="24"/>
          <w:szCs w:val="24"/>
        </w:rPr>
      </w:pPr>
    </w:p>
    <w:p w14:paraId="71ED76FF" w14:textId="77777777" w:rsidR="003E12CB" w:rsidRPr="005D7F72" w:rsidRDefault="003E12CB" w:rsidP="003E12CB">
      <w:pPr>
        <w:pStyle w:val="Heading4"/>
      </w:pPr>
      <w:r w:rsidRPr="005D7F72">
        <w:t>Short format</w:t>
      </w:r>
    </w:p>
    <w:p w14:paraId="3DFB0867"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A whitespace separated file that contains, on each line</w:t>
      </w:r>
    </w:p>
    <w:p w14:paraId="627E2352"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C1DDAB5" w14:textId="77777777" w:rsidR="003E12CB" w:rsidRPr="005D7F72"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str</w:t>
      </w:r>
      <w:proofErr w:type="spellEnd"/>
      <w:r w:rsidRPr="005D7F72">
        <w:rPr>
          <w:rFonts w:ascii="Times New Roman" w:eastAsia="Times New Roman" w:hAnsi="Times New Roman" w:cs="Times New Roman"/>
          <w:color w:val="24292E"/>
          <w:sz w:val="24"/>
          <w:szCs w:val="24"/>
        </w:rPr>
        <w:t xml:space="preserve"> = strand (0 for forward, anything else for reverse)</w:t>
      </w:r>
    </w:p>
    <w:p w14:paraId="405C0408" w14:textId="77777777" w:rsidR="003E12CB" w:rsidRPr="005D7F72"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chr</w:t>
      </w:r>
      <w:proofErr w:type="spellEnd"/>
      <w:r w:rsidRPr="005D7F72">
        <w:rPr>
          <w:rFonts w:ascii="Times New Roman" w:eastAsia="Times New Roman" w:hAnsi="Times New Roman" w:cs="Times New Roman"/>
          <w:color w:val="24292E"/>
          <w:sz w:val="24"/>
          <w:szCs w:val="24"/>
        </w:rPr>
        <w:t xml:space="preserve"> = chromosome (must be a chromosome in the genome)</w:t>
      </w:r>
    </w:p>
    <w:p w14:paraId="25137C2D" w14:textId="77777777" w:rsidR="003E12CB" w:rsidRPr="005D7F72"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lastRenderedPageBreak/>
        <w:t>pos</w:t>
      </w:r>
      <w:proofErr w:type="spellEnd"/>
      <w:r w:rsidRPr="005D7F72">
        <w:rPr>
          <w:rFonts w:ascii="Times New Roman" w:eastAsia="Times New Roman" w:hAnsi="Times New Roman" w:cs="Times New Roman"/>
          <w:color w:val="24292E"/>
          <w:sz w:val="24"/>
          <w:szCs w:val="24"/>
        </w:rPr>
        <w:t xml:space="preserve"> = position</w:t>
      </w:r>
    </w:p>
    <w:p w14:paraId="778F98F2" w14:textId="77777777" w:rsidR="003E12CB" w:rsidRPr="005D7F72"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frag = restriction site fragment</w:t>
      </w:r>
    </w:p>
    <w:p w14:paraId="5AEB6A82" w14:textId="59EB0D11"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 xml:space="preserve">If not using the restriction site file option, </w:t>
      </w:r>
      <w:r w:rsidRPr="005723FF">
        <w:rPr>
          <w:rFonts w:ascii="Times New Roman" w:eastAsia="Times New Roman" w:hAnsi="Times New Roman" w:cs="Times New Roman"/>
          <w:i/>
          <w:color w:val="24292E"/>
          <w:sz w:val="24"/>
          <w:szCs w:val="24"/>
        </w:rPr>
        <w:t>frag</w:t>
      </w:r>
      <w:r w:rsidRPr="005D7F72">
        <w:rPr>
          <w:rFonts w:ascii="Times New Roman" w:eastAsia="Times New Roman" w:hAnsi="Times New Roman" w:cs="Times New Roman"/>
          <w:color w:val="24292E"/>
          <w:sz w:val="24"/>
          <w:szCs w:val="24"/>
        </w:rPr>
        <w:t xml:space="preserve"> will be ignored, but please see above note on dummy values. </w:t>
      </w:r>
      <w:proofErr w:type="spellStart"/>
      <w:r w:rsidR="005723FF" w:rsidRPr="005723FF">
        <w:rPr>
          <w:rFonts w:ascii="Times New Roman" w:eastAsia="Times New Roman" w:hAnsi="Times New Roman" w:cs="Times New Roman"/>
          <w:i/>
          <w:color w:val="24292E"/>
          <w:sz w:val="24"/>
          <w:szCs w:val="24"/>
        </w:rPr>
        <w:t>r</w:t>
      </w:r>
      <w:r w:rsidRPr="005723FF">
        <w:rPr>
          <w:rFonts w:ascii="Times New Roman" w:eastAsia="Times New Roman" w:hAnsi="Times New Roman" w:cs="Times New Roman"/>
          <w:i/>
          <w:color w:val="24292E"/>
          <w:sz w:val="24"/>
          <w:szCs w:val="24"/>
        </w:rPr>
        <w:t>eadname</w:t>
      </w:r>
      <w:proofErr w:type="spellEnd"/>
      <w:r w:rsidRPr="005D7F72">
        <w:rPr>
          <w:rFonts w:ascii="Times New Roman" w:eastAsia="Times New Roman" w:hAnsi="Times New Roman" w:cs="Times New Roman"/>
          <w:color w:val="24292E"/>
          <w:sz w:val="24"/>
          <w:szCs w:val="24"/>
        </w:rPr>
        <w:t xml:space="preserve"> and </w:t>
      </w:r>
      <w:r w:rsidRPr="005723FF">
        <w:rPr>
          <w:rFonts w:ascii="Times New Roman" w:eastAsia="Times New Roman" w:hAnsi="Times New Roman" w:cs="Times New Roman"/>
          <w:i/>
          <w:color w:val="24292E"/>
          <w:sz w:val="24"/>
          <w:szCs w:val="24"/>
        </w:rPr>
        <w:t xml:space="preserve">strand </w:t>
      </w:r>
      <w:r w:rsidRPr="005D7F72">
        <w:rPr>
          <w:rFonts w:ascii="Times New Roman" w:eastAsia="Times New Roman" w:hAnsi="Times New Roman" w:cs="Times New Roman"/>
          <w:color w:val="24292E"/>
          <w:sz w:val="24"/>
          <w:szCs w:val="24"/>
        </w:rPr>
        <w:t xml:space="preserve">are also not currently stored </w:t>
      </w:r>
      <w:proofErr w:type="gramStart"/>
      <w:r w:rsidRPr="005D7F72">
        <w:rPr>
          <w:rFonts w:ascii="Times New Roman" w:eastAsia="Times New Roman" w:hAnsi="Times New Roman" w:cs="Times New Roman"/>
          <w:color w:val="24292E"/>
          <w:sz w:val="24"/>
          <w:szCs w:val="24"/>
        </w:rPr>
        <w:t>within </w:t>
      </w:r>
      <w:r w:rsidRPr="005D7F72">
        <w:rPr>
          <w:rFonts w:ascii="Times New Roman" w:eastAsia="Times New Roman" w:hAnsi="Times New Roman" w:cs="Times New Roman"/>
          <w:i/>
          <w:iCs/>
          <w:color w:val="24292E"/>
          <w:sz w:val="24"/>
          <w:szCs w:val="24"/>
        </w:rPr>
        <w:t>.hic</w:t>
      </w:r>
      <w:proofErr w:type="gramEnd"/>
      <w:r w:rsidRPr="005D7F72">
        <w:rPr>
          <w:rFonts w:ascii="Times New Roman" w:eastAsia="Times New Roman" w:hAnsi="Times New Roman" w:cs="Times New Roman"/>
          <w:color w:val="24292E"/>
          <w:sz w:val="24"/>
          <w:szCs w:val="24"/>
        </w:rPr>
        <w:t> files.</w:t>
      </w:r>
    </w:p>
    <w:p w14:paraId="1461DAF7" w14:textId="77777777" w:rsidR="003E12CB" w:rsidRPr="005D7F72" w:rsidRDefault="003E12CB" w:rsidP="003E12CB">
      <w:pPr>
        <w:pStyle w:val="Heading4"/>
      </w:pPr>
      <w:r w:rsidRPr="005D7F72">
        <w:t>Short with score format</w:t>
      </w:r>
    </w:p>
    <w:p w14:paraId="0919F220" w14:textId="79D82EAA"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This format is useful for reading in already processed files, e.g. those that have been already binned and/or normalized</w:t>
      </w:r>
      <w:r w:rsidR="005723FF">
        <w:rPr>
          <w:rFonts w:ascii="Times New Roman" w:eastAsia="Times New Roman" w:hAnsi="Times New Roman" w:cs="Times New Roman"/>
          <w:color w:val="24292E"/>
          <w:sz w:val="24"/>
          <w:szCs w:val="24"/>
        </w:rPr>
        <w:t>.</w:t>
      </w:r>
      <w:r w:rsidRPr="005D7F72">
        <w:rPr>
          <w:rFonts w:ascii="Times New Roman" w:eastAsia="Times New Roman" w:hAnsi="Times New Roman" w:cs="Times New Roman"/>
          <w:color w:val="24292E"/>
          <w:sz w:val="24"/>
          <w:szCs w:val="24"/>
        </w:rPr>
        <w:t xml:space="preserve"> </w:t>
      </w:r>
      <w:r w:rsidR="005723FF">
        <w:rPr>
          <w:rFonts w:ascii="Times New Roman" w:eastAsia="Times New Roman" w:hAnsi="Times New Roman" w:cs="Times New Roman"/>
          <w:color w:val="24292E"/>
          <w:sz w:val="24"/>
          <w:szCs w:val="24"/>
        </w:rPr>
        <w:t>T</w:t>
      </w:r>
      <w:r w:rsidRPr="005D7F72">
        <w:rPr>
          <w:rFonts w:ascii="Times New Roman" w:eastAsia="Times New Roman" w:hAnsi="Times New Roman" w:cs="Times New Roman"/>
          <w:color w:val="24292E"/>
          <w:sz w:val="24"/>
          <w:szCs w:val="24"/>
        </w:rPr>
        <w:t xml:space="preserve">his format can be easily used in conjunction with the -r flag to create </w:t>
      </w:r>
      <w:proofErr w:type="gramStart"/>
      <w:r w:rsidRPr="005D7F72">
        <w:rPr>
          <w:rFonts w:ascii="Times New Roman" w:eastAsia="Times New Roman" w:hAnsi="Times New Roman" w:cs="Times New Roman"/>
          <w:color w:val="24292E"/>
          <w:sz w:val="24"/>
          <w:szCs w:val="24"/>
        </w:rPr>
        <w:t>a </w:t>
      </w:r>
      <w:r w:rsidRPr="005D7F72">
        <w:rPr>
          <w:rFonts w:ascii="Times New Roman" w:eastAsia="Times New Roman" w:hAnsi="Times New Roman" w:cs="Times New Roman"/>
          <w:i/>
          <w:iCs/>
          <w:color w:val="24292E"/>
          <w:sz w:val="24"/>
          <w:szCs w:val="24"/>
        </w:rPr>
        <w:t>.hic</w:t>
      </w:r>
      <w:proofErr w:type="gramEnd"/>
      <w:r w:rsidRPr="005D7F72">
        <w:rPr>
          <w:rFonts w:ascii="Times New Roman" w:eastAsia="Times New Roman" w:hAnsi="Times New Roman" w:cs="Times New Roman"/>
          <w:i/>
          <w:iCs/>
          <w:color w:val="24292E"/>
          <w:sz w:val="24"/>
          <w:szCs w:val="24"/>
        </w:rPr>
        <w:t xml:space="preserve"> </w:t>
      </w:r>
      <w:r w:rsidRPr="005D7F72">
        <w:rPr>
          <w:rFonts w:ascii="Times New Roman" w:eastAsia="Times New Roman" w:hAnsi="Times New Roman" w:cs="Times New Roman"/>
          <w:color w:val="24292E"/>
          <w:sz w:val="24"/>
          <w:szCs w:val="24"/>
        </w:rPr>
        <w:t>file that contains a single resolution.</w:t>
      </w:r>
    </w:p>
    <w:p w14:paraId="436A7889"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A whitespace separated file that contains, on each line</w:t>
      </w:r>
    </w:p>
    <w:p w14:paraId="669F0179"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&lt;str1&gt; &lt;chr1&gt; &lt;pos1&gt; &lt;frag1&gt; &lt;str2&gt; &lt;chr2&gt; &lt;pos2&gt; &lt;frag2&gt; &lt;score&gt;</w:t>
      </w:r>
    </w:p>
    <w:p w14:paraId="7D0879C3" w14:textId="77777777" w:rsidR="003E12CB" w:rsidRPr="005D7F72"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str</w:t>
      </w:r>
      <w:proofErr w:type="spellEnd"/>
      <w:r w:rsidRPr="005D7F72">
        <w:rPr>
          <w:rFonts w:ascii="Times New Roman" w:eastAsia="Times New Roman" w:hAnsi="Times New Roman" w:cs="Times New Roman"/>
          <w:color w:val="24292E"/>
          <w:sz w:val="24"/>
          <w:szCs w:val="24"/>
        </w:rPr>
        <w:t xml:space="preserve"> = strand (0 for forward, anything else for reverse)</w:t>
      </w:r>
    </w:p>
    <w:p w14:paraId="493422E1" w14:textId="77777777" w:rsidR="003E12CB" w:rsidRPr="005D7F72"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chr</w:t>
      </w:r>
      <w:proofErr w:type="spellEnd"/>
      <w:r w:rsidRPr="005D7F72">
        <w:rPr>
          <w:rFonts w:ascii="Times New Roman" w:eastAsia="Times New Roman" w:hAnsi="Times New Roman" w:cs="Times New Roman"/>
          <w:color w:val="24292E"/>
          <w:sz w:val="24"/>
          <w:szCs w:val="24"/>
        </w:rPr>
        <w:t xml:space="preserve"> = chromosome (must be a chromosome in the genome)</w:t>
      </w:r>
    </w:p>
    <w:p w14:paraId="702AE116" w14:textId="77777777" w:rsidR="003E12CB" w:rsidRPr="005D7F72"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pos</w:t>
      </w:r>
      <w:proofErr w:type="spellEnd"/>
      <w:r w:rsidRPr="005D7F72">
        <w:rPr>
          <w:rFonts w:ascii="Times New Roman" w:eastAsia="Times New Roman" w:hAnsi="Times New Roman" w:cs="Times New Roman"/>
          <w:color w:val="24292E"/>
          <w:sz w:val="24"/>
          <w:szCs w:val="24"/>
        </w:rPr>
        <w:t xml:space="preserve"> = position</w:t>
      </w:r>
    </w:p>
    <w:p w14:paraId="3809F08B" w14:textId="77777777" w:rsidR="003E12CB" w:rsidRPr="005D7F72"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frag = restriction site fragment</w:t>
      </w:r>
    </w:p>
    <w:p w14:paraId="705DDF88" w14:textId="77777777" w:rsidR="003E12CB" w:rsidRPr="005D7F72"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score = the score imputed to this read</w:t>
      </w:r>
    </w:p>
    <w:p w14:paraId="5C5558D8" w14:textId="77777777" w:rsidR="003E12CB" w:rsidRPr="005D7F72" w:rsidRDefault="003E12CB" w:rsidP="003E12CB">
      <w:pPr>
        <w:spacing w:before="100" w:beforeAutospacing="1" w:after="0" w:line="360" w:lineRule="auto"/>
        <w:ind w:left="1080"/>
        <w:rPr>
          <w:rFonts w:ascii="Times New Roman" w:hAnsi="Times New Roman" w:cs="Times New Roman"/>
          <w:b/>
          <w:sz w:val="24"/>
          <w:szCs w:val="24"/>
        </w:rPr>
      </w:pPr>
      <w:r w:rsidRPr="005D7F72">
        <w:rPr>
          <w:rFonts w:ascii="Times New Roman" w:eastAsia="Times New Roman" w:hAnsi="Times New Roman" w:cs="Times New Roman"/>
          <w:color w:val="24292E"/>
          <w:sz w:val="24"/>
          <w:szCs w:val="24"/>
        </w:rPr>
        <w:t xml:space="preserve">If not using the restriction site file option, </w:t>
      </w:r>
      <w:r w:rsidRPr="005723FF">
        <w:rPr>
          <w:rFonts w:ascii="Times New Roman" w:eastAsia="Times New Roman" w:hAnsi="Times New Roman" w:cs="Times New Roman"/>
          <w:i/>
          <w:color w:val="24292E"/>
          <w:sz w:val="24"/>
          <w:szCs w:val="24"/>
        </w:rPr>
        <w:t>frag</w:t>
      </w:r>
      <w:r w:rsidRPr="005D7F72">
        <w:rPr>
          <w:rFonts w:ascii="Times New Roman" w:eastAsia="Times New Roman" w:hAnsi="Times New Roman" w:cs="Times New Roman"/>
          <w:color w:val="24292E"/>
          <w:sz w:val="24"/>
          <w:szCs w:val="24"/>
        </w:rPr>
        <w:t xml:space="preserve"> will be ignored, but please see above note on dummy values.</w:t>
      </w:r>
      <w:r w:rsidRPr="005723FF">
        <w:rPr>
          <w:rFonts w:ascii="Times New Roman" w:eastAsia="Times New Roman" w:hAnsi="Times New Roman" w:cs="Times New Roman"/>
          <w:i/>
          <w:color w:val="24292E"/>
          <w:sz w:val="24"/>
          <w:szCs w:val="24"/>
        </w:rPr>
        <w:t xml:space="preserve"> </w:t>
      </w:r>
      <w:proofErr w:type="spellStart"/>
      <w:r w:rsidRPr="005723FF">
        <w:rPr>
          <w:rFonts w:ascii="Times New Roman" w:eastAsia="Times New Roman" w:hAnsi="Times New Roman" w:cs="Times New Roman"/>
          <w:i/>
          <w:color w:val="24292E"/>
          <w:sz w:val="24"/>
          <w:szCs w:val="24"/>
        </w:rPr>
        <w:t>readname</w:t>
      </w:r>
      <w:proofErr w:type="spellEnd"/>
      <w:r w:rsidRPr="005D7F72">
        <w:rPr>
          <w:rFonts w:ascii="Times New Roman" w:eastAsia="Times New Roman" w:hAnsi="Times New Roman" w:cs="Times New Roman"/>
          <w:color w:val="24292E"/>
          <w:sz w:val="24"/>
          <w:szCs w:val="24"/>
        </w:rPr>
        <w:t xml:space="preserve"> and </w:t>
      </w:r>
      <w:r w:rsidRPr="005723FF">
        <w:rPr>
          <w:rFonts w:ascii="Times New Roman" w:eastAsia="Times New Roman" w:hAnsi="Times New Roman" w:cs="Times New Roman"/>
          <w:i/>
          <w:color w:val="24292E"/>
          <w:sz w:val="24"/>
          <w:szCs w:val="24"/>
        </w:rPr>
        <w:t>strand</w:t>
      </w:r>
      <w:r w:rsidRPr="005D7F72">
        <w:rPr>
          <w:rFonts w:ascii="Times New Roman" w:eastAsia="Times New Roman" w:hAnsi="Times New Roman" w:cs="Times New Roman"/>
          <w:color w:val="24292E"/>
          <w:sz w:val="24"/>
          <w:szCs w:val="24"/>
        </w:rPr>
        <w:t xml:space="preserve"> are also not currently stored </w:t>
      </w:r>
      <w:proofErr w:type="gramStart"/>
      <w:r w:rsidRPr="005D7F72">
        <w:rPr>
          <w:rFonts w:ascii="Times New Roman" w:eastAsia="Times New Roman" w:hAnsi="Times New Roman" w:cs="Times New Roman"/>
          <w:color w:val="24292E"/>
          <w:sz w:val="24"/>
          <w:szCs w:val="24"/>
        </w:rPr>
        <w:t>within </w:t>
      </w:r>
      <w:r w:rsidRPr="005D7F72">
        <w:rPr>
          <w:rFonts w:ascii="Times New Roman" w:eastAsia="Times New Roman" w:hAnsi="Times New Roman" w:cs="Times New Roman"/>
          <w:i/>
          <w:iCs/>
          <w:color w:val="24292E"/>
          <w:sz w:val="24"/>
          <w:szCs w:val="24"/>
        </w:rPr>
        <w:t>.hic</w:t>
      </w:r>
      <w:proofErr w:type="gramEnd"/>
      <w:r w:rsidRPr="005D7F72">
        <w:rPr>
          <w:rFonts w:ascii="Times New Roman" w:eastAsia="Times New Roman" w:hAnsi="Times New Roman" w:cs="Times New Roman"/>
          <w:color w:val="24292E"/>
          <w:sz w:val="24"/>
          <w:szCs w:val="24"/>
        </w:rPr>
        <w:t> files.</w:t>
      </w:r>
    </w:p>
    <w:p w14:paraId="513E3ACC" w14:textId="77777777" w:rsidR="003E12CB" w:rsidRPr="005D7F72" w:rsidRDefault="003E12CB" w:rsidP="003E12CB">
      <w:pPr>
        <w:pStyle w:val="Heading4"/>
      </w:pPr>
      <w:bookmarkStart w:id="82" w:name="MediumFormat"/>
      <w:bookmarkEnd w:id="82"/>
      <w:r w:rsidRPr="005D7F72">
        <w:t xml:space="preserve">Medium format </w:t>
      </w:r>
    </w:p>
    <w:p w14:paraId="5B628644"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A whitespace separated file that contains, on each line</w:t>
      </w:r>
    </w:p>
    <w:p w14:paraId="6DC5B697"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&lt;</w:t>
      </w:r>
      <w:proofErr w:type="spellStart"/>
      <w:r w:rsidRPr="005D7F72">
        <w:rPr>
          <w:rFonts w:ascii="Times New Roman" w:eastAsia="Times New Roman" w:hAnsi="Times New Roman" w:cs="Times New Roman"/>
          <w:color w:val="24292E"/>
          <w:sz w:val="24"/>
          <w:szCs w:val="24"/>
          <w:bdr w:val="none" w:sz="0" w:space="0" w:color="auto" w:frame="1"/>
        </w:rPr>
        <w:t>readname</w:t>
      </w:r>
      <w:proofErr w:type="spellEnd"/>
      <w:r w:rsidRPr="005D7F72">
        <w:rPr>
          <w:rFonts w:ascii="Times New Roman" w:eastAsia="Times New Roman" w:hAnsi="Times New Roman" w:cs="Times New Roman"/>
          <w:color w:val="24292E"/>
          <w:sz w:val="24"/>
          <w:szCs w:val="24"/>
          <w:bdr w:val="none" w:sz="0" w:space="0" w:color="auto" w:frame="1"/>
        </w:rPr>
        <w:t>&gt; &lt;str1&gt; &lt;chr1&gt; &lt;pos1&gt; &lt;frag1&gt; &lt;str2&gt; &lt;chr2&gt; &lt;pos2&gt; &lt;frag2&gt; &lt;mapq1&gt; &lt;mapq2&gt;</w:t>
      </w:r>
    </w:p>
    <w:p w14:paraId="54FAC188" w14:textId="77777777" w:rsidR="003E12CB" w:rsidRPr="005D7F72"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str</w:t>
      </w:r>
      <w:proofErr w:type="spellEnd"/>
      <w:r w:rsidRPr="005D7F72">
        <w:rPr>
          <w:rFonts w:ascii="Times New Roman" w:eastAsia="Times New Roman" w:hAnsi="Times New Roman" w:cs="Times New Roman"/>
          <w:color w:val="24292E"/>
          <w:sz w:val="24"/>
          <w:szCs w:val="24"/>
        </w:rPr>
        <w:t xml:space="preserve"> = strand (0 for forward, anything else for reverse)</w:t>
      </w:r>
    </w:p>
    <w:p w14:paraId="32DF4FDB" w14:textId="77777777" w:rsidR="003E12CB" w:rsidRPr="005D7F72"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chr</w:t>
      </w:r>
      <w:proofErr w:type="spellEnd"/>
      <w:r w:rsidRPr="005D7F72">
        <w:rPr>
          <w:rFonts w:ascii="Times New Roman" w:eastAsia="Times New Roman" w:hAnsi="Times New Roman" w:cs="Times New Roman"/>
          <w:color w:val="24292E"/>
          <w:sz w:val="24"/>
          <w:szCs w:val="24"/>
        </w:rPr>
        <w:t xml:space="preserve"> = chromosome (must be a chromosome in the genome)</w:t>
      </w:r>
    </w:p>
    <w:p w14:paraId="3C07490B" w14:textId="77777777" w:rsidR="003E12CB" w:rsidRPr="005D7F72"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pos</w:t>
      </w:r>
      <w:proofErr w:type="spellEnd"/>
      <w:r w:rsidRPr="005D7F72">
        <w:rPr>
          <w:rFonts w:ascii="Times New Roman" w:eastAsia="Times New Roman" w:hAnsi="Times New Roman" w:cs="Times New Roman"/>
          <w:color w:val="24292E"/>
          <w:sz w:val="24"/>
          <w:szCs w:val="24"/>
        </w:rPr>
        <w:t xml:space="preserve"> = position</w:t>
      </w:r>
    </w:p>
    <w:p w14:paraId="7E8A0595" w14:textId="77777777" w:rsidR="003E12CB" w:rsidRPr="005D7F72"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lastRenderedPageBreak/>
        <w:t>frag = restriction site fragment</w:t>
      </w:r>
    </w:p>
    <w:p w14:paraId="10051620" w14:textId="77777777" w:rsidR="003E12CB" w:rsidRPr="005D7F72"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mapq</w:t>
      </w:r>
      <w:proofErr w:type="spellEnd"/>
      <w:r w:rsidRPr="005D7F72">
        <w:rPr>
          <w:rFonts w:ascii="Times New Roman" w:eastAsia="Times New Roman" w:hAnsi="Times New Roman" w:cs="Times New Roman"/>
          <w:color w:val="24292E"/>
          <w:sz w:val="24"/>
          <w:szCs w:val="24"/>
        </w:rPr>
        <w:t xml:space="preserve"> = mapping quality score</w:t>
      </w:r>
    </w:p>
    <w:p w14:paraId="2E2E79CE"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 xml:space="preserve">If not using the restriction site file option, </w:t>
      </w:r>
      <w:r w:rsidRPr="008E0A58">
        <w:rPr>
          <w:rFonts w:ascii="Times New Roman" w:eastAsia="Times New Roman" w:hAnsi="Times New Roman" w:cs="Times New Roman"/>
          <w:i/>
          <w:color w:val="24292E"/>
          <w:sz w:val="24"/>
          <w:szCs w:val="24"/>
        </w:rPr>
        <w:t>frag</w:t>
      </w:r>
      <w:r w:rsidRPr="005D7F72">
        <w:rPr>
          <w:rFonts w:ascii="Times New Roman" w:eastAsia="Times New Roman" w:hAnsi="Times New Roman" w:cs="Times New Roman"/>
          <w:color w:val="24292E"/>
          <w:sz w:val="24"/>
          <w:szCs w:val="24"/>
        </w:rPr>
        <w:t xml:space="preserve"> will be ignored, but please see above note on </w:t>
      </w:r>
      <w:r w:rsidRPr="005C40D3">
        <w:rPr>
          <w:rFonts w:ascii="Times New Roman" w:eastAsia="Times New Roman" w:hAnsi="Times New Roman" w:cs="Times New Roman"/>
          <w:color w:val="24292E"/>
          <w:sz w:val="24"/>
          <w:szCs w:val="24"/>
        </w:rPr>
        <w:t>dummy values.</w:t>
      </w:r>
      <w:r w:rsidRPr="005D7F72">
        <w:rPr>
          <w:rFonts w:ascii="Times New Roman" w:eastAsia="Times New Roman" w:hAnsi="Times New Roman" w:cs="Times New Roman"/>
          <w:color w:val="24292E"/>
          <w:sz w:val="24"/>
          <w:szCs w:val="24"/>
        </w:rPr>
        <w:t xml:space="preserve"> If not using mapping quality filter, </w:t>
      </w:r>
      <w:proofErr w:type="spellStart"/>
      <w:r w:rsidRPr="008E0A58">
        <w:rPr>
          <w:rFonts w:ascii="Times New Roman" w:eastAsia="Times New Roman" w:hAnsi="Times New Roman" w:cs="Times New Roman"/>
          <w:i/>
          <w:color w:val="24292E"/>
          <w:sz w:val="24"/>
          <w:szCs w:val="24"/>
        </w:rPr>
        <w:t>mapq</w:t>
      </w:r>
      <w:proofErr w:type="spellEnd"/>
      <w:r w:rsidRPr="005D7F72">
        <w:rPr>
          <w:rFonts w:ascii="Times New Roman" w:eastAsia="Times New Roman" w:hAnsi="Times New Roman" w:cs="Times New Roman"/>
          <w:color w:val="24292E"/>
          <w:sz w:val="24"/>
          <w:szCs w:val="24"/>
        </w:rPr>
        <w:t xml:space="preserve"> will be ignored. </w:t>
      </w:r>
      <w:proofErr w:type="spellStart"/>
      <w:r w:rsidRPr="008E0A58">
        <w:rPr>
          <w:rFonts w:ascii="Times New Roman" w:eastAsia="Times New Roman" w:hAnsi="Times New Roman" w:cs="Times New Roman"/>
          <w:i/>
          <w:color w:val="24292E"/>
          <w:sz w:val="24"/>
          <w:szCs w:val="24"/>
        </w:rPr>
        <w:t>readname</w:t>
      </w:r>
      <w:proofErr w:type="spellEnd"/>
      <w:r w:rsidRPr="005D7F72">
        <w:rPr>
          <w:rFonts w:ascii="Times New Roman" w:eastAsia="Times New Roman" w:hAnsi="Times New Roman" w:cs="Times New Roman"/>
          <w:color w:val="24292E"/>
          <w:sz w:val="24"/>
          <w:szCs w:val="24"/>
        </w:rPr>
        <w:t xml:space="preserve"> and </w:t>
      </w:r>
      <w:r w:rsidRPr="008E0A58">
        <w:rPr>
          <w:rFonts w:ascii="Times New Roman" w:eastAsia="Times New Roman" w:hAnsi="Times New Roman" w:cs="Times New Roman"/>
          <w:i/>
          <w:color w:val="24292E"/>
          <w:sz w:val="24"/>
          <w:szCs w:val="24"/>
        </w:rPr>
        <w:t>strand</w:t>
      </w:r>
      <w:r w:rsidRPr="005D7F72">
        <w:rPr>
          <w:rFonts w:ascii="Times New Roman" w:eastAsia="Times New Roman" w:hAnsi="Times New Roman" w:cs="Times New Roman"/>
          <w:color w:val="24292E"/>
          <w:sz w:val="24"/>
          <w:szCs w:val="24"/>
        </w:rPr>
        <w:t xml:space="preserve"> are also not currently stored </w:t>
      </w:r>
      <w:proofErr w:type="gramStart"/>
      <w:r w:rsidRPr="005D7F72">
        <w:rPr>
          <w:rFonts w:ascii="Times New Roman" w:eastAsia="Times New Roman" w:hAnsi="Times New Roman" w:cs="Times New Roman"/>
          <w:color w:val="24292E"/>
          <w:sz w:val="24"/>
          <w:szCs w:val="24"/>
        </w:rPr>
        <w:t>within .hic</w:t>
      </w:r>
      <w:proofErr w:type="gramEnd"/>
      <w:r w:rsidRPr="005D7F72">
        <w:rPr>
          <w:rFonts w:ascii="Times New Roman" w:eastAsia="Times New Roman" w:hAnsi="Times New Roman" w:cs="Times New Roman"/>
          <w:color w:val="24292E"/>
          <w:sz w:val="24"/>
          <w:szCs w:val="24"/>
        </w:rPr>
        <w:t xml:space="preserve"> files.</w:t>
      </w:r>
    </w:p>
    <w:p w14:paraId="4803A5CF" w14:textId="77777777" w:rsidR="003E12CB" w:rsidRPr="005D7F72" w:rsidRDefault="003E12CB" w:rsidP="003E12CB">
      <w:pPr>
        <w:pStyle w:val="Heading4"/>
      </w:pPr>
      <w:r w:rsidRPr="005D7F72">
        <w:t>Long format</w:t>
      </w:r>
    </w:p>
    <w:p w14:paraId="4EFCC519"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The long format is used by </w:t>
      </w:r>
      <w:hyperlink r:id="rId65" w:history="1">
        <w:r w:rsidRPr="005D7F72">
          <w:rPr>
            <w:rFonts w:ascii="Times New Roman" w:eastAsia="Times New Roman" w:hAnsi="Times New Roman" w:cs="Times New Roman"/>
            <w:color w:val="0366D6"/>
            <w:sz w:val="24"/>
            <w:szCs w:val="24"/>
            <w:u w:val="single"/>
          </w:rPr>
          <w:t>Juicer</w:t>
        </w:r>
      </w:hyperlink>
      <w:r w:rsidRPr="005D7F72">
        <w:rPr>
          <w:rFonts w:ascii="Times New Roman" w:eastAsia="Times New Roman" w:hAnsi="Times New Roman" w:cs="Times New Roman"/>
          <w:color w:val="24292E"/>
          <w:sz w:val="24"/>
          <w:szCs w:val="24"/>
        </w:rPr>
        <w:t> and takes in directly the </w:t>
      </w:r>
      <w:r w:rsidRPr="005D7F72">
        <w:rPr>
          <w:rFonts w:ascii="Times New Roman" w:eastAsia="Times New Roman" w:hAnsi="Times New Roman" w:cs="Times New Roman"/>
          <w:i/>
          <w:iCs/>
          <w:color w:val="24292E"/>
          <w:sz w:val="24"/>
          <w:szCs w:val="24"/>
        </w:rPr>
        <w:t>merged_nodups.txt</w:t>
      </w:r>
      <w:r w:rsidRPr="005D7F72">
        <w:rPr>
          <w:rFonts w:ascii="Times New Roman" w:eastAsia="Times New Roman" w:hAnsi="Times New Roman" w:cs="Times New Roman"/>
          <w:color w:val="24292E"/>
          <w:sz w:val="24"/>
          <w:szCs w:val="24"/>
        </w:rPr>
        <w:t> file.</w:t>
      </w:r>
    </w:p>
    <w:p w14:paraId="5222342F"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A whitespace separated file that contains, on each line</w:t>
      </w:r>
    </w:p>
    <w:p w14:paraId="0538E2B1"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&lt;str1&gt; &lt;chr1&gt; &lt;pos1&gt; &lt;frag1&gt; &lt;str2&gt; &lt;chr2&gt; &lt;pos2&gt; &lt;frag2&gt; &lt;mapq1&gt; &lt;cigar1&gt; &lt;sequence1&gt; &lt;mapq2&gt; &lt;cigar2&gt; &lt;sequence2&gt; &lt;readname1&gt; &lt;readname2&gt;</w:t>
      </w:r>
    </w:p>
    <w:p w14:paraId="725D5E30"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str</w:t>
      </w:r>
      <w:proofErr w:type="spellEnd"/>
      <w:r w:rsidRPr="005D7F72">
        <w:rPr>
          <w:rFonts w:ascii="Times New Roman" w:eastAsia="Times New Roman" w:hAnsi="Times New Roman" w:cs="Times New Roman"/>
          <w:color w:val="24292E"/>
          <w:sz w:val="24"/>
          <w:szCs w:val="24"/>
        </w:rPr>
        <w:t xml:space="preserve"> = strand (0 for forward, anything else for reverse)</w:t>
      </w:r>
    </w:p>
    <w:p w14:paraId="02F358FE"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chr</w:t>
      </w:r>
      <w:proofErr w:type="spellEnd"/>
      <w:r w:rsidRPr="005D7F72">
        <w:rPr>
          <w:rFonts w:ascii="Times New Roman" w:eastAsia="Times New Roman" w:hAnsi="Times New Roman" w:cs="Times New Roman"/>
          <w:color w:val="24292E"/>
          <w:sz w:val="24"/>
          <w:szCs w:val="24"/>
        </w:rPr>
        <w:t xml:space="preserve"> = chromosome (must be a chromosome in the genome)</w:t>
      </w:r>
    </w:p>
    <w:p w14:paraId="4CA9BDFF"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pos</w:t>
      </w:r>
      <w:proofErr w:type="spellEnd"/>
      <w:r w:rsidRPr="005D7F72">
        <w:rPr>
          <w:rFonts w:ascii="Times New Roman" w:eastAsia="Times New Roman" w:hAnsi="Times New Roman" w:cs="Times New Roman"/>
          <w:color w:val="24292E"/>
          <w:sz w:val="24"/>
          <w:szCs w:val="24"/>
        </w:rPr>
        <w:t xml:space="preserve"> = position</w:t>
      </w:r>
    </w:p>
    <w:p w14:paraId="26EAC28C"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frag = restriction site fragment</w:t>
      </w:r>
    </w:p>
    <w:p w14:paraId="17363659"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5D7F72">
        <w:rPr>
          <w:rFonts w:ascii="Times New Roman" w:eastAsia="Times New Roman" w:hAnsi="Times New Roman" w:cs="Times New Roman"/>
          <w:color w:val="24292E"/>
          <w:sz w:val="24"/>
          <w:szCs w:val="24"/>
        </w:rPr>
        <w:t>mapq</w:t>
      </w:r>
      <w:proofErr w:type="spellEnd"/>
      <w:r w:rsidRPr="005D7F72">
        <w:rPr>
          <w:rFonts w:ascii="Times New Roman" w:eastAsia="Times New Roman" w:hAnsi="Times New Roman" w:cs="Times New Roman"/>
          <w:color w:val="24292E"/>
          <w:sz w:val="24"/>
          <w:szCs w:val="24"/>
        </w:rPr>
        <w:t xml:space="preserve"> = mapping quality score</w:t>
      </w:r>
    </w:p>
    <w:p w14:paraId="15CFC4BC"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cigar = cigar string as reported by aligner</w:t>
      </w:r>
    </w:p>
    <w:p w14:paraId="5EBB0FF3" w14:textId="77777777" w:rsidR="003E12CB" w:rsidRPr="005D7F72"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sequence = DNA sequence</w:t>
      </w:r>
    </w:p>
    <w:p w14:paraId="495FCB32"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 xml:space="preserve">If not using the restriction site file option, </w:t>
      </w:r>
      <w:r w:rsidRPr="00344BE3">
        <w:rPr>
          <w:rFonts w:ascii="Times New Roman" w:eastAsia="Times New Roman" w:hAnsi="Times New Roman" w:cs="Times New Roman"/>
          <w:i/>
          <w:color w:val="24292E"/>
          <w:sz w:val="24"/>
          <w:szCs w:val="24"/>
        </w:rPr>
        <w:t>frag</w:t>
      </w:r>
      <w:r w:rsidRPr="005D7F72">
        <w:rPr>
          <w:rFonts w:ascii="Times New Roman" w:eastAsia="Times New Roman" w:hAnsi="Times New Roman" w:cs="Times New Roman"/>
          <w:color w:val="24292E"/>
          <w:sz w:val="24"/>
          <w:szCs w:val="24"/>
        </w:rPr>
        <w:t xml:space="preserve"> will be ignored, but please see above note on </w:t>
      </w:r>
      <w:r w:rsidRPr="00D543C6">
        <w:rPr>
          <w:rFonts w:ascii="Times New Roman" w:eastAsia="Times New Roman" w:hAnsi="Times New Roman" w:cs="Times New Roman"/>
          <w:color w:val="24292E"/>
          <w:sz w:val="24"/>
          <w:szCs w:val="24"/>
        </w:rPr>
        <w:t>dummy values.</w:t>
      </w:r>
      <w:r w:rsidRPr="005D7F72">
        <w:rPr>
          <w:rFonts w:ascii="Times New Roman" w:eastAsia="Times New Roman" w:hAnsi="Times New Roman" w:cs="Times New Roman"/>
          <w:color w:val="24292E"/>
          <w:sz w:val="24"/>
          <w:szCs w:val="24"/>
        </w:rPr>
        <w:t xml:space="preserve"> If not using mapping quality filter, </w:t>
      </w:r>
      <w:proofErr w:type="spellStart"/>
      <w:r w:rsidRPr="00EF02C4">
        <w:rPr>
          <w:rFonts w:ascii="Times New Roman" w:eastAsia="Times New Roman" w:hAnsi="Times New Roman" w:cs="Times New Roman"/>
          <w:i/>
          <w:color w:val="24292E"/>
          <w:sz w:val="24"/>
          <w:szCs w:val="24"/>
        </w:rPr>
        <w:t>mapq</w:t>
      </w:r>
      <w:proofErr w:type="spellEnd"/>
      <w:r w:rsidRPr="005D7F72">
        <w:rPr>
          <w:rFonts w:ascii="Times New Roman" w:eastAsia="Times New Roman" w:hAnsi="Times New Roman" w:cs="Times New Roman"/>
          <w:color w:val="24292E"/>
          <w:sz w:val="24"/>
          <w:szCs w:val="24"/>
        </w:rPr>
        <w:t xml:space="preserve"> will be ignored. </w:t>
      </w:r>
      <w:proofErr w:type="spellStart"/>
      <w:r w:rsidRPr="00EF02C4">
        <w:rPr>
          <w:rFonts w:ascii="Times New Roman" w:eastAsia="Times New Roman" w:hAnsi="Times New Roman" w:cs="Times New Roman"/>
          <w:i/>
          <w:color w:val="24292E"/>
          <w:sz w:val="24"/>
          <w:szCs w:val="24"/>
        </w:rPr>
        <w:t>readname</w:t>
      </w:r>
      <w:proofErr w:type="spellEnd"/>
      <w:r w:rsidRPr="00EF02C4">
        <w:rPr>
          <w:rFonts w:ascii="Times New Roman" w:eastAsia="Times New Roman" w:hAnsi="Times New Roman" w:cs="Times New Roman"/>
          <w:i/>
          <w:color w:val="24292E"/>
          <w:sz w:val="24"/>
          <w:szCs w:val="24"/>
        </w:rPr>
        <w:t>,</w:t>
      </w:r>
      <w:r w:rsidRPr="005D7F72">
        <w:rPr>
          <w:rFonts w:ascii="Times New Roman" w:eastAsia="Times New Roman" w:hAnsi="Times New Roman" w:cs="Times New Roman"/>
          <w:color w:val="24292E"/>
          <w:sz w:val="24"/>
          <w:szCs w:val="24"/>
        </w:rPr>
        <w:t xml:space="preserve"> </w:t>
      </w:r>
      <w:r w:rsidRPr="00EF02C4">
        <w:rPr>
          <w:rFonts w:ascii="Times New Roman" w:eastAsia="Times New Roman" w:hAnsi="Times New Roman" w:cs="Times New Roman"/>
          <w:i/>
          <w:color w:val="24292E"/>
          <w:sz w:val="24"/>
          <w:szCs w:val="24"/>
        </w:rPr>
        <w:t>strand</w:t>
      </w:r>
      <w:r w:rsidRPr="005D7F72">
        <w:rPr>
          <w:rFonts w:ascii="Times New Roman" w:eastAsia="Times New Roman" w:hAnsi="Times New Roman" w:cs="Times New Roman"/>
          <w:color w:val="24292E"/>
          <w:sz w:val="24"/>
          <w:szCs w:val="24"/>
        </w:rPr>
        <w:t xml:space="preserve">, </w:t>
      </w:r>
      <w:r w:rsidRPr="00EF02C4">
        <w:rPr>
          <w:rFonts w:ascii="Times New Roman" w:eastAsia="Times New Roman" w:hAnsi="Times New Roman" w:cs="Times New Roman"/>
          <w:i/>
          <w:color w:val="24292E"/>
          <w:sz w:val="24"/>
          <w:szCs w:val="24"/>
        </w:rPr>
        <w:t>cigar</w:t>
      </w:r>
      <w:r w:rsidRPr="005D7F72">
        <w:rPr>
          <w:rFonts w:ascii="Times New Roman" w:eastAsia="Times New Roman" w:hAnsi="Times New Roman" w:cs="Times New Roman"/>
          <w:color w:val="24292E"/>
          <w:sz w:val="24"/>
          <w:szCs w:val="24"/>
        </w:rPr>
        <w:t xml:space="preserve">, and </w:t>
      </w:r>
      <w:r w:rsidRPr="00EF02C4">
        <w:rPr>
          <w:rFonts w:ascii="Times New Roman" w:eastAsia="Times New Roman" w:hAnsi="Times New Roman" w:cs="Times New Roman"/>
          <w:i/>
          <w:color w:val="24292E"/>
          <w:sz w:val="24"/>
          <w:szCs w:val="24"/>
        </w:rPr>
        <w:t xml:space="preserve">sequence </w:t>
      </w:r>
      <w:r w:rsidRPr="005D7F72">
        <w:rPr>
          <w:rFonts w:ascii="Times New Roman" w:eastAsia="Times New Roman" w:hAnsi="Times New Roman" w:cs="Times New Roman"/>
          <w:color w:val="24292E"/>
          <w:sz w:val="24"/>
          <w:szCs w:val="24"/>
        </w:rPr>
        <w:t xml:space="preserve">are also not currently stored </w:t>
      </w:r>
      <w:proofErr w:type="gramStart"/>
      <w:r w:rsidRPr="005D7F72">
        <w:rPr>
          <w:rFonts w:ascii="Times New Roman" w:eastAsia="Times New Roman" w:hAnsi="Times New Roman" w:cs="Times New Roman"/>
          <w:color w:val="24292E"/>
          <w:sz w:val="24"/>
          <w:szCs w:val="24"/>
        </w:rPr>
        <w:t>within </w:t>
      </w:r>
      <w:r w:rsidRPr="005D7F72">
        <w:rPr>
          <w:rFonts w:ascii="Times New Roman" w:eastAsia="Times New Roman" w:hAnsi="Times New Roman" w:cs="Times New Roman"/>
          <w:i/>
          <w:iCs/>
          <w:color w:val="24292E"/>
          <w:sz w:val="24"/>
          <w:szCs w:val="24"/>
        </w:rPr>
        <w:t>.hic</w:t>
      </w:r>
      <w:proofErr w:type="gramEnd"/>
      <w:r w:rsidRPr="005D7F72">
        <w:rPr>
          <w:rFonts w:ascii="Times New Roman" w:eastAsia="Times New Roman" w:hAnsi="Times New Roman" w:cs="Times New Roman"/>
          <w:color w:val="24292E"/>
          <w:sz w:val="24"/>
          <w:szCs w:val="24"/>
        </w:rPr>
        <w:t> files.</w:t>
      </w:r>
    </w:p>
    <w:p w14:paraId="7B0328E8" w14:textId="77777777" w:rsidR="003E12CB" w:rsidRPr="005D7F72" w:rsidRDefault="003E12CB" w:rsidP="003E12CB">
      <w:pPr>
        <w:pStyle w:val="Heading4"/>
      </w:pPr>
      <w:bookmarkStart w:id="83" w:name="OLE_LINK1"/>
      <w:r w:rsidRPr="005D7F72">
        <w:t>4DN DCIC format</w:t>
      </w:r>
      <w:bookmarkEnd w:id="83"/>
    </w:p>
    <w:p w14:paraId="43455420" w14:textId="7777777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A file that follows the 4DN DCIC format specification (</w:t>
      </w:r>
      <w:hyperlink r:id="rId66" w:history="1">
        <w:r w:rsidRPr="005D7F72">
          <w:rPr>
            <w:rStyle w:val="Hyperlink"/>
            <w:rFonts w:ascii="Times New Roman" w:eastAsia="Times New Roman" w:hAnsi="Times New Roman" w:cs="Times New Roman"/>
            <w:sz w:val="24"/>
            <w:szCs w:val="24"/>
          </w:rPr>
          <w:t>the 4DN DCIC format specification</w:t>
        </w:r>
      </w:hyperlink>
      <w:r w:rsidRPr="005D7F72">
        <w:rPr>
          <w:rFonts w:ascii="Times New Roman" w:eastAsia="Times New Roman" w:hAnsi="Times New Roman" w:cs="Times New Roman"/>
          <w:color w:val="24292E"/>
          <w:sz w:val="24"/>
          <w:szCs w:val="24"/>
        </w:rPr>
        <w:t>).</w:t>
      </w:r>
      <w:r w:rsidRPr="005D7F72">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55B9359A"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lastRenderedPageBreak/>
        <w:t>## pairs format v1.0</w:t>
      </w:r>
    </w:p>
    <w:p w14:paraId="3D4A36F4" w14:textId="77777777" w:rsidR="003E12CB" w:rsidRPr="005D7F72"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5D7F72">
        <w:rPr>
          <w:rFonts w:ascii="Times New Roman" w:eastAsia="Times New Roman" w:hAnsi="Times New Roman" w:cs="Times New Roman"/>
          <w:color w:val="24292E"/>
          <w:sz w:val="24"/>
          <w:szCs w:val="24"/>
          <w:bdr w:val="none" w:sz="0" w:space="0" w:color="auto" w:frame="1"/>
        </w:rPr>
        <w:t xml:space="preserve">#columns: </w:t>
      </w:r>
      <w:proofErr w:type="spellStart"/>
      <w:r w:rsidRPr="005D7F72">
        <w:rPr>
          <w:rFonts w:ascii="Times New Roman" w:eastAsia="Times New Roman" w:hAnsi="Times New Roman" w:cs="Times New Roman"/>
          <w:color w:val="24292E"/>
          <w:sz w:val="24"/>
          <w:szCs w:val="24"/>
          <w:bdr w:val="none" w:sz="0" w:space="0" w:color="auto" w:frame="1"/>
        </w:rPr>
        <w:t>readID</w:t>
      </w:r>
      <w:proofErr w:type="spellEnd"/>
      <w:r w:rsidRPr="005D7F72">
        <w:rPr>
          <w:rFonts w:ascii="Times New Roman" w:eastAsia="Times New Roman" w:hAnsi="Times New Roman" w:cs="Times New Roman"/>
          <w:color w:val="24292E"/>
          <w:sz w:val="24"/>
          <w:szCs w:val="24"/>
          <w:bdr w:val="none" w:sz="0" w:space="0" w:color="auto" w:frame="1"/>
        </w:rPr>
        <w:t xml:space="preserve"> chr1 position1 chr2 position2 strand1 strand2</w:t>
      </w:r>
    </w:p>
    <w:p w14:paraId="632AF898" w14:textId="4D5AD947" w:rsidR="003E12CB" w:rsidRPr="005D7F72"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5D7F72">
        <w:rPr>
          <w:rFonts w:ascii="Times New Roman" w:eastAsia="Times New Roman" w:hAnsi="Times New Roman" w:cs="Times New Roman"/>
          <w:color w:val="24292E"/>
          <w:sz w:val="24"/>
          <w:szCs w:val="24"/>
        </w:rPr>
        <w:t xml:space="preserve">If the columns line contains (in any field after field 7) both </w:t>
      </w:r>
      <w:r w:rsidRPr="008E0A58">
        <w:rPr>
          <w:rFonts w:ascii="Times New Roman" w:eastAsia="Times New Roman" w:hAnsi="Times New Roman" w:cs="Times New Roman"/>
          <w:i/>
          <w:color w:val="24292E"/>
          <w:sz w:val="24"/>
          <w:szCs w:val="24"/>
        </w:rPr>
        <w:t>frag1</w:t>
      </w:r>
      <w:r w:rsidRPr="005D7F72">
        <w:rPr>
          <w:rFonts w:ascii="Times New Roman" w:eastAsia="Times New Roman" w:hAnsi="Times New Roman" w:cs="Times New Roman"/>
          <w:color w:val="24292E"/>
          <w:sz w:val="24"/>
          <w:szCs w:val="24"/>
        </w:rPr>
        <w:t xml:space="preserve"> and </w:t>
      </w:r>
      <w:r w:rsidRPr="008E0A58">
        <w:rPr>
          <w:rFonts w:ascii="Times New Roman" w:eastAsia="Times New Roman" w:hAnsi="Times New Roman" w:cs="Times New Roman"/>
          <w:i/>
          <w:color w:val="24292E"/>
          <w:sz w:val="24"/>
          <w:szCs w:val="24"/>
        </w:rPr>
        <w:t>frag2</w:t>
      </w:r>
      <w:r w:rsidRPr="005D7F72">
        <w:rPr>
          <w:rFonts w:ascii="Times New Roman" w:eastAsia="Times New Roman" w:hAnsi="Times New Roman" w:cs="Times New Roman"/>
          <w:color w:val="24292E"/>
          <w:sz w:val="24"/>
          <w:szCs w:val="24"/>
        </w:rPr>
        <w:t xml:space="preserve">, those will also be read in; otherwise </w:t>
      </w:r>
      <w:r w:rsidR="00D7454C">
        <w:rPr>
          <w:rFonts w:ascii="Times New Roman" w:eastAsia="Times New Roman" w:hAnsi="Times New Roman" w:cs="Times New Roman"/>
          <w:color w:val="24292E"/>
          <w:sz w:val="24"/>
          <w:szCs w:val="24"/>
        </w:rPr>
        <w:t xml:space="preserve">they </w:t>
      </w:r>
      <w:r w:rsidRPr="005D7F72">
        <w:rPr>
          <w:rFonts w:ascii="Times New Roman" w:eastAsia="Times New Roman" w:hAnsi="Times New Roman" w:cs="Times New Roman"/>
          <w:color w:val="24292E"/>
          <w:sz w:val="24"/>
          <w:szCs w:val="24"/>
        </w:rPr>
        <w:t xml:space="preserve">will </w:t>
      </w:r>
      <w:r w:rsidR="00D7454C">
        <w:rPr>
          <w:rFonts w:ascii="Times New Roman" w:eastAsia="Times New Roman" w:hAnsi="Times New Roman" w:cs="Times New Roman"/>
          <w:color w:val="24292E"/>
          <w:sz w:val="24"/>
          <w:szCs w:val="24"/>
        </w:rPr>
        <w:t xml:space="preserve">be set </w:t>
      </w:r>
      <w:proofErr w:type="gramStart"/>
      <w:r w:rsidR="00D7454C">
        <w:rPr>
          <w:rFonts w:ascii="Times New Roman" w:eastAsia="Times New Roman" w:hAnsi="Times New Roman" w:cs="Times New Roman"/>
          <w:color w:val="24292E"/>
          <w:sz w:val="24"/>
          <w:szCs w:val="24"/>
        </w:rPr>
        <w:t xml:space="preserve">as </w:t>
      </w:r>
      <w:r w:rsidRPr="005D7F72">
        <w:rPr>
          <w:rFonts w:ascii="Times New Roman" w:eastAsia="Times New Roman" w:hAnsi="Times New Roman" w:cs="Times New Roman"/>
          <w:color w:val="24292E"/>
          <w:sz w:val="24"/>
          <w:szCs w:val="24"/>
        </w:rPr>
        <w:t xml:space="preserve"> </w:t>
      </w:r>
      <w:r w:rsidRPr="00D7454C">
        <w:rPr>
          <w:rFonts w:ascii="Times New Roman" w:eastAsia="Times New Roman" w:hAnsi="Times New Roman" w:cs="Times New Roman"/>
          <w:i/>
          <w:color w:val="24292E"/>
          <w:sz w:val="24"/>
          <w:szCs w:val="24"/>
        </w:rPr>
        <w:t>frag</w:t>
      </w:r>
      <w:proofErr w:type="gramEnd"/>
      <w:r w:rsidRPr="00D7454C">
        <w:rPr>
          <w:rFonts w:ascii="Times New Roman" w:eastAsia="Times New Roman" w:hAnsi="Times New Roman" w:cs="Times New Roman"/>
          <w:i/>
          <w:color w:val="24292E"/>
          <w:sz w:val="24"/>
          <w:szCs w:val="24"/>
        </w:rPr>
        <w:t>1</w:t>
      </w:r>
      <w:r w:rsidRPr="005D7F72">
        <w:rPr>
          <w:rFonts w:ascii="Times New Roman" w:eastAsia="Times New Roman" w:hAnsi="Times New Roman" w:cs="Times New Roman"/>
          <w:color w:val="24292E"/>
          <w:sz w:val="24"/>
          <w:szCs w:val="24"/>
        </w:rPr>
        <w:t xml:space="preserve">=0 and </w:t>
      </w:r>
      <w:r w:rsidRPr="00D7454C">
        <w:rPr>
          <w:rFonts w:ascii="Times New Roman" w:eastAsia="Times New Roman" w:hAnsi="Times New Roman" w:cs="Times New Roman"/>
          <w:i/>
          <w:color w:val="24292E"/>
          <w:sz w:val="24"/>
          <w:szCs w:val="24"/>
        </w:rPr>
        <w:t>frag2</w:t>
      </w:r>
      <w:r w:rsidRPr="005D7F72">
        <w:rPr>
          <w:rFonts w:ascii="Times New Roman" w:eastAsia="Times New Roman" w:hAnsi="Times New Roman" w:cs="Times New Roman"/>
          <w:color w:val="24292E"/>
          <w:sz w:val="24"/>
          <w:szCs w:val="24"/>
        </w:rPr>
        <w:t>=1</w:t>
      </w:r>
      <w:r w:rsidR="00D7454C">
        <w:rPr>
          <w:rFonts w:ascii="Times New Roman" w:eastAsia="Times New Roman" w:hAnsi="Times New Roman" w:cs="Times New Roman"/>
          <w:color w:val="24292E"/>
          <w:sz w:val="24"/>
          <w:szCs w:val="24"/>
        </w:rPr>
        <w:t xml:space="preserve"> by default</w:t>
      </w:r>
      <w:r w:rsidRPr="005D7F72">
        <w:rPr>
          <w:rFonts w:ascii="Times New Roman" w:eastAsia="Times New Roman" w:hAnsi="Times New Roman" w:cs="Times New Roman"/>
          <w:color w:val="24292E"/>
          <w:sz w:val="24"/>
          <w:szCs w:val="24"/>
        </w:rPr>
        <w:t>, so that no reads are discarded. Other fields are ignored.</w:t>
      </w:r>
    </w:p>
    <w:p w14:paraId="028FC3C7" w14:textId="77777777" w:rsidR="003E12CB" w:rsidRPr="005D7F72" w:rsidRDefault="003E12CB" w:rsidP="003E12CB">
      <w:pPr>
        <w:pStyle w:val="Heading3"/>
      </w:pPr>
      <w:bookmarkStart w:id="84" w:name="_Toc508398325"/>
      <w:r w:rsidRPr="005D7F72">
        <w:t>Output</w:t>
      </w:r>
      <w:bookmarkEnd w:id="84"/>
    </w:p>
    <w:p w14:paraId="605653A0" w14:textId="0E610EC8"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A </w:t>
      </w:r>
      <w:proofErr w:type="gramStart"/>
      <w:r w:rsidRPr="005D7F72">
        <w:rPr>
          <w:rFonts w:ascii="Times New Roman" w:hAnsi="Times New Roman" w:cs="Times New Roman"/>
          <w:sz w:val="24"/>
          <w:szCs w:val="24"/>
        </w:rPr>
        <w:t>binary .hic</w:t>
      </w:r>
      <w:proofErr w:type="gramEnd"/>
      <w:r w:rsidRPr="005D7F72">
        <w:rPr>
          <w:rFonts w:ascii="Times New Roman" w:hAnsi="Times New Roman" w:cs="Times New Roman"/>
          <w:sz w:val="24"/>
          <w:szCs w:val="24"/>
        </w:rPr>
        <w:t xml:space="preserve"> file containing contact matrices</w:t>
      </w:r>
      <w:r w:rsidR="00535A11">
        <w:rPr>
          <w:rFonts w:ascii="Times New Roman" w:hAnsi="Times New Roman" w:cs="Times New Roman"/>
          <w:sz w:val="24"/>
          <w:szCs w:val="24"/>
        </w:rPr>
        <w:t>.</w:t>
      </w:r>
    </w:p>
    <w:p w14:paraId="6AD31304" w14:textId="777777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p>
    <w:p w14:paraId="3E8D74E4" w14:textId="77777777" w:rsidR="003E12CB" w:rsidRPr="005D7F72" w:rsidRDefault="003E12CB" w:rsidP="003E12CB">
      <w:pPr>
        <w:pStyle w:val="Heading3"/>
      </w:pPr>
      <w:bookmarkStart w:id="85" w:name="_Toc508398326"/>
      <w:r w:rsidRPr="005D7F72">
        <w:t>Running</w:t>
      </w:r>
      <w:bookmarkEnd w:id="85"/>
    </w:p>
    <w:p w14:paraId="53CA3328" w14:textId="77777777" w:rsidR="003E12CB" w:rsidRPr="005D7F72" w:rsidRDefault="003E12CB" w:rsidP="003E12CB">
      <w:pPr>
        <w:pStyle w:val="ListParagraph"/>
        <w:spacing w:before="100" w:beforeAutospacing="1" w:after="0" w:line="240" w:lineRule="auto"/>
        <w:rPr>
          <w:rFonts w:ascii="Times New Roman" w:hAnsi="Times New Roman" w:cs="Times New Roman"/>
          <w:sz w:val="24"/>
          <w:szCs w:val="24"/>
        </w:rPr>
      </w:pPr>
      <w:r w:rsidRPr="005D7F72">
        <w:rPr>
          <w:rFonts w:ascii="Times New Roman" w:hAnsi="Times New Roman" w:cs="Times New Roman"/>
          <w:sz w:val="24"/>
          <w:szCs w:val="24"/>
        </w:rPr>
        <w:t xml:space="preserve">Access the function from the menu toolbar: 2D-Functions/Convert to </w:t>
      </w:r>
      <w:proofErr w:type="spellStart"/>
      <w:r w:rsidRPr="005D7F72">
        <w:rPr>
          <w:rFonts w:ascii="Times New Roman" w:hAnsi="Times New Roman" w:cs="Times New Roman"/>
          <w:sz w:val="24"/>
          <w:szCs w:val="24"/>
        </w:rPr>
        <w:t>HiC</w:t>
      </w:r>
      <w:proofErr w:type="spellEnd"/>
      <w:r w:rsidRPr="005D7F72">
        <w:rPr>
          <w:rFonts w:ascii="Times New Roman" w:hAnsi="Times New Roman" w:cs="Times New Roman"/>
          <w:i/>
          <w:sz w:val="24"/>
          <w:szCs w:val="24"/>
        </w:rPr>
        <w:t xml:space="preserve"> </w:t>
      </w:r>
    </w:p>
    <w:p w14:paraId="0F1967B1" w14:textId="77777777" w:rsidR="003E12CB" w:rsidRPr="005D7F72" w:rsidRDefault="003E12CB" w:rsidP="003E12CB">
      <w:pPr>
        <w:pStyle w:val="ListParagraph"/>
        <w:spacing w:before="100" w:beforeAutospacing="1" w:after="0" w:line="360" w:lineRule="auto"/>
        <w:ind w:left="360"/>
        <w:rPr>
          <w:rFonts w:ascii="Times New Roman" w:hAnsi="Times New Roman" w:cs="Times New Roman"/>
          <w:sz w:val="24"/>
          <w:szCs w:val="24"/>
        </w:rPr>
      </w:pPr>
    </w:p>
    <w:p w14:paraId="5CABA2D4" w14:textId="306E698D" w:rsidR="003E12CB" w:rsidRPr="005D7F72" w:rsidRDefault="00BE14D4" w:rsidP="003E12CB">
      <w:pPr>
        <w:pStyle w:val="ListParagraph"/>
        <w:keepNext/>
        <w:spacing w:before="100" w:beforeAutospacing="1" w:after="0" w:line="360" w:lineRule="auto"/>
        <w:ind w:left="360"/>
        <w:jc w:val="center"/>
        <w:rPr>
          <w:rFonts w:ascii="Times New Roman" w:hAnsi="Times New Roman" w:cs="Times New Roman"/>
          <w:sz w:val="24"/>
          <w:szCs w:val="24"/>
        </w:rPr>
      </w:pPr>
      <w:r>
        <w:rPr>
          <w:noProof/>
        </w:rPr>
        <w:drawing>
          <wp:inline distT="0" distB="0" distL="0" distR="0" wp14:anchorId="471A41CA" wp14:editId="103F522F">
            <wp:extent cx="6286500" cy="313815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6500" cy="3138159"/>
                    </a:xfrm>
                    <a:prstGeom prst="rect">
                      <a:avLst/>
                    </a:prstGeom>
                    <a:noFill/>
                    <a:ln>
                      <a:noFill/>
                    </a:ln>
                  </pic:spPr>
                </pic:pic>
              </a:graphicData>
            </a:graphic>
          </wp:inline>
        </w:drawing>
      </w:r>
    </w:p>
    <w:p w14:paraId="3F927B54" w14:textId="0CA90944" w:rsidR="003E12CB" w:rsidRPr="005D7F72" w:rsidRDefault="003E12CB" w:rsidP="008B139E">
      <w:pPr>
        <w:pStyle w:val="Figures"/>
        <w:rPr>
          <w:rFonts w:cs="Times New Roman"/>
          <w:szCs w:val="24"/>
        </w:rPr>
      </w:pPr>
      <w:bookmarkStart w:id="86" w:name="_Toc503960229"/>
      <w:bookmarkStart w:id="87" w:name="_Toc504661604"/>
      <w:bookmarkStart w:id="88" w:name="_Toc509324187"/>
      <w:r w:rsidRPr="005D7F72">
        <w:rPr>
          <w:rFonts w:cs="Times New Roman"/>
          <w:szCs w:val="24"/>
        </w:rPr>
        <w:t xml:space="preserve">Figure </w:t>
      </w:r>
      <w:r w:rsidR="0094343A" w:rsidRPr="005D7F72">
        <w:rPr>
          <w:rFonts w:cs="Times New Roman"/>
          <w:szCs w:val="24"/>
        </w:rPr>
        <w:t>6</w:t>
      </w:r>
      <w:r w:rsidRPr="005D7F72">
        <w:rPr>
          <w:rFonts w:cs="Times New Roman"/>
          <w:szCs w:val="24"/>
        </w:rPr>
        <w:t xml:space="preserve">: Convert to </w:t>
      </w:r>
      <w:proofErr w:type="spellStart"/>
      <w:r w:rsidRPr="005D7F72">
        <w:rPr>
          <w:rFonts w:cs="Times New Roman"/>
          <w:szCs w:val="24"/>
        </w:rPr>
        <w:t>HiC</w:t>
      </w:r>
      <w:proofErr w:type="spellEnd"/>
      <w:r w:rsidRPr="005D7F72">
        <w:rPr>
          <w:rFonts w:cs="Times New Roman"/>
          <w:szCs w:val="24"/>
        </w:rPr>
        <w:t xml:space="preserve"> function</w:t>
      </w:r>
      <w:bookmarkEnd w:id="86"/>
      <w:bookmarkEnd w:id="87"/>
      <w:bookmarkEnd w:id="88"/>
    </w:p>
    <w:p w14:paraId="719216F6" w14:textId="77777777" w:rsidR="003E12CB" w:rsidRPr="005D7F72" w:rsidRDefault="003E12CB" w:rsidP="003E12CB">
      <w:p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3"/>
        <w:gridCol w:w="6171"/>
        <w:gridCol w:w="2016"/>
      </w:tblGrid>
      <w:tr w:rsidR="003E12CB" w:rsidRPr="005D7F72" w14:paraId="3A4C1F72" w14:textId="77777777" w:rsidTr="001F57D5">
        <w:tc>
          <w:tcPr>
            <w:tcW w:w="1705" w:type="dxa"/>
          </w:tcPr>
          <w:p w14:paraId="0C87C638"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6210" w:type="dxa"/>
          </w:tcPr>
          <w:p w14:paraId="4FCC06B8"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435" w:type="dxa"/>
          </w:tcPr>
          <w:p w14:paraId="612A9968"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3E12CB" w:rsidRPr="005D7F72" w14:paraId="5E8D3BC1" w14:textId="77777777" w:rsidTr="001F57D5">
        <w:tc>
          <w:tcPr>
            <w:tcW w:w="1705" w:type="dxa"/>
          </w:tcPr>
          <w:p w14:paraId="155F2B2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Input file</w:t>
            </w:r>
          </w:p>
        </w:tc>
        <w:tc>
          <w:tcPr>
            <w:tcW w:w="6210" w:type="dxa"/>
          </w:tcPr>
          <w:p w14:paraId="7F06A591" w14:textId="1F6FA391"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 text file describes mapped Hi-C reads (format described above)</w:t>
            </w:r>
            <w:r w:rsidR="00890060">
              <w:rPr>
                <w:rFonts w:ascii="Times New Roman" w:hAnsi="Times New Roman" w:cs="Times New Roman"/>
                <w:sz w:val="24"/>
                <w:szCs w:val="24"/>
              </w:rPr>
              <w:t>.</w:t>
            </w:r>
          </w:p>
        </w:tc>
        <w:tc>
          <w:tcPr>
            <w:tcW w:w="1435" w:type="dxa"/>
          </w:tcPr>
          <w:p w14:paraId="3D0AB34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3734BEA7" w14:textId="77777777" w:rsidTr="001F57D5">
        <w:tc>
          <w:tcPr>
            <w:tcW w:w="1705" w:type="dxa"/>
          </w:tcPr>
          <w:p w14:paraId="6B3A507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Genome ID</w:t>
            </w:r>
          </w:p>
        </w:tc>
        <w:tc>
          <w:tcPr>
            <w:tcW w:w="6210" w:type="dxa"/>
          </w:tcPr>
          <w:p w14:paraId="372D36DA" w14:textId="18E2B79F"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Version genome of Hi-C data</w:t>
            </w:r>
            <w:r w:rsidR="00890060">
              <w:rPr>
                <w:rFonts w:ascii="Times New Roman" w:hAnsi="Times New Roman" w:cs="Times New Roman"/>
                <w:sz w:val="24"/>
                <w:szCs w:val="24"/>
              </w:rPr>
              <w:t>.</w:t>
            </w:r>
          </w:p>
        </w:tc>
        <w:tc>
          <w:tcPr>
            <w:tcW w:w="1435" w:type="dxa"/>
          </w:tcPr>
          <w:p w14:paraId="5C9E126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hg19</w:t>
            </w:r>
          </w:p>
        </w:tc>
      </w:tr>
      <w:tr w:rsidR="003E12CB" w:rsidRPr="005D7F72" w14:paraId="0DF2BADA" w14:textId="77777777" w:rsidTr="001F57D5">
        <w:tc>
          <w:tcPr>
            <w:tcW w:w="1705" w:type="dxa"/>
          </w:tcPr>
          <w:p w14:paraId="7D82E036" w14:textId="77D2F866"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Output</w:t>
            </w:r>
            <w:r w:rsidR="00B05928">
              <w:rPr>
                <w:rFonts w:ascii="Times New Roman" w:hAnsi="Times New Roman" w:cs="Times New Roman"/>
                <w:sz w:val="24"/>
                <w:szCs w:val="24"/>
              </w:rPr>
              <w:t xml:space="preserve"> Directory</w:t>
            </w:r>
            <w:r w:rsidRPr="005D7F72">
              <w:rPr>
                <w:rFonts w:ascii="Times New Roman" w:hAnsi="Times New Roman" w:cs="Times New Roman"/>
                <w:sz w:val="24"/>
                <w:szCs w:val="24"/>
              </w:rPr>
              <w:t xml:space="preserve"> </w:t>
            </w:r>
          </w:p>
        </w:tc>
        <w:tc>
          <w:tcPr>
            <w:tcW w:w="6210" w:type="dxa"/>
          </w:tcPr>
          <w:p w14:paraId="20E065C4" w14:textId="3C83F865" w:rsidR="003E12CB" w:rsidRPr="005D7F72" w:rsidRDefault="001056E1" w:rsidP="00B05928">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The output directory path to output </w:t>
            </w:r>
            <w:r>
              <w:rPr>
                <w:rFonts w:ascii="Times New Roman" w:hAnsi="Times New Roman" w:cs="Times New Roman"/>
                <w:sz w:val="24"/>
                <w:szCs w:val="24"/>
              </w:rPr>
              <w:t>the</w:t>
            </w:r>
            <w:r w:rsidR="00B05928">
              <w:rPr>
                <w:rFonts w:ascii="Times New Roman" w:hAnsi="Times New Roman" w:cs="Times New Roman"/>
                <w:sz w:val="24"/>
                <w:szCs w:val="24"/>
              </w:rPr>
              <w:t xml:space="preserve"> generate</w:t>
            </w:r>
            <w:r>
              <w:rPr>
                <w:rFonts w:ascii="Times New Roman" w:hAnsi="Times New Roman" w:cs="Times New Roman"/>
                <w:sz w:val="24"/>
                <w:szCs w:val="24"/>
              </w:rPr>
              <w:t>d</w:t>
            </w:r>
            <w:r w:rsidR="003E12CB" w:rsidRPr="005D7F72">
              <w:rPr>
                <w:rFonts w:ascii="Times New Roman" w:hAnsi="Times New Roman" w:cs="Times New Roman"/>
                <w:sz w:val="24"/>
                <w:szCs w:val="24"/>
              </w:rPr>
              <w:t xml:space="preserve"> hic format file</w:t>
            </w:r>
            <w:r w:rsidR="00B05928">
              <w:rPr>
                <w:rFonts w:ascii="Times New Roman" w:hAnsi="Times New Roman" w:cs="Times New Roman"/>
                <w:sz w:val="24"/>
                <w:szCs w:val="24"/>
              </w:rPr>
              <w:t>.</w:t>
            </w:r>
            <w:r>
              <w:rPr>
                <w:rFonts w:ascii="Times New Roman" w:hAnsi="Times New Roman" w:cs="Times New Roman"/>
                <w:sz w:val="24"/>
                <w:szCs w:val="24"/>
              </w:rPr>
              <w:t xml:space="preserve"> </w:t>
            </w:r>
            <w:r w:rsidR="00757E45">
              <w:rPr>
                <w:rFonts w:ascii="Times New Roman" w:hAnsi="Times New Roman" w:cs="Times New Roman"/>
                <w:sz w:val="24"/>
                <w:szCs w:val="24"/>
              </w:rPr>
              <w:t xml:space="preserve"> An example filename is </w:t>
            </w:r>
            <w:r w:rsidR="00757E45" w:rsidRPr="00757E45">
              <w:rPr>
                <w:rFonts w:ascii="Times New Roman" w:hAnsi="Times New Roman" w:cs="Times New Roman"/>
                <w:sz w:val="24"/>
                <w:szCs w:val="24"/>
              </w:rPr>
              <w:t>GenomeFlow_</w:t>
            </w:r>
            <w:r w:rsidR="00757E45">
              <w:rPr>
                <w:rFonts w:ascii="Times New Roman" w:hAnsi="Times New Roman" w:cs="Times New Roman"/>
                <w:sz w:val="24"/>
                <w:szCs w:val="24"/>
              </w:rPr>
              <w:t>Convert</w:t>
            </w:r>
            <w:r w:rsidR="00757E45" w:rsidRPr="00757E45">
              <w:rPr>
                <w:rFonts w:ascii="Times New Roman" w:hAnsi="Times New Roman" w:cs="Times New Roman"/>
                <w:sz w:val="24"/>
                <w:szCs w:val="24"/>
              </w:rPr>
              <w:t>_1521343280452.hic</w:t>
            </w:r>
            <w:r w:rsidR="00971585">
              <w:rPr>
                <w:rFonts w:ascii="Times New Roman" w:hAnsi="Times New Roman" w:cs="Times New Roman"/>
                <w:sz w:val="24"/>
                <w:szCs w:val="24"/>
              </w:rPr>
              <w:t>.</w:t>
            </w:r>
          </w:p>
        </w:tc>
        <w:tc>
          <w:tcPr>
            <w:tcW w:w="1435" w:type="dxa"/>
          </w:tcPr>
          <w:p w14:paraId="5BACC44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0D76FC58" w14:textId="77777777" w:rsidTr="001F57D5">
        <w:tc>
          <w:tcPr>
            <w:tcW w:w="1705" w:type="dxa"/>
          </w:tcPr>
          <w:p w14:paraId="33F6F59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Contact Threshold</w:t>
            </w:r>
          </w:p>
        </w:tc>
        <w:tc>
          <w:tcPr>
            <w:tcW w:w="6210" w:type="dxa"/>
          </w:tcPr>
          <w:p w14:paraId="24397F9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interaction threshold for contacts to be used in creating contact matrices.</w:t>
            </w:r>
          </w:p>
        </w:tc>
        <w:tc>
          <w:tcPr>
            <w:tcW w:w="1435" w:type="dxa"/>
          </w:tcPr>
          <w:p w14:paraId="4CE1CCB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0D819472" w14:textId="77777777" w:rsidTr="001F57D5">
        <w:tc>
          <w:tcPr>
            <w:tcW w:w="1705" w:type="dxa"/>
          </w:tcPr>
          <w:p w14:paraId="28BB857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MAPQ Score Threshold</w:t>
            </w:r>
          </w:p>
        </w:tc>
        <w:tc>
          <w:tcPr>
            <w:tcW w:w="6210" w:type="dxa"/>
          </w:tcPr>
          <w:p w14:paraId="3CFC541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Mapping quality score threshold for reads to be considered in creating contact matrices.</w:t>
            </w:r>
          </w:p>
        </w:tc>
        <w:tc>
          <w:tcPr>
            <w:tcW w:w="1435" w:type="dxa"/>
          </w:tcPr>
          <w:p w14:paraId="3731D33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37B51727" w14:textId="77777777" w:rsidTr="001F57D5">
        <w:tc>
          <w:tcPr>
            <w:tcW w:w="1705" w:type="dxa"/>
          </w:tcPr>
          <w:p w14:paraId="3F287F4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Chromosomes</w:t>
            </w:r>
          </w:p>
        </w:tc>
        <w:tc>
          <w:tcPr>
            <w:tcW w:w="6210" w:type="dxa"/>
          </w:tcPr>
          <w:p w14:paraId="0FA6B00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Chromosomes for which their contact matrices need to be created. When left blank, all chromosomes will be considered. Chromosomes must be separated by a comma (,).</w:t>
            </w:r>
          </w:p>
        </w:tc>
        <w:tc>
          <w:tcPr>
            <w:tcW w:w="1435" w:type="dxa"/>
          </w:tcPr>
          <w:p w14:paraId="08BC37C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 (when left blank)</w:t>
            </w:r>
          </w:p>
        </w:tc>
      </w:tr>
      <w:tr w:rsidR="003E12CB" w:rsidRPr="005D7F72" w14:paraId="2499281B" w14:textId="77777777" w:rsidTr="001F57D5">
        <w:tc>
          <w:tcPr>
            <w:tcW w:w="1705" w:type="dxa"/>
          </w:tcPr>
          <w:p w14:paraId="3945F3A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Resolutions</w:t>
            </w:r>
          </w:p>
        </w:tc>
        <w:tc>
          <w:tcPr>
            <w:tcW w:w="6210" w:type="dxa"/>
          </w:tcPr>
          <w:p w14:paraId="4BA2431C" w14:textId="78CD3A0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List of resolutions of contact matrices to be created. Resolutions are separated by a comma (,)</w:t>
            </w:r>
            <w:r w:rsidR="00562653">
              <w:rPr>
                <w:rFonts w:ascii="Times New Roman" w:hAnsi="Times New Roman" w:cs="Times New Roman"/>
                <w:sz w:val="24"/>
                <w:szCs w:val="24"/>
              </w:rPr>
              <w:t>.</w:t>
            </w:r>
          </w:p>
        </w:tc>
        <w:tc>
          <w:tcPr>
            <w:tcW w:w="1435" w:type="dxa"/>
          </w:tcPr>
          <w:p w14:paraId="2AF56E6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2500000, 1000000, 500000, 250000, 100000, 50000, 25000,10000,5000</w:t>
            </w:r>
          </w:p>
        </w:tc>
      </w:tr>
      <w:tr w:rsidR="003E12CB" w:rsidRPr="005D7F72" w14:paraId="63008C8F" w14:textId="77777777" w:rsidTr="001F57D5">
        <w:tc>
          <w:tcPr>
            <w:tcW w:w="1705" w:type="dxa"/>
          </w:tcPr>
          <w:p w14:paraId="22A4609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Restriction Site File</w:t>
            </w:r>
          </w:p>
        </w:tc>
        <w:tc>
          <w:tcPr>
            <w:tcW w:w="6210" w:type="dxa"/>
          </w:tcPr>
          <w:p w14:paraId="171B217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Each line starts with a chromosome number followed by positions of restriction sites on that chromosome, in numeric order, and ending with the size of the chromosome. When provided, </w:t>
            </w:r>
            <w:r w:rsidRPr="005D7F72">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6E0393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blank</w:t>
            </w:r>
          </w:p>
        </w:tc>
      </w:tr>
    </w:tbl>
    <w:p w14:paraId="271D3B05" w14:textId="77777777" w:rsidR="003E12CB" w:rsidRPr="005D7F72" w:rsidRDefault="003E12CB" w:rsidP="003E12CB">
      <w:pPr>
        <w:pStyle w:val="Heading2"/>
      </w:pPr>
      <w:bookmarkStart w:id="89" w:name="_Toc508398327"/>
      <w:r w:rsidRPr="005D7F72">
        <w:t>Extract contact matrices from a hic format</w:t>
      </w:r>
      <w:bookmarkEnd w:id="89"/>
    </w:p>
    <w:p w14:paraId="276DE5F7" w14:textId="77777777" w:rsidR="003E12CB" w:rsidRPr="005D7F72" w:rsidRDefault="003E12CB" w:rsidP="003E12CB">
      <w:pPr>
        <w:pStyle w:val="Heading3"/>
      </w:pPr>
      <w:bookmarkStart w:id="90" w:name="_Toc508398328"/>
      <w:r w:rsidRPr="005D7F72">
        <w:t>Purpose</w:t>
      </w:r>
      <w:bookmarkEnd w:id="90"/>
    </w:p>
    <w:p w14:paraId="3E1C0295" w14:textId="07AC2020"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extract a contact matrix from a hic format into a sparse matrix format in a text file</w:t>
      </w:r>
      <w:r w:rsidR="00A36B0C">
        <w:rPr>
          <w:rFonts w:ascii="Times New Roman" w:hAnsi="Times New Roman" w:cs="Times New Roman"/>
          <w:sz w:val="24"/>
          <w:szCs w:val="24"/>
        </w:rPr>
        <w:t>.</w:t>
      </w:r>
    </w:p>
    <w:p w14:paraId="539BDD67"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1D899901" w14:textId="77777777" w:rsidR="003E12CB" w:rsidRPr="005D7F72" w:rsidRDefault="003E12CB" w:rsidP="003E12CB">
      <w:pPr>
        <w:pStyle w:val="Heading3"/>
      </w:pPr>
      <w:bookmarkStart w:id="91" w:name="_Toc508398329"/>
      <w:r w:rsidRPr="005D7F72">
        <w:t>Input</w:t>
      </w:r>
      <w:bookmarkEnd w:id="91"/>
    </w:p>
    <w:p w14:paraId="42BF7402"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lastRenderedPageBreak/>
        <w:t xml:space="preserve">A local path to a hic format or an online link to a hic format. A link to a hic file: </w:t>
      </w:r>
      <w:hyperlink r:id="rId68" w:history="1">
        <w:r w:rsidRPr="005D7F72">
          <w:rPr>
            <w:rStyle w:val="Hyperlink"/>
            <w:rFonts w:ascii="Times New Roman" w:hAnsi="Times New Roman" w:cs="Times New Roman"/>
            <w:sz w:val="24"/>
            <w:szCs w:val="24"/>
          </w:rPr>
          <w:t>https://www.encodeproject.org/files/ENCFF219YOB/@@download/ENCFF219YOB.hic</w:t>
        </w:r>
      </w:hyperlink>
    </w:p>
    <w:p w14:paraId="315AD924" w14:textId="77777777" w:rsidR="003E12CB" w:rsidRPr="005D7F72" w:rsidRDefault="003E12CB" w:rsidP="003E12CB">
      <w:pPr>
        <w:pStyle w:val="Heading3"/>
      </w:pPr>
      <w:bookmarkStart w:id="92" w:name="_Toc508398330"/>
      <w:r w:rsidRPr="005D7F72">
        <w:t>Output</w:t>
      </w:r>
      <w:bookmarkEnd w:id="92"/>
    </w:p>
    <w:p w14:paraId="0548FBCB" w14:textId="55C2A93E"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 contact matrix in sparse matrix format (each line represents a contact by three numbers separated by whitespaces: </w:t>
      </w:r>
      <w:r w:rsidR="00B05928">
        <w:rPr>
          <w:rFonts w:ascii="Times New Roman" w:hAnsi="Times New Roman" w:cs="Times New Roman"/>
          <w:sz w:val="24"/>
          <w:szCs w:val="24"/>
        </w:rPr>
        <w:t>&lt;</w:t>
      </w:r>
      <w:r w:rsidRPr="005D7F72">
        <w:rPr>
          <w:rFonts w:ascii="Times New Roman" w:hAnsi="Times New Roman" w:cs="Times New Roman"/>
          <w:sz w:val="24"/>
          <w:szCs w:val="24"/>
        </w:rPr>
        <w:t>position1</w:t>
      </w:r>
      <w:proofErr w:type="gramStart"/>
      <w:r w:rsidR="00B05928">
        <w:rPr>
          <w:rFonts w:ascii="Times New Roman" w:hAnsi="Times New Roman" w:cs="Times New Roman"/>
          <w:sz w:val="24"/>
          <w:szCs w:val="24"/>
        </w:rPr>
        <w:t>&gt;</w:t>
      </w:r>
      <w:r w:rsidRPr="005D7F72">
        <w:rPr>
          <w:rFonts w:ascii="Times New Roman" w:hAnsi="Times New Roman" w:cs="Times New Roman"/>
          <w:sz w:val="24"/>
          <w:szCs w:val="24"/>
        </w:rPr>
        <w:t xml:space="preserve"> </w:t>
      </w:r>
      <w:r w:rsidR="00B05928">
        <w:rPr>
          <w:rFonts w:ascii="Times New Roman" w:hAnsi="Times New Roman" w:cs="Times New Roman"/>
          <w:sz w:val="24"/>
          <w:szCs w:val="24"/>
        </w:rPr>
        <w:t xml:space="preserve"> &lt;</w:t>
      </w:r>
      <w:proofErr w:type="gramEnd"/>
      <w:r w:rsidRPr="005D7F72">
        <w:rPr>
          <w:rFonts w:ascii="Times New Roman" w:hAnsi="Times New Roman" w:cs="Times New Roman"/>
          <w:sz w:val="24"/>
          <w:szCs w:val="24"/>
        </w:rPr>
        <w:t>postion2</w:t>
      </w:r>
      <w:r w:rsidR="00B05928">
        <w:rPr>
          <w:rFonts w:ascii="Times New Roman" w:hAnsi="Times New Roman" w:cs="Times New Roman"/>
          <w:sz w:val="24"/>
          <w:szCs w:val="24"/>
        </w:rPr>
        <w:t>&gt;</w:t>
      </w:r>
      <w:r w:rsidRPr="005D7F72">
        <w:rPr>
          <w:rFonts w:ascii="Times New Roman" w:hAnsi="Times New Roman" w:cs="Times New Roman"/>
          <w:sz w:val="24"/>
          <w:szCs w:val="24"/>
        </w:rPr>
        <w:t xml:space="preserve"> </w:t>
      </w:r>
      <w:r w:rsidR="00B05928">
        <w:rPr>
          <w:rFonts w:ascii="Times New Roman" w:hAnsi="Times New Roman" w:cs="Times New Roman"/>
          <w:sz w:val="24"/>
          <w:szCs w:val="24"/>
        </w:rPr>
        <w:t>&lt;</w:t>
      </w:r>
      <w:proofErr w:type="spellStart"/>
      <w:r w:rsidRPr="005D7F72">
        <w:rPr>
          <w:rFonts w:ascii="Times New Roman" w:hAnsi="Times New Roman" w:cs="Times New Roman"/>
          <w:sz w:val="24"/>
          <w:szCs w:val="24"/>
        </w:rPr>
        <w:t>interaction_frequency</w:t>
      </w:r>
      <w:proofErr w:type="spellEnd"/>
      <w:r w:rsidR="00B05928">
        <w:rPr>
          <w:rFonts w:ascii="Times New Roman" w:hAnsi="Times New Roman" w:cs="Times New Roman"/>
          <w:sz w:val="24"/>
          <w:szCs w:val="24"/>
        </w:rPr>
        <w:t>&gt;</w:t>
      </w:r>
    </w:p>
    <w:p w14:paraId="2EAD7E98" w14:textId="77777777" w:rsidR="003E12CB" w:rsidRPr="005D7F72" w:rsidRDefault="003E12CB" w:rsidP="003E12CB">
      <w:pPr>
        <w:pStyle w:val="Heading3"/>
      </w:pPr>
      <w:bookmarkStart w:id="93" w:name="_Toc508398331"/>
      <w:r w:rsidRPr="005D7F72">
        <w:t>Running</w:t>
      </w:r>
      <w:bookmarkEnd w:id="93"/>
    </w:p>
    <w:p w14:paraId="50DE55E6"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Access the function from the menu toolbar: 2D-Functions/Extract </w:t>
      </w:r>
      <w:proofErr w:type="spellStart"/>
      <w:r w:rsidRPr="005D7F72">
        <w:rPr>
          <w:rFonts w:ascii="Times New Roman" w:hAnsi="Times New Roman" w:cs="Times New Roman"/>
          <w:sz w:val="24"/>
          <w:szCs w:val="24"/>
        </w:rPr>
        <w:t>HiC</w:t>
      </w:r>
      <w:proofErr w:type="spellEnd"/>
    </w:p>
    <w:p w14:paraId="7C9239BC" w14:textId="2AA42D8F"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p>
    <w:p w14:paraId="26FD983E" w14:textId="4F7417CA" w:rsidR="0094343A" w:rsidRPr="005D7F72" w:rsidRDefault="00BE14D4" w:rsidP="00BE14D4">
      <w:pPr>
        <w:pStyle w:val="ListParagraph"/>
        <w:spacing w:before="100" w:beforeAutospacing="1" w:after="0" w:line="360" w:lineRule="auto"/>
        <w:ind w:hanging="630"/>
        <w:jc w:val="center"/>
        <w:rPr>
          <w:rFonts w:ascii="Times New Roman" w:hAnsi="Times New Roman" w:cs="Times New Roman"/>
          <w:sz w:val="24"/>
          <w:szCs w:val="24"/>
        </w:rPr>
      </w:pPr>
      <w:r>
        <w:rPr>
          <w:noProof/>
        </w:rPr>
        <w:drawing>
          <wp:inline distT="0" distB="0" distL="0" distR="0" wp14:anchorId="48A55831" wp14:editId="5757B48E">
            <wp:extent cx="6286500" cy="315857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86500" cy="3158572"/>
                    </a:xfrm>
                    <a:prstGeom prst="rect">
                      <a:avLst/>
                    </a:prstGeom>
                    <a:noFill/>
                    <a:ln>
                      <a:noFill/>
                    </a:ln>
                  </pic:spPr>
                </pic:pic>
              </a:graphicData>
            </a:graphic>
          </wp:inline>
        </w:drawing>
      </w:r>
    </w:p>
    <w:p w14:paraId="10BDD1B1" w14:textId="68408A0C" w:rsidR="003E12CB" w:rsidRPr="005D7F72" w:rsidRDefault="003E12CB" w:rsidP="003E12CB">
      <w:pPr>
        <w:pStyle w:val="ListParagraph"/>
        <w:keepNext/>
        <w:spacing w:before="100" w:beforeAutospacing="1" w:after="0" w:line="360" w:lineRule="auto"/>
        <w:jc w:val="center"/>
        <w:rPr>
          <w:rFonts w:ascii="Times New Roman" w:hAnsi="Times New Roman" w:cs="Times New Roman"/>
          <w:sz w:val="24"/>
          <w:szCs w:val="24"/>
        </w:rPr>
      </w:pPr>
    </w:p>
    <w:p w14:paraId="5D223875" w14:textId="391B363D" w:rsidR="003E12CB" w:rsidRPr="005D7F72" w:rsidRDefault="003E12CB" w:rsidP="008B139E">
      <w:pPr>
        <w:pStyle w:val="Figures"/>
        <w:rPr>
          <w:rFonts w:cs="Times New Roman"/>
          <w:szCs w:val="24"/>
        </w:rPr>
      </w:pPr>
      <w:bookmarkStart w:id="94" w:name="_Toc503960230"/>
      <w:bookmarkStart w:id="95" w:name="_Toc504661605"/>
      <w:bookmarkStart w:id="96" w:name="_Toc509324188"/>
      <w:r w:rsidRPr="005D7F72">
        <w:rPr>
          <w:rFonts w:cs="Times New Roman"/>
          <w:szCs w:val="24"/>
        </w:rPr>
        <w:t xml:space="preserve">Figure </w:t>
      </w:r>
      <w:r w:rsidR="0094343A" w:rsidRPr="005D7F72">
        <w:rPr>
          <w:rFonts w:cs="Times New Roman"/>
          <w:szCs w:val="24"/>
        </w:rPr>
        <w:t>7</w:t>
      </w:r>
      <w:r w:rsidRPr="005D7F72">
        <w:rPr>
          <w:rFonts w:cs="Times New Roman"/>
          <w:szCs w:val="24"/>
        </w:rPr>
        <w:t>: Extract Contact Matrices from a hic file</w:t>
      </w:r>
      <w:bookmarkEnd w:id="94"/>
      <w:bookmarkEnd w:id="95"/>
      <w:bookmarkEnd w:id="96"/>
    </w:p>
    <w:p w14:paraId="04DCD373" w14:textId="77777777" w:rsidR="003E12CB" w:rsidRPr="005D7F72" w:rsidRDefault="003E12CB" w:rsidP="003E12CB">
      <w:p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615"/>
        <w:gridCol w:w="6570"/>
        <w:gridCol w:w="1165"/>
      </w:tblGrid>
      <w:tr w:rsidR="003E12CB" w:rsidRPr="005D7F72" w14:paraId="4AFBAD28" w14:textId="77777777" w:rsidTr="001F57D5">
        <w:tc>
          <w:tcPr>
            <w:tcW w:w="1615" w:type="dxa"/>
          </w:tcPr>
          <w:p w14:paraId="26A88851"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 / Button</w:t>
            </w:r>
          </w:p>
        </w:tc>
        <w:tc>
          <w:tcPr>
            <w:tcW w:w="6570" w:type="dxa"/>
          </w:tcPr>
          <w:p w14:paraId="2A826557"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165" w:type="dxa"/>
          </w:tcPr>
          <w:p w14:paraId="6776933E"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3E12CB" w:rsidRPr="005D7F72" w14:paraId="0C3EEC1E" w14:textId="77777777" w:rsidTr="001F57D5">
        <w:tc>
          <w:tcPr>
            <w:tcW w:w="1615" w:type="dxa"/>
          </w:tcPr>
          <w:p w14:paraId="342EA62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Path </w:t>
            </w:r>
            <w:proofErr w:type="gramStart"/>
            <w:r w:rsidRPr="005D7F72">
              <w:rPr>
                <w:rFonts w:ascii="Times New Roman" w:hAnsi="Times New Roman" w:cs="Times New Roman"/>
                <w:sz w:val="24"/>
                <w:szCs w:val="24"/>
              </w:rPr>
              <w:t>to .hic</w:t>
            </w:r>
            <w:proofErr w:type="gramEnd"/>
            <w:r w:rsidRPr="005D7F72">
              <w:rPr>
                <w:rFonts w:ascii="Times New Roman" w:hAnsi="Times New Roman" w:cs="Times New Roman"/>
                <w:sz w:val="24"/>
                <w:szCs w:val="24"/>
              </w:rPr>
              <w:t xml:space="preserve"> File</w:t>
            </w:r>
          </w:p>
        </w:tc>
        <w:tc>
          <w:tcPr>
            <w:tcW w:w="6570" w:type="dxa"/>
          </w:tcPr>
          <w:p w14:paraId="7CA82E94" w14:textId="64F5EE1B"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An online link or local path to a hic format file</w:t>
            </w:r>
            <w:r w:rsidR="000F3304">
              <w:rPr>
                <w:rFonts w:ascii="Times New Roman" w:hAnsi="Times New Roman" w:cs="Times New Roman"/>
                <w:sz w:val="24"/>
                <w:szCs w:val="24"/>
              </w:rPr>
              <w:t>.</w:t>
            </w:r>
          </w:p>
        </w:tc>
        <w:tc>
          <w:tcPr>
            <w:tcW w:w="1165" w:type="dxa"/>
          </w:tcPr>
          <w:p w14:paraId="5B0FE7D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7C729019" w14:textId="77777777" w:rsidTr="001F57D5">
        <w:tc>
          <w:tcPr>
            <w:tcW w:w="1615" w:type="dxa"/>
          </w:tcPr>
          <w:p w14:paraId="64F504C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Load</w:t>
            </w:r>
          </w:p>
        </w:tc>
        <w:tc>
          <w:tcPr>
            <w:tcW w:w="6570" w:type="dxa"/>
          </w:tcPr>
          <w:p w14:paraId="26C523E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Click this button to fetch information from the header of the hic file.</w:t>
            </w:r>
          </w:p>
        </w:tc>
        <w:tc>
          <w:tcPr>
            <w:tcW w:w="1165" w:type="dxa"/>
          </w:tcPr>
          <w:p w14:paraId="73FE438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64790D61" w14:textId="77777777" w:rsidTr="001F57D5">
        <w:tc>
          <w:tcPr>
            <w:tcW w:w="1615" w:type="dxa"/>
          </w:tcPr>
          <w:p w14:paraId="520F167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Genome</w:t>
            </w:r>
          </w:p>
        </w:tc>
        <w:tc>
          <w:tcPr>
            <w:tcW w:w="6570" w:type="dxa"/>
          </w:tcPr>
          <w:p w14:paraId="27DE28DA" w14:textId="3A2B21E0"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Genome version of the hic file</w:t>
            </w:r>
            <w:r w:rsidR="0073542E">
              <w:rPr>
                <w:rFonts w:ascii="Times New Roman" w:hAnsi="Times New Roman" w:cs="Times New Roman"/>
                <w:sz w:val="24"/>
                <w:szCs w:val="24"/>
              </w:rPr>
              <w:t>.</w:t>
            </w:r>
          </w:p>
        </w:tc>
        <w:tc>
          <w:tcPr>
            <w:tcW w:w="1165" w:type="dxa"/>
          </w:tcPr>
          <w:p w14:paraId="10D2079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31598E51" w14:textId="77777777" w:rsidTr="001F57D5">
        <w:tc>
          <w:tcPr>
            <w:tcW w:w="1615" w:type="dxa"/>
          </w:tcPr>
          <w:p w14:paraId="13033BE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Chromosomes</w:t>
            </w:r>
          </w:p>
        </w:tc>
        <w:tc>
          <w:tcPr>
            <w:tcW w:w="6570" w:type="dxa"/>
          </w:tcPr>
          <w:p w14:paraId="7E1EA5F8" w14:textId="57E19EC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List of resolutions of contact matrices in the hic file</w:t>
            </w:r>
            <w:r w:rsidR="00CD4557">
              <w:rPr>
                <w:rFonts w:ascii="Times New Roman" w:hAnsi="Times New Roman" w:cs="Times New Roman"/>
                <w:sz w:val="24"/>
                <w:szCs w:val="24"/>
              </w:rPr>
              <w:t>.</w:t>
            </w:r>
          </w:p>
        </w:tc>
        <w:tc>
          <w:tcPr>
            <w:tcW w:w="1165" w:type="dxa"/>
          </w:tcPr>
          <w:p w14:paraId="78D2281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4A6FBA61" w14:textId="77777777" w:rsidTr="001F57D5">
        <w:tc>
          <w:tcPr>
            <w:tcW w:w="1615" w:type="dxa"/>
          </w:tcPr>
          <w:p w14:paraId="53B592A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From</w:t>
            </w:r>
          </w:p>
        </w:tc>
        <w:tc>
          <w:tcPr>
            <w:tcW w:w="6570" w:type="dxa"/>
          </w:tcPr>
          <w:p w14:paraId="77C86A6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Start of a fragment (to extract its contact matrix). </w:t>
            </w:r>
            <w:bookmarkStart w:id="97" w:name="OLE_LINK2"/>
            <w:r w:rsidRPr="005D7F72">
              <w:rPr>
                <w:rFonts w:ascii="Times New Roman" w:hAnsi="Times New Roman" w:cs="Times New Roman"/>
                <w:sz w:val="24"/>
                <w:szCs w:val="24"/>
              </w:rPr>
              <w:t xml:space="preserve">When </w:t>
            </w:r>
            <w:proofErr w:type="gramStart"/>
            <w:r w:rsidRPr="005D7F72">
              <w:rPr>
                <w:rFonts w:ascii="Times New Roman" w:hAnsi="Times New Roman" w:cs="Times New Roman"/>
                <w:sz w:val="24"/>
                <w:szCs w:val="24"/>
              </w:rPr>
              <w:t>From</w:t>
            </w:r>
            <w:proofErr w:type="gramEnd"/>
            <w:r w:rsidRPr="005D7F72">
              <w:rPr>
                <w:rFonts w:ascii="Times New Roman" w:hAnsi="Times New Roman" w:cs="Times New Roman"/>
                <w:sz w:val="24"/>
                <w:szCs w:val="24"/>
              </w:rPr>
              <w:t xml:space="preserve"> and To are left blank, the whole chromosome is considered.</w:t>
            </w:r>
            <w:bookmarkEnd w:id="97"/>
          </w:p>
        </w:tc>
        <w:tc>
          <w:tcPr>
            <w:tcW w:w="1165" w:type="dxa"/>
          </w:tcPr>
          <w:p w14:paraId="5EA7122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Blank</w:t>
            </w:r>
          </w:p>
        </w:tc>
      </w:tr>
      <w:tr w:rsidR="003E12CB" w:rsidRPr="005D7F72" w14:paraId="746AADF7" w14:textId="77777777" w:rsidTr="001F57D5">
        <w:tc>
          <w:tcPr>
            <w:tcW w:w="1615" w:type="dxa"/>
          </w:tcPr>
          <w:p w14:paraId="3B4E0A2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To</w:t>
            </w:r>
          </w:p>
        </w:tc>
        <w:tc>
          <w:tcPr>
            <w:tcW w:w="6570" w:type="dxa"/>
          </w:tcPr>
          <w:p w14:paraId="3BE78D9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End of a fragment (to extract its contact matrix). When </w:t>
            </w:r>
            <w:proofErr w:type="gramStart"/>
            <w:r w:rsidRPr="005D7F72">
              <w:rPr>
                <w:rFonts w:ascii="Times New Roman" w:hAnsi="Times New Roman" w:cs="Times New Roman"/>
                <w:sz w:val="24"/>
                <w:szCs w:val="24"/>
              </w:rPr>
              <w:t>From</w:t>
            </w:r>
            <w:proofErr w:type="gramEnd"/>
            <w:r w:rsidRPr="005D7F72">
              <w:rPr>
                <w:rFonts w:ascii="Times New Roman" w:hAnsi="Times New Roman" w:cs="Times New Roman"/>
                <w:sz w:val="24"/>
                <w:szCs w:val="24"/>
              </w:rPr>
              <w:t xml:space="preserve"> and To are left blank, the whole chromosome is considered.</w:t>
            </w:r>
          </w:p>
        </w:tc>
        <w:tc>
          <w:tcPr>
            <w:tcW w:w="1165" w:type="dxa"/>
          </w:tcPr>
          <w:p w14:paraId="3D2FF8D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Blank</w:t>
            </w:r>
          </w:p>
        </w:tc>
      </w:tr>
      <w:tr w:rsidR="003E12CB" w:rsidRPr="005D7F72" w14:paraId="682B4370" w14:textId="77777777" w:rsidTr="001F57D5">
        <w:tc>
          <w:tcPr>
            <w:tcW w:w="1615" w:type="dxa"/>
          </w:tcPr>
          <w:p w14:paraId="3BA0D6B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Resolution</w:t>
            </w:r>
          </w:p>
        </w:tc>
        <w:tc>
          <w:tcPr>
            <w:tcW w:w="6570" w:type="dxa"/>
          </w:tcPr>
          <w:p w14:paraId="2459F93B" w14:textId="47321DFA"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List of resolutions of contact matrices in the hic file</w:t>
            </w:r>
            <w:r w:rsidR="00596F1C">
              <w:rPr>
                <w:rFonts w:ascii="Times New Roman" w:hAnsi="Times New Roman" w:cs="Times New Roman"/>
                <w:sz w:val="24"/>
                <w:szCs w:val="24"/>
              </w:rPr>
              <w:t>.</w:t>
            </w:r>
          </w:p>
        </w:tc>
        <w:tc>
          <w:tcPr>
            <w:tcW w:w="1165" w:type="dxa"/>
          </w:tcPr>
          <w:p w14:paraId="2ABB229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4ABAFD65" w14:textId="77777777" w:rsidTr="001F57D5">
        <w:trPr>
          <w:trHeight w:val="449"/>
        </w:trPr>
        <w:tc>
          <w:tcPr>
            <w:tcW w:w="1615" w:type="dxa"/>
          </w:tcPr>
          <w:p w14:paraId="5EC7033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Normalization</w:t>
            </w:r>
          </w:p>
        </w:tc>
        <w:tc>
          <w:tcPr>
            <w:tcW w:w="6570" w:type="dxa"/>
          </w:tcPr>
          <w:p w14:paraId="13D25109" w14:textId="24169A0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List of normalization methods used to normalize contact matrices</w:t>
            </w:r>
            <w:r w:rsidR="00947519">
              <w:rPr>
                <w:rFonts w:ascii="Times New Roman" w:hAnsi="Times New Roman" w:cs="Times New Roman"/>
                <w:sz w:val="24"/>
                <w:szCs w:val="24"/>
              </w:rPr>
              <w:t>.</w:t>
            </w:r>
          </w:p>
        </w:tc>
        <w:tc>
          <w:tcPr>
            <w:tcW w:w="1165" w:type="dxa"/>
          </w:tcPr>
          <w:p w14:paraId="067B7EC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1056E1" w:rsidRPr="005D7F72" w14:paraId="5252EAB9" w14:textId="77777777" w:rsidTr="001F57D5">
        <w:trPr>
          <w:trHeight w:val="449"/>
        </w:trPr>
        <w:tc>
          <w:tcPr>
            <w:tcW w:w="1615" w:type="dxa"/>
          </w:tcPr>
          <w:p w14:paraId="690EFE93" w14:textId="06EA3AAB" w:rsidR="001056E1" w:rsidRPr="005D7F72" w:rsidRDefault="001056E1"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Output Directory</w:t>
            </w:r>
          </w:p>
        </w:tc>
        <w:tc>
          <w:tcPr>
            <w:tcW w:w="6570" w:type="dxa"/>
          </w:tcPr>
          <w:p w14:paraId="7F494D9A" w14:textId="409C37C1" w:rsidR="001056E1" w:rsidRPr="005D7F72" w:rsidRDefault="001056E1" w:rsidP="0091270E">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The output directory path to output </w:t>
            </w:r>
            <w:r>
              <w:rPr>
                <w:rFonts w:ascii="Times New Roman" w:hAnsi="Times New Roman" w:cs="Times New Roman"/>
                <w:sz w:val="24"/>
                <w:szCs w:val="24"/>
              </w:rPr>
              <w:t>the extracted data.</w:t>
            </w:r>
            <w:r w:rsidR="006358B0">
              <w:rPr>
                <w:rFonts w:ascii="Times New Roman" w:hAnsi="Times New Roman" w:cs="Times New Roman"/>
                <w:sz w:val="24"/>
                <w:szCs w:val="24"/>
              </w:rPr>
              <w:t xml:space="preserve"> </w:t>
            </w:r>
            <w:r w:rsidR="0091270E">
              <w:rPr>
                <w:rFonts w:ascii="Times New Roman" w:hAnsi="Times New Roman" w:cs="Times New Roman"/>
                <w:sz w:val="24"/>
                <w:szCs w:val="24"/>
              </w:rPr>
              <w:t xml:space="preserve">An example filename for the generated file is </w:t>
            </w:r>
            <w:r w:rsidR="0091270E" w:rsidRPr="0091270E">
              <w:rPr>
                <w:rFonts w:ascii="Times New Roman" w:hAnsi="Times New Roman" w:cs="Times New Roman"/>
                <w:i/>
                <w:sz w:val="24"/>
                <w:szCs w:val="24"/>
              </w:rPr>
              <w:t>GenomeFlow_Extract_1521577159643.txt</w:t>
            </w:r>
          </w:p>
        </w:tc>
        <w:tc>
          <w:tcPr>
            <w:tcW w:w="1165" w:type="dxa"/>
          </w:tcPr>
          <w:p w14:paraId="3A3304FB" w14:textId="77777777" w:rsidR="001056E1" w:rsidRPr="005D7F72" w:rsidRDefault="001056E1" w:rsidP="0094343A">
            <w:pPr>
              <w:spacing w:before="100" w:beforeAutospacing="1" w:line="360" w:lineRule="auto"/>
              <w:jc w:val="center"/>
              <w:rPr>
                <w:rFonts w:ascii="Times New Roman" w:hAnsi="Times New Roman" w:cs="Times New Roman"/>
                <w:sz w:val="24"/>
                <w:szCs w:val="24"/>
              </w:rPr>
            </w:pPr>
          </w:p>
        </w:tc>
      </w:tr>
      <w:tr w:rsidR="003E12CB" w:rsidRPr="005D7F72" w14:paraId="3CA98890" w14:textId="77777777" w:rsidTr="001F57D5">
        <w:tc>
          <w:tcPr>
            <w:tcW w:w="1615" w:type="dxa"/>
          </w:tcPr>
          <w:p w14:paraId="0297DD8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Extract Contac Data</w:t>
            </w:r>
          </w:p>
        </w:tc>
        <w:tc>
          <w:tcPr>
            <w:tcW w:w="6570" w:type="dxa"/>
          </w:tcPr>
          <w:p w14:paraId="1719D1EB" w14:textId="2E522F3C"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Click this button to initiate extracting contact data</w:t>
            </w:r>
            <w:r w:rsidR="009A0AD5">
              <w:rPr>
                <w:rFonts w:ascii="Times New Roman" w:hAnsi="Times New Roman" w:cs="Times New Roman"/>
                <w:sz w:val="24"/>
                <w:szCs w:val="24"/>
              </w:rPr>
              <w:t>.</w:t>
            </w:r>
          </w:p>
        </w:tc>
        <w:tc>
          <w:tcPr>
            <w:tcW w:w="1165" w:type="dxa"/>
          </w:tcPr>
          <w:p w14:paraId="5496EA5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bl>
    <w:p w14:paraId="4EE8DE8B" w14:textId="382739F6" w:rsidR="003E12CB" w:rsidRPr="005D7F72" w:rsidRDefault="003E12CB" w:rsidP="003E12CB">
      <w:pPr>
        <w:pStyle w:val="Heading2"/>
      </w:pPr>
      <w:bookmarkStart w:id="98" w:name="_Toc508398332"/>
      <w:r w:rsidRPr="005D7F72">
        <w:t xml:space="preserve">Normalize </w:t>
      </w:r>
      <w:proofErr w:type="spellStart"/>
      <w:r w:rsidRPr="005D7F72">
        <w:t>HiC</w:t>
      </w:r>
      <w:proofErr w:type="spellEnd"/>
      <w:r w:rsidRPr="005D7F72">
        <w:t xml:space="preserve"> contact matrices</w:t>
      </w:r>
      <w:bookmarkEnd w:id="98"/>
    </w:p>
    <w:p w14:paraId="56AE595B" w14:textId="77777777" w:rsidR="003E12CB" w:rsidRPr="005D7F72" w:rsidRDefault="003E12CB" w:rsidP="003E12CB">
      <w:pPr>
        <w:pStyle w:val="Heading3"/>
      </w:pPr>
      <w:bookmarkStart w:id="99" w:name="_Toc508398333"/>
      <w:r w:rsidRPr="005D7F72">
        <w:t>Purpose</w:t>
      </w:r>
      <w:bookmarkEnd w:id="99"/>
    </w:p>
    <w:p w14:paraId="79A6D03F"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normalize contact matrices in sparse matrix format.</w:t>
      </w:r>
    </w:p>
    <w:p w14:paraId="0F8FF913" w14:textId="77777777" w:rsidR="003E12CB" w:rsidRPr="005D7F72" w:rsidRDefault="003E12CB" w:rsidP="003E12CB">
      <w:pPr>
        <w:pStyle w:val="Heading3"/>
      </w:pPr>
      <w:bookmarkStart w:id="100" w:name="_Toc508398334"/>
      <w:r w:rsidRPr="005D7F72">
        <w:t>Input</w:t>
      </w:r>
      <w:bookmarkEnd w:id="100"/>
    </w:p>
    <w:p w14:paraId="21530EDE" w14:textId="62D965A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 contact matrix in sparse matrix format (each line represents a contact by three numbers separated by whitespaces: </w:t>
      </w:r>
      <w:r w:rsidR="00D631B1">
        <w:rPr>
          <w:rFonts w:ascii="Times New Roman" w:hAnsi="Times New Roman" w:cs="Times New Roman"/>
          <w:sz w:val="24"/>
          <w:szCs w:val="24"/>
        </w:rPr>
        <w:t>&lt;</w:t>
      </w:r>
      <w:r w:rsidRPr="005D7F72">
        <w:rPr>
          <w:rFonts w:ascii="Times New Roman" w:hAnsi="Times New Roman" w:cs="Times New Roman"/>
          <w:sz w:val="24"/>
          <w:szCs w:val="24"/>
        </w:rPr>
        <w:t>position1</w:t>
      </w:r>
      <w:r w:rsidR="00D631B1">
        <w:rPr>
          <w:rFonts w:ascii="Times New Roman" w:hAnsi="Times New Roman" w:cs="Times New Roman"/>
          <w:sz w:val="24"/>
          <w:szCs w:val="24"/>
        </w:rPr>
        <w:t>&gt;</w:t>
      </w:r>
      <w:r w:rsidRPr="005D7F72">
        <w:rPr>
          <w:rFonts w:ascii="Times New Roman" w:hAnsi="Times New Roman" w:cs="Times New Roman"/>
          <w:sz w:val="24"/>
          <w:szCs w:val="24"/>
        </w:rPr>
        <w:t xml:space="preserve"> </w:t>
      </w:r>
      <w:r w:rsidR="00D631B1">
        <w:rPr>
          <w:rFonts w:ascii="Times New Roman" w:hAnsi="Times New Roman" w:cs="Times New Roman"/>
          <w:sz w:val="24"/>
          <w:szCs w:val="24"/>
        </w:rPr>
        <w:t>&lt;</w:t>
      </w:r>
      <w:r w:rsidRPr="005D7F72">
        <w:rPr>
          <w:rFonts w:ascii="Times New Roman" w:hAnsi="Times New Roman" w:cs="Times New Roman"/>
          <w:sz w:val="24"/>
          <w:szCs w:val="24"/>
        </w:rPr>
        <w:t>position2</w:t>
      </w:r>
      <w:r w:rsidR="00D631B1">
        <w:rPr>
          <w:rFonts w:ascii="Times New Roman" w:hAnsi="Times New Roman" w:cs="Times New Roman"/>
          <w:sz w:val="24"/>
          <w:szCs w:val="24"/>
        </w:rPr>
        <w:t>&gt;</w:t>
      </w:r>
      <w:r w:rsidRPr="005D7F72">
        <w:rPr>
          <w:rFonts w:ascii="Times New Roman" w:hAnsi="Times New Roman" w:cs="Times New Roman"/>
          <w:sz w:val="24"/>
          <w:szCs w:val="24"/>
        </w:rPr>
        <w:t xml:space="preserve"> </w:t>
      </w:r>
      <w:r w:rsidR="00D631B1">
        <w:rPr>
          <w:rFonts w:ascii="Times New Roman" w:hAnsi="Times New Roman" w:cs="Times New Roman"/>
          <w:sz w:val="24"/>
          <w:szCs w:val="24"/>
        </w:rPr>
        <w:t>&lt;</w:t>
      </w:r>
      <w:proofErr w:type="spellStart"/>
      <w:r w:rsidRPr="005D7F72">
        <w:rPr>
          <w:rFonts w:ascii="Times New Roman" w:hAnsi="Times New Roman" w:cs="Times New Roman"/>
          <w:sz w:val="24"/>
          <w:szCs w:val="24"/>
        </w:rPr>
        <w:t>interaction_frequency</w:t>
      </w:r>
      <w:proofErr w:type="spellEnd"/>
      <w:r w:rsidR="00D631B1">
        <w:rPr>
          <w:rFonts w:ascii="Times New Roman" w:hAnsi="Times New Roman" w:cs="Times New Roman"/>
          <w:sz w:val="24"/>
          <w:szCs w:val="24"/>
        </w:rPr>
        <w:t>&gt;</w:t>
      </w:r>
      <w:r w:rsidR="00305F4D">
        <w:rPr>
          <w:rFonts w:ascii="Times New Roman" w:hAnsi="Times New Roman" w:cs="Times New Roman"/>
          <w:sz w:val="24"/>
          <w:szCs w:val="24"/>
        </w:rPr>
        <w:t>.</w:t>
      </w:r>
    </w:p>
    <w:p w14:paraId="0A6E20A3" w14:textId="77777777" w:rsidR="003E12CB" w:rsidRPr="005D7F72" w:rsidRDefault="003E12CB" w:rsidP="003E12CB">
      <w:pPr>
        <w:pStyle w:val="Heading3"/>
      </w:pPr>
      <w:bookmarkStart w:id="101" w:name="_Toc508398335"/>
      <w:r w:rsidRPr="005D7F72">
        <w:t>Output</w:t>
      </w:r>
      <w:bookmarkEnd w:id="101"/>
    </w:p>
    <w:p w14:paraId="3DE6B35B" w14:textId="406DE75D"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 normalized contact matrix in sparse matrix format. The matrix is normalized by the Iterative Correction and Eigenvector decomposition (ICE) method</w:t>
      </w:r>
      <w:r w:rsidR="00305F4D">
        <w:rPr>
          <w:rFonts w:ascii="Times New Roman" w:hAnsi="Times New Roman" w:cs="Times New Roman"/>
          <w:sz w:val="24"/>
          <w:szCs w:val="24"/>
        </w:rPr>
        <w:t>.</w:t>
      </w:r>
      <w:r w:rsidRPr="005D7F72">
        <w:rPr>
          <w:rFonts w:ascii="Times New Roman" w:hAnsi="Times New Roman" w:cs="Times New Roman"/>
          <w:sz w:val="24"/>
          <w:szCs w:val="24"/>
        </w:rPr>
        <w:t xml:space="preserve"> </w:t>
      </w:r>
    </w:p>
    <w:p w14:paraId="567B6EFE" w14:textId="490DC441" w:rsidR="003E12CB" w:rsidRPr="005D7F72" w:rsidRDefault="003E12CB" w:rsidP="003E12CB">
      <w:pPr>
        <w:pStyle w:val="Heading3"/>
      </w:pPr>
      <w:bookmarkStart w:id="102" w:name="_Toc508398336"/>
      <w:r w:rsidRPr="005D7F72">
        <w:t>Running</w:t>
      </w:r>
      <w:bookmarkEnd w:id="102"/>
      <w:r w:rsidRPr="005D7F72">
        <w:t xml:space="preserve"> </w:t>
      </w:r>
    </w:p>
    <w:p w14:paraId="585DE44F" w14:textId="7E9FA5E8"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lastRenderedPageBreak/>
        <w:t xml:space="preserve">Access the function from the menu toolbar: 2D-Functions/Normalized </w:t>
      </w:r>
      <w:proofErr w:type="spellStart"/>
      <w:r w:rsidRPr="005D7F72">
        <w:rPr>
          <w:rFonts w:ascii="Times New Roman" w:hAnsi="Times New Roman" w:cs="Times New Roman"/>
          <w:sz w:val="24"/>
          <w:szCs w:val="24"/>
        </w:rPr>
        <w:t>HiC</w:t>
      </w:r>
      <w:proofErr w:type="spellEnd"/>
      <w:r w:rsidRPr="005D7F72">
        <w:rPr>
          <w:rFonts w:ascii="Times New Roman" w:hAnsi="Times New Roman" w:cs="Times New Roman"/>
          <w:sz w:val="24"/>
          <w:szCs w:val="24"/>
        </w:rPr>
        <w:t xml:space="preserve"> Data</w:t>
      </w:r>
      <w:r w:rsidR="00305F4D">
        <w:rPr>
          <w:rFonts w:ascii="Times New Roman" w:hAnsi="Times New Roman" w:cs="Times New Roman"/>
          <w:sz w:val="24"/>
          <w:szCs w:val="24"/>
        </w:rPr>
        <w:t>.</w:t>
      </w:r>
    </w:p>
    <w:p w14:paraId="250C82F7"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7756A867" wp14:editId="52875F58">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6C091685" w14:textId="779CE4AF" w:rsidR="003E12CB" w:rsidRPr="005D7F72" w:rsidRDefault="003E12CB" w:rsidP="008B139E">
      <w:pPr>
        <w:pStyle w:val="Figures"/>
        <w:rPr>
          <w:rFonts w:cs="Times New Roman"/>
          <w:szCs w:val="24"/>
        </w:rPr>
      </w:pPr>
      <w:bookmarkStart w:id="103" w:name="_Toc503960231"/>
      <w:bookmarkStart w:id="104" w:name="_Toc504661606"/>
      <w:bookmarkStart w:id="105" w:name="_Toc509324189"/>
      <w:r w:rsidRPr="005D7F72">
        <w:rPr>
          <w:rFonts w:cs="Times New Roman"/>
          <w:szCs w:val="24"/>
        </w:rPr>
        <w:t xml:space="preserve">Figure </w:t>
      </w:r>
      <w:r w:rsidR="0094343A" w:rsidRPr="005D7F72">
        <w:rPr>
          <w:rFonts w:cs="Times New Roman"/>
          <w:szCs w:val="24"/>
        </w:rPr>
        <w:t>8</w:t>
      </w:r>
      <w:r w:rsidRPr="005D7F72">
        <w:rPr>
          <w:rFonts w:cs="Times New Roman"/>
          <w:szCs w:val="24"/>
        </w:rPr>
        <w:t xml:space="preserve">: Normalize </w:t>
      </w:r>
      <w:proofErr w:type="spellStart"/>
      <w:r w:rsidRPr="005D7F72">
        <w:rPr>
          <w:rFonts w:cs="Times New Roman"/>
          <w:szCs w:val="24"/>
        </w:rPr>
        <w:t>HiC</w:t>
      </w:r>
      <w:proofErr w:type="spellEnd"/>
      <w:r w:rsidRPr="005D7F72">
        <w:rPr>
          <w:rFonts w:cs="Times New Roman"/>
          <w:szCs w:val="24"/>
        </w:rPr>
        <w:t xml:space="preserve"> contact matrices</w:t>
      </w:r>
      <w:bookmarkEnd w:id="103"/>
      <w:bookmarkEnd w:id="104"/>
      <w:bookmarkEnd w:id="105"/>
    </w:p>
    <w:p w14:paraId="65284E14" w14:textId="77777777" w:rsidR="001F57D5" w:rsidRPr="005D7F72" w:rsidRDefault="001F57D5" w:rsidP="003E12CB">
      <w:pPr>
        <w:pStyle w:val="Figures"/>
        <w:rPr>
          <w:rFonts w:cs="Times New Roman"/>
          <w:szCs w:val="24"/>
        </w:rPr>
      </w:pPr>
    </w:p>
    <w:p w14:paraId="23EE5E9D" w14:textId="77777777" w:rsidR="003E12CB" w:rsidRPr="005D7F72" w:rsidRDefault="003E12CB" w:rsidP="00E42080">
      <w:pPr>
        <w:pStyle w:val="Heading2"/>
      </w:pPr>
      <w:bookmarkStart w:id="106" w:name="_Toc508398337"/>
      <w:bookmarkStart w:id="107" w:name="Visualizing_Dataset"/>
      <w:r w:rsidRPr="005D7F72">
        <w:t>Visualizing Dataset in 2D format</w:t>
      </w:r>
      <w:bookmarkEnd w:id="106"/>
    </w:p>
    <w:p w14:paraId="0AB083BB" w14:textId="77777777" w:rsidR="003E12CB" w:rsidRPr="005D7F72" w:rsidRDefault="003E12CB" w:rsidP="00E42080">
      <w:pPr>
        <w:pStyle w:val="Heading3"/>
      </w:pPr>
      <w:bookmarkStart w:id="108" w:name="_Toc508398338"/>
      <w:bookmarkEnd w:id="107"/>
      <w:r w:rsidRPr="005D7F72">
        <w:t>Purpose</w:t>
      </w:r>
      <w:bookmarkEnd w:id="108"/>
    </w:p>
    <w:p w14:paraId="30BA567B"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create a two dimensional (2D) graphical representation of a contact matrix from an input file.</w:t>
      </w:r>
    </w:p>
    <w:p w14:paraId="77947357" w14:textId="77777777" w:rsidR="003E12CB" w:rsidRPr="005D7F72" w:rsidRDefault="003E12CB" w:rsidP="00E42080">
      <w:pPr>
        <w:pStyle w:val="Heading3"/>
      </w:pPr>
      <w:bookmarkStart w:id="109" w:name="_Toc508398339"/>
      <w:r w:rsidRPr="005D7F72">
        <w:t>Input</w:t>
      </w:r>
      <w:bookmarkEnd w:id="109"/>
    </w:p>
    <w:p w14:paraId="1519B576" w14:textId="0FA3334D"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 A sparse matrix format (each line represents a contact by three numbers separated by whitespaces: </w:t>
      </w:r>
      <w:r w:rsidR="0006003B">
        <w:rPr>
          <w:rFonts w:ascii="Times New Roman" w:hAnsi="Times New Roman" w:cs="Times New Roman"/>
          <w:sz w:val="24"/>
          <w:szCs w:val="24"/>
        </w:rPr>
        <w:t>&lt;</w:t>
      </w:r>
      <w:r w:rsidRPr="005D7F72">
        <w:rPr>
          <w:rFonts w:ascii="Times New Roman" w:hAnsi="Times New Roman" w:cs="Times New Roman"/>
          <w:sz w:val="24"/>
          <w:szCs w:val="24"/>
        </w:rPr>
        <w:t>position1</w:t>
      </w:r>
      <w:r w:rsidR="0006003B">
        <w:rPr>
          <w:rFonts w:ascii="Times New Roman" w:hAnsi="Times New Roman" w:cs="Times New Roman"/>
          <w:sz w:val="24"/>
          <w:szCs w:val="24"/>
        </w:rPr>
        <w:t>&gt;</w:t>
      </w:r>
      <w:r w:rsidRPr="005D7F72">
        <w:rPr>
          <w:rFonts w:ascii="Times New Roman" w:hAnsi="Times New Roman" w:cs="Times New Roman"/>
          <w:sz w:val="24"/>
          <w:szCs w:val="24"/>
        </w:rPr>
        <w:t xml:space="preserve"> </w:t>
      </w:r>
      <w:r w:rsidR="0006003B">
        <w:rPr>
          <w:rFonts w:ascii="Times New Roman" w:hAnsi="Times New Roman" w:cs="Times New Roman"/>
          <w:sz w:val="24"/>
          <w:szCs w:val="24"/>
        </w:rPr>
        <w:t>&lt;</w:t>
      </w:r>
      <w:r w:rsidRPr="005D7F72">
        <w:rPr>
          <w:rFonts w:ascii="Times New Roman" w:hAnsi="Times New Roman" w:cs="Times New Roman"/>
          <w:sz w:val="24"/>
          <w:szCs w:val="24"/>
        </w:rPr>
        <w:t>postion2</w:t>
      </w:r>
      <w:r w:rsidR="0006003B">
        <w:rPr>
          <w:rFonts w:ascii="Times New Roman" w:hAnsi="Times New Roman" w:cs="Times New Roman"/>
          <w:sz w:val="24"/>
          <w:szCs w:val="24"/>
        </w:rPr>
        <w:t>&gt;</w:t>
      </w:r>
      <w:r w:rsidRPr="005D7F72">
        <w:rPr>
          <w:rFonts w:ascii="Times New Roman" w:hAnsi="Times New Roman" w:cs="Times New Roman"/>
          <w:sz w:val="24"/>
          <w:szCs w:val="24"/>
        </w:rPr>
        <w:t xml:space="preserve"> </w:t>
      </w:r>
      <w:r w:rsidR="0006003B">
        <w:rPr>
          <w:rFonts w:ascii="Times New Roman" w:hAnsi="Times New Roman" w:cs="Times New Roman"/>
          <w:sz w:val="24"/>
          <w:szCs w:val="24"/>
        </w:rPr>
        <w:t>&lt;</w:t>
      </w:r>
      <w:proofErr w:type="spellStart"/>
      <w:r w:rsidRPr="005D7F72">
        <w:rPr>
          <w:rFonts w:ascii="Times New Roman" w:hAnsi="Times New Roman" w:cs="Times New Roman"/>
          <w:sz w:val="24"/>
          <w:szCs w:val="24"/>
        </w:rPr>
        <w:t>interaction_frequency</w:t>
      </w:r>
      <w:proofErr w:type="spellEnd"/>
      <w:r w:rsidR="0006003B">
        <w:rPr>
          <w:rFonts w:ascii="Times New Roman" w:hAnsi="Times New Roman" w:cs="Times New Roman"/>
          <w:sz w:val="24"/>
          <w:szCs w:val="24"/>
        </w:rPr>
        <w:t>&gt;</w:t>
      </w:r>
      <w:r w:rsidRPr="005D7F72">
        <w:rPr>
          <w:rFonts w:ascii="Times New Roman" w:hAnsi="Times New Roman" w:cs="Times New Roman"/>
          <w:sz w:val="24"/>
          <w:szCs w:val="24"/>
        </w:rPr>
        <w:t xml:space="preserve"> or an input file in square matrix format (a full matrix representing all the contact regions). Mark the </w:t>
      </w:r>
      <w:r w:rsidRPr="005D7F72">
        <w:rPr>
          <w:rFonts w:ascii="Times New Roman" w:hAnsi="Times New Roman" w:cs="Times New Roman"/>
          <w:i/>
          <w:sz w:val="24"/>
          <w:szCs w:val="24"/>
        </w:rPr>
        <w:t>Is Square Matrix?</w:t>
      </w:r>
      <w:r w:rsidRPr="005D7F72">
        <w:rPr>
          <w:rFonts w:ascii="Times New Roman" w:hAnsi="Times New Roman" w:cs="Times New Roman"/>
          <w:sz w:val="24"/>
          <w:szCs w:val="24"/>
        </w:rPr>
        <w:t xml:space="preserve"> box if the input is a square matrix.</w:t>
      </w:r>
    </w:p>
    <w:p w14:paraId="1653363A"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An example sparse matrix file can be found here: </w:t>
      </w:r>
    </w:p>
    <w:p w14:paraId="1154180E" w14:textId="77777777" w:rsidR="003E12CB" w:rsidRPr="0006003B"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06003B">
        <w:rPr>
          <w:rFonts w:ascii="Times New Roman" w:hAnsi="Times New Roman" w:cs="Times New Roman"/>
          <w:i/>
          <w:sz w:val="24"/>
          <w:szCs w:val="24"/>
        </w:rPr>
        <w:t>/executable/</w:t>
      </w:r>
      <w:proofErr w:type="spellStart"/>
      <w:r w:rsidRPr="0006003B">
        <w:rPr>
          <w:rFonts w:ascii="Times New Roman" w:hAnsi="Times New Roman" w:cs="Times New Roman"/>
          <w:i/>
          <w:sz w:val="24"/>
          <w:szCs w:val="24"/>
        </w:rPr>
        <w:t>sample_data</w:t>
      </w:r>
      <w:proofErr w:type="spellEnd"/>
      <w:r w:rsidRPr="0006003B">
        <w:rPr>
          <w:rFonts w:ascii="Times New Roman" w:hAnsi="Times New Roman" w:cs="Times New Roman"/>
          <w:i/>
          <w:sz w:val="24"/>
          <w:szCs w:val="24"/>
        </w:rPr>
        <w:t xml:space="preserve">/ </w:t>
      </w:r>
      <w:proofErr w:type="spellStart"/>
      <w:r w:rsidRPr="0006003B">
        <w:rPr>
          <w:rFonts w:ascii="Times New Roman" w:hAnsi="Times New Roman" w:cs="Times New Roman"/>
          <w:i/>
          <w:sz w:val="24"/>
          <w:szCs w:val="24"/>
        </w:rPr>
        <w:t>contact_matrices</w:t>
      </w:r>
      <w:proofErr w:type="spellEnd"/>
      <w:r w:rsidRPr="0006003B">
        <w:rPr>
          <w:rFonts w:ascii="Times New Roman" w:hAnsi="Times New Roman" w:cs="Times New Roman"/>
          <w:i/>
          <w:sz w:val="24"/>
          <w:szCs w:val="24"/>
        </w:rPr>
        <w:t>/ chr11_10kb_gm12878_list_125mb_135mb.txt</w:t>
      </w:r>
    </w:p>
    <w:p w14:paraId="622B816A"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Examples of square matrix files can be found here: </w:t>
      </w:r>
    </w:p>
    <w:p w14:paraId="3A109F6B" w14:textId="77777777" w:rsidR="003E12CB" w:rsidRPr="0006003B"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06003B">
        <w:rPr>
          <w:rFonts w:ascii="Times New Roman" w:hAnsi="Times New Roman" w:cs="Times New Roman"/>
          <w:i/>
          <w:sz w:val="24"/>
          <w:szCs w:val="24"/>
        </w:rPr>
        <w:t>/executable/</w:t>
      </w:r>
      <w:proofErr w:type="spellStart"/>
      <w:r w:rsidRPr="0006003B">
        <w:rPr>
          <w:rFonts w:ascii="Times New Roman" w:hAnsi="Times New Roman" w:cs="Times New Roman"/>
          <w:i/>
          <w:sz w:val="24"/>
          <w:szCs w:val="24"/>
        </w:rPr>
        <w:t>sample_data</w:t>
      </w:r>
      <w:proofErr w:type="spellEnd"/>
      <w:r w:rsidRPr="0006003B">
        <w:rPr>
          <w:rFonts w:ascii="Times New Roman" w:hAnsi="Times New Roman" w:cs="Times New Roman"/>
          <w:i/>
          <w:sz w:val="24"/>
          <w:szCs w:val="24"/>
        </w:rPr>
        <w:t xml:space="preserve">/ </w:t>
      </w:r>
      <w:proofErr w:type="spellStart"/>
      <w:r w:rsidRPr="0006003B">
        <w:rPr>
          <w:rFonts w:ascii="Times New Roman" w:hAnsi="Times New Roman" w:cs="Times New Roman"/>
          <w:i/>
          <w:sz w:val="24"/>
          <w:szCs w:val="24"/>
        </w:rPr>
        <w:t>contact_matrices</w:t>
      </w:r>
      <w:proofErr w:type="spellEnd"/>
      <w:r w:rsidRPr="0006003B">
        <w:rPr>
          <w:rFonts w:ascii="Times New Roman" w:hAnsi="Times New Roman" w:cs="Times New Roman"/>
          <w:i/>
          <w:sz w:val="24"/>
          <w:szCs w:val="24"/>
        </w:rPr>
        <w:t>/</w:t>
      </w:r>
      <w:proofErr w:type="spellStart"/>
      <w:r w:rsidRPr="0006003B">
        <w:rPr>
          <w:rFonts w:ascii="Times New Roman" w:hAnsi="Times New Roman" w:cs="Times New Roman"/>
          <w:i/>
          <w:sz w:val="24"/>
          <w:szCs w:val="24"/>
        </w:rPr>
        <w:t>square_matrices</w:t>
      </w:r>
      <w:proofErr w:type="spellEnd"/>
      <w:r w:rsidRPr="0006003B">
        <w:rPr>
          <w:rFonts w:ascii="Times New Roman" w:hAnsi="Times New Roman" w:cs="Times New Roman"/>
          <w:i/>
          <w:sz w:val="24"/>
          <w:szCs w:val="24"/>
        </w:rPr>
        <w:t>/</w:t>
      </w:r>
    </w:p>
    <w:p w14:paraId="2AC09288"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Note: Resolution for square matrices = 40000</w:t>
      </w:r>
    </w:p>
    <w:p w14:paraId="38C229E6" w14:textId="77777777" w:rsidR="003E12CB" w:rsidRPr="005D7F72" w:rsidRDefault="003E12CB" w:rsidP="00E42080">
      <w:pPr>
        <w:pStyle w:val="Heading3"/>
      </w:pPr>
      <w:bookmarkStart w:id="110" w:name="_Toc508398340"/>
      <w:r w:rsidRPr="005D7F72">
        <w:t>Output</w:t>
      </w:r>
      <w:bookmarkEnd w:id="110"/>
    </w:p>
    <w:p w14:paraId="0BCE22C4"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commentRangeStart w:id="111"/>
      <w:r w:rsidRPr="005D7F72">
        <w:rPr>
          <w:rFonts w:ascii="Times New Roman" w:hAnsi="Times New Roman" w:cs="Times New Roman"/>
          <w:sz w:val="24"/>
          <w:szCs w:val="24"/>
        </w:rPr>
        <w:lastRenderedPageBreak/>
        <w:t xml:space="preserve">A Heatmap </w:t>
      </w:r>
      <w:commentRangeEnd w:id="111"/>
      <w:r w:rsidR="00C16EB5">
        <w:rPr>
          <w:rStyle w:val="CommentReference"/>
        </w:rPr>
        <w:commentReference w:id="111"/>
      </w:r>
      <w:r w:rsidRPr="005D7F72">
        <w:rPr>
          <w:rFonts w:ascii="Times New Roman" w:hAnsi="Times New Roman" w:cs="Times New Roman"/>
          <w:sz w:val="24"/>
          <w:szCs w:val="24"/>
        </w:rPr>
        <w:t>which is a graphical representation of contact data where numeric values in the input contact matrix are represented as colors based according to a selected color gradient.</w:t>
      </w:r>
    </w:p>
    <w:p w14:paraId="7E18743E" w14:textId="77777777" w:rsidR="003E12CB" w:rsidRPr="005D7F72" w:rsidRDefault="003E12CB" w:rsidP="00E42080">
      <w:pPr>
        <w:pStyle w:val="Heading3"/>
      </w:pPr>
      <w:bookmarkStart w:id="112" w:name="_Toc508398341"/>
      <w:r w:rsidRPr="005D7F72">
        <w:t>Running</w:t>
      </w:r>
      <w:bookmarkEnd w:id="112"/>
    </w:p>
    <w:p w14:paraId="0B3073D3"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2D-Functions/Visualize Dataset.</w:t>
      </w:r>
    </w:p>
    <w:p w14:paraId="5CD81E86"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6A17CF59"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2E618A69" wp14:editId="6F07B702">
            <wp:extent cx="5290313" cy="28975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25430" cy="2971509"/>
                    </a:xfrm>
                    <a:prstGeom prst="rect">
                      <a:avLst/>
                    </a:prstGeom>
                  </pic:spPr>
                </pic:pic>
              </a:graphicData>
            </a:graphic>
          </wp:inline>
        </w:drawing>
      </w:r>
    </w:p>
    <w:p w14:paraId="2E7A6CEA" w14:textId="2DDE7AAD" w:rsidR="003E12CB" w:rsidRPr="005D7F72" w:rsidRDefault="003E12CB" w:rsidP="008B139E">
      <w:pPr>
        <w:pStyle w:val="Figures"/>
        <w:rPr>
          <w:rFonts w:cs="Times New Roman"/>
          <w:szCs w:val="24"/>
        </w:rPr>
      </w:pPr>
      <w:bookmarkStart w:id="113" w:name="_Toc503960232"/>
      <w:bookmarkStart w:id="114" w:name="_Toc504661607"/>
      <w:bookmarkStart w:id="115" w:name="_Toc509324190"/>
      <w:r w:rsidRPr="005D7F72">
        <w:rPr>
          <w:rFonts w:cs="Times New Roman"/>
          <w:szCs w:val="24"/>
        </w:rPr>
        <w:t xml:space="preserve">Figure </w:t>
      </w:r>
      <w:r w:rsidR="0094343A" w:rsidRPr="005D7F72">
        <w:rPr>
          <w:rFonts w:cs="Times New Roman"/>
          <w:szCs w:val="24"/>
        </w:rPr>
        <w:t>9</w:t>
      </w:r>
      <w:r w:rsidRPr="005D7F72">
        <w:rPr>
          <w:rFonts w:cs="Times New Roman"/>
          <w:szCs w:val="24"/>
        </w:rPr>
        <w:t>: Visualize Dataset in 2D Format</w:t>
      </w:r>
      <w:bookmarkEnd w:id="113"/>
      <w:bookmarkEnd w:id="114"/>
      <w:bookmarkEnd w:id="115"/>
    </w:p>
    <w:p w14:paraId="29B10FD8"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8B9AC36" w14:textId="77777777" w:rsidR="003E12CB" w:rsidRPr="005D7F72" w:rsidRDefault="003E12CB" w:rsidP="00E42080">
      <w:pPr>
        <w:pStyle w:val="Heading3"/>
      </w:pPr>
      <w:bookmarkStart w:id="116" w:name="_Toc508398342"/>
      <w:r w:rsidRPr="005D7F72">
        <w:t>Display Controls</w:t>
      </w:r>
      <w:bookmarkEnd w:id="116"/>
    </w:p>
    <w:p w14:paraId="561045D1" w14:textId="4223E4FC"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The description of the display controls on the display window is given below</w:t>
      </w:r>
      <w:r w:rsidR="00D85811">
        <w:rPr>
          <w:rFonts w:ascii="Times New Roman" w:hAnsi="Times New Roman" w:cs="Times New Roman"/>
          <w:sz w:val="24"/>
          <w:szCs w:val="24"/>
        </w:rPr>
        <w:t>:</w:t>
      </w:r>
    </w:p>
    <w:p w14:paraId="49535797"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5D7F72" w14:paraId="1A28F4D1" w14:textId="77777777" w:rsidTr="001F57D5">
        <w:tc>
          <w:tcPr>
            <w:tcW w:w="3856" w:type="dxa"/>
          </w:tcPr>
          <w:p w14:paraId="1D540E94"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4562" w:type="dxa"/>
          </w:tcPr>
          <w:p w14:paraId="3CC00B9F"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726" w:type="dxa"/>
          </w:tcPr>
          <w:p w14:paraId="2E8AB405"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3E12CB" w:rsidRPr="005D7F72" w14:paraId="34B6B750" w14:textId="77777777" w:rsidTr="001F57D5">
        <w:tc>
          <w:tcPr>
            <w:tcW w:w="3856" w:type="dxa"/>
          </w:tcPr>
          <w:p w14:paraId="3044B6F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Title</w:t>
            </w:r>
          </w:p>
        </w:tc>
        <w:tc>
          <w:tcPr>
            <w:tcW w:w="4562" w:type="dxa"/>
          </w:tcPr>
          <w:p w14:paraId="572BEEAE" w14:textId="47E3EB18"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 xml:space="preserve">hows or hides the </w:t>
            </w:r>
            <w:commentRangeStart w:id="117"/>
            <w:r w:rsidR="003E12CB" w:rsidRPr="005D7F72">
              <w:rPr>
                <w:rFonts w:ascii="Times New Roman" w:hAnsi="Times New Roman" w:cs="Times New Roman"/>
                <w:sz w:val="24"/>
                <w:szCs w:val="24"/>
              </w:rPr>
              <w:t>Heatmap</w:t>
            </w:r>
            <w:commentRangeEnd w:id="117"/>
            <w:r w:rsidR="00E949CC">
              <w:rPr>
                <w:rStyle w:val="CommentReference"/>
              </w:rPr>
              <w:commentReference w:id="117"/>
            </w:r>
            <w:r w:rsidR="003E12CB" w:rsidRPr="005D7F72">
              <w:rPr>
                <w:rFonts w:ascii="Times New Roman" w:hAnsi="Times New Roman" w:cs="Times New Roman"/>
                <w:sz w:val="24"/>
                <w:szCs w:val="24"/>
              </w:rPr>
              <w:t xml:space="preserve"> title</w:t>
            </w:r>
            <w:r w:rsidR="006B2914">
              <w:rPr>
                <w:rFonts w:ascii="Times New Roman" w:hAnsi="Times New Roman" w:cs="Times New Roman"/>
                <w:sz w:val="24"/>
                <w:szCs w:val="24"/>
              </w:rPr>
              <w:t>.</w:t>
            </w:r>
          </w:p>
        </w:tc>
        <w:tc>
          <w:tcPr>
            <w:tcW w:w="1726" w:type="dxa"/>
          </w:tcPr>
          <w:p w14:paraId="4B7077F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446E1F16" w14:textId="77777777" w:rsidTr="001F57D5">
        <w:tc>
          <w:tcPr>
            <w:tcW w:w="3856" w:type="dxa"/>
          </w:tcPr>
          <w:p w14:paraId="60A3529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Legend</w:t>
            </w:r>
          </w:p>
        </w:tc>
        <w:tc>
          <w:tcPr>
            <w:tcW w:w="4562" w:type="dxa"/>
          </w:tcPr>
          <w:p w14:paraId="74A3BB6C" w14:textId="485A365A"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or hides the color legend</w:t>
            </w:r>
            <w:r w:rsidR="006B2914">
              <w:rPr>
                <w:rFonts w:ascii="Times New Roman" w:hAnsi="Times New Roman" w:cs="Times New Roman"/>
                <w:sz w:val="24"/>
                <w:szCs w:val="24"/>
              </w:rPr>
              <w:t>.</w:t>
            </w:r>
          </w:p>
        </w:tc>
        <w:tc>
          <w:tcPr>
            <w:tcW w:w="1726" w:type="dxa"/>
          </w:tcPr>
          <w:p w14:paraId="485A1F4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50EAF166" w14:textId="77777777" w:rsidTr="001F57D5">
        <w:tc>
          <w:tcPr>
            <w:tcW w:w="3856" w:type="dxa"/>
          </w:tcPr>
          <w:p w14:paraId="4FAB6F5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X-Axis Title</w:t>
            </w:r>
          </w:p>
        </w:tc>
        <w:tc>
          <w:tcPr>
            <w:tcW w:w="4562" w:type="dxa"/>
          </w:tcPr>
          <w:p w14:paraId="7EDB99CC" w14:textId="1640A081"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or hides the X-axis title label on the 2D display window</w:t>
            </w:r>
            <w:r w:rsidR="006B2914">
              <w:rPr>
                <w:rFonts w:ascii="Times New Roman" w:hAnsi="Times New Roman" w:cs="Times New Roman"/>
                <w:sz w:val="24"/>
                <w:szCs w:val="24"/>
              </w:rPr>
              <w:t>.</w:t>
            </w:r>
          </w:p>
        </w:tc>
        <w:tc>
          <w:tcPr>
            <w:tcW w:w="1726" w:type="dxa"/>
          </w:tcPr>
          <w:p w14:paraId="49A8199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522D4630" w14:textId="77777777" w:rsidTr="001F57D5">
        <w:tc>
          <w:tcPr>
            <w:tcW w:w="3856" w:type="dxa"/>
          </w:tcPr>
          <w:p w14:paraId="603BC8B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Draw X-Axis Ticks</w:t>
            </w:r>
          </w:p>
        </w:tc>
        <w:tc>
          <w:tcPr>
            <w:tcW w:w="4562" w:type="dxa"/>
          </w:tcPr>
          <w:p w14:paraId="708F2B0E" w14:textId="5DD7C6F2"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or hides the X-axis ticks label on the 2D display window</w:t>
            </w:r>
            <w:r w:rsidR="002619D7">
              <w:rPr>
                <w:rFonts w:ascii="Times New Roman" w:hAnsi="Times New Roman" w:cs="Times New Roman"/>
                <w:sz w:val="24"/>
                <w:szCs w:val="24"/>
              </w:rPr>
              <w:t>.</w:t>
            </w:r>
          </w:p>
        </w:tc>
        <w:tc>
          <w:tcPr>
            <w:tcW w:w="1726" w:type="dxa"/>
          </w:tcPr>
          <w:p w14:paraId="3F73A27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56E1DBBD" w14:textId="77777777" w:rsidTr="001F57D5">
        <w:tc>
          <w:tcPr>
            <w:tcW w:w="3856" w:type="dxa"/>
          </w:tcPr>
          <w:p w14:paraId="2DEA82C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Y-Axis Title</w:t>
            </w:r>
          </w:p>
        </w:tc>
        <w:tc>
          <w:tcPr>
            <w:tcW w:w="4562" w:type="dxa"/>
          </w:tcPr>
          <w:p w14:paraId="18A87A0B" w14:textId="663A18D6"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or hides the Y-axis title label on the 2D display window</w:t>
            </w:r>
            <w:r w:rsidR="002619D7">
              <w:rPr>
                <w:rFonts w:ascii="Times New Roman" w:hAnsi="Times New Roman" w:cs="Times New Roman"/>
                <w:sz w:val="24"/>
                <w:szCs w:val="24"/>
              </w:rPr>
              <w:t>.</w:t>
            </w:r>
          </w:p>
        </w:tc>
        <w:tc>
          <w:tcPr>
            <w:tcW w:w="1726" w:type="dxa"/>
          </w:tcPr>
          <w:p w14:paraId="125EB8B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38DFD277" w14:textId="77777777" w:rsidTr="001F57D5">
        <w:tc>
          <w:tcPr>
            <w:tcW w:w="3856" w:type="dxa"/>
          </w:tcPr>
          <w:p w14:paraId="31B7BA8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Y-Axis Ticks</w:t>
            </w:r>
          </w:p>
        </w:tc>
        <w:tc>
          <w:tcPr>
            <w:tcW w:w="4562" w:type="dxa"/>
          </w:tcPr>
          <w:p w14:paraId="707B90DA" w14:textId="5AFE3B69"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or hides the Y-axis ticks label on the 2D display window</w:t>
            </w:r>
            <w:r w:rsidR="002619D7">
              <w:rPr>
                <w:rFonts w:ascii="Times New Roman" w:hAnsi="Times New Roman" w:cs="Times New Roman"/>
                <w:sz w:val="24"/>
                <w:szCs w:val="24"/>
              </w:rPr>
              <w:t>.</w:t>
            </w:r>
          </w:p>
        </w:tc>
        <w:tc>
          <w:tcPr>
            <w:tcW w:w="1726" w:type="dxa"/>
          </w:tcPr>
          <w:p w14:paraId="4F70E3C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111626C8" w14:textId="77777777" w:rsidTr="001F57D5">
        <w:tc>
          <w:tcPr>
            <w:tcW w:w="3856" w:type="dxa"/>
          </w:tcPr>
          <w:p w14:paraId="7D99F26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Heatmap Direction(Left/Right)</w:t>
            </w:r>
          </w:p>
        </w:tc>
        <w:tc>
          <w:tcPr>
            <w:tcW w:w="4562" w:type="dxa"/>
          </w:tcPr>
          <w:p w14:paraId="15F524B9" w14:textId="09D567DD"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w:t>
            </w:r>
            <w:r w:rsidR="003E12CB" w:rsidRPr="005D7F72">
              <w:rPr>
                <w:rFonts w:ascii="Times New Roman" w:hAnsi="Times New Roman" w:cs="Times New Roman"/>
                <w:sz w:val="24"/>
                <w:szCs w:val="24"/>
              </w:rPr>
              <w:t>hanges the Y-axis origin of the heatmap matrix from the Bottom-Left to Top-Left and vice versa</w:t>
            </w:r>
            <w:r w:rsidR="002619D7">
              <w:rPr>
                <w:rFonts w:ascii="Times New Roman" w:hAnsi="Times New Roman" w:cs="Times New Roman"/>
                <w:sz w:val="24"/>
                <w:szCs w:val="24"/>
              </w:rPr>
              <w:t>.</w:t>
            </w:r>
          </w:p>
        </w:tc>
        <w:tc>
          <w:tcPr>
            <w:tcW w:w="1726" w:type="dxa"/>
          </w:tcPr>
          <w:p w14:paraId="788E95C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46614EB5" w14:textId="77777777" w:rsidTr="001F57D5">
        <w:tc>
          <w:tcPr>
            <w:tcW w:w="3856" w:type="dxa"/>
          </w:tcPr>
          <w:p w14:paraId="19DA6E7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Enable Zoom Mode</w:t>
            </w:r>
          </w:p>
        </w:tc>
        <w:tc>
          <w:tcPr>
            <w:tcW w:w="4562" w:type="dxa"/>
          </w:tcPr>
          <w:p w14:paraId="6BCBD032" w14:textId="6C0A59E1" w:rsidR="003E12CB" w:rsidRPr="005D7F72" w:rsidRDefault="0006003B" w:rsidP="00BE203F">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w:t>
            </w:r>
            <w:r w:rsidR="003E12CB" w:rsidRPr="005D7F72">
              <w:rPr>
                <w:rFonts w:ascii="Times New Roman" w:hAnsi="Times New Roman" w:cs="Times New Roman"/>
                <w:sz w:val="24"/>
                <w:szCs w:val="24"/>
              </w:rPr>
              <w:t>llows the user to zoom in/out of the heat map matrix</w:t>
            </w:r>
            <w:r w:rsidR="001E3C7E">
              <w:rPr>
                <w:rFonts w:ascii="Times New Roman" w:hAnsi="Times New Roman" w:cs="Times New Roman"/>
                <w:sz w:val="24"/>
                <w:szCs w:val="24"/>
              </w:rPr>
              <w:t>.</w:t>
            </w:r>
          </w:p>
        </w:tc>
        <w:tc>
          <w:tcPr>
            <w:tcW w:w="1726" w:type="dxa"/>
          </w:tcPr>
          <w:p w14:paraId="04FF04A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3E12CB" w:rsidRPr="005D7F72" w14:paraId="30A02790" w14:textId="77777777" w:rsidTr="001F57D5">
        <w:tc>
          <w:tcPr>
            <w:tcW w:w="3856" w:type="dxa"/>
          </w:tcPr>
          <w:p w14:paraId="1E1554C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Is Square </w:t>
            </w:r>
            <w:proofErr w:type="gramStart"/>
            <w:r w:rsidRPr="005D7F72">
              <w:rPr>
                <w:rFonts w:ascii="Times New Roman" w:hAnsi="Times New Roman" w:cs="Times New Roman"/>
                <w:sz w:val="24"/>
                <w:szCs w:val="24"/>
              </w:rPr>
              <w:t>Matrix?(</w:t>
            </w:r>
            <w:proofErr w:type="gramEnd"/>
            <w:r w:rsidRPr="005D7F72">
              <w:rPr>
                <w:rFonts w:ascii="Times New Roman" w:hAnsi="Times New Roman" w:cs="Times New Roman"/>
                <w:sz w:val="24"/>
                <w:szCs w:val="24"/>
              </w:rPr>
              <w:t>Input contact file)</w:t>
            </w:r>
          </w:p>
        </w:tc>
        <w:tc>
          <w:tcPr>
            <w:tcW w:w="4562" w:type="dxa"/>
          </w:tcPr>
          <w:p w14:paraId="3361A2F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43B5CDA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3E12CB" w:rsidRPr="005D7F72" w14:paraId="44793892" w14:textId="77777777" w:rsidTr="001F57D5">
        <w:tc>
          <w:tcPr>
            <w:tcW w:w="3856" w:type="dxa"/>
          </w:tcPr>
          <w:p w14:paraId="0B1A7E4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Specify Resolution</w:t>
            </w:r>
          </w:p>
        </w:tc>
        <w:tc>
          <w:tcPr>
            <w:tcW w:w="4562" w:type="dxa"/>
          </w:tcPr>
          <w:p w14:paraId="126A4D45" w14:textId="07DF70DB"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V</w:t>
            </w:r>
            <w:r w:rsidR="003E12CB" w:rsidRPr="005D7F72">
              <w:rPr>
                <w:rFonts w:ascii="Times New Roman" w:hAnsi="Times New Roman" w:cs="Times New Roman"/>
                <w:sz w:val="24"/>
                <w:szCs w:val="24"/>
              </w:rPr>
              <w:t xml:space="preserve">isible only if </w:t>
            </w:r>
            <w:r w:rsidR="003E12CB" w:rsidRPr="005D7F72">
              <w:rPr>
                <w:rFonts w:ascii="Times New Roman" w:hAnsi="Times New Roman" w:cs="Times New Roman"/>
                <w:i/>
                <w:sz w:val="24"/>
                <w:szCs w:val="24"/>
              </w:rPr>
              <w:t xml:space="preserve">Is </w:t>
            </w:r>
            <w:proofErr w:type="spellStart"/>
            <w:r w:rsidR="003E12CB" w:rsidRPr="005D7F72">
              <w:rPr>
                <w:rFonts w:ascii="Times New Roman" w:hAnsi="Times New Roman" w:cs="Times New Roman"/>
                <w:i/>
                <w:sz w:val="24"/>
                <w:szCs w:val="24"/>
              </w:rPr>
              <w:t>SquareMatrix</w:t>
            </w:r>
            <w:proofErr w:type="spellEnd"/>
            <w:r w:rsidR="003E12CB" w:rsidRPr="005D7F72">
              <w:rPr>
                <w:rFonts w:ascii="Times New Roman" w:hAnsi="Times New Roman" w:cs="Times New Roman"/>
                <w:i/>
                <w:sz w:val="24"/>
                <w:szCs w:val="24"/>
              </w:rPr>
              <w:t>?</w:t>
            </w:r>
            <w:r w:rsidR="003E12CB" w:rsidRPr="005D7F72">
              <w:rPr>
                <w:rFonts w:ascii="Times New Roman" w:hAnsi="Times New Roman" w:cs="Times New Roman"/>
                <w:sz w:val="24"/>
                <w:szCs w:val="24"/>
              </w:rPr>
              <w:t xml:space="preserve"> is checked. It allows user specify resolution for the input matrix.</w:t>
            </w:r>
          </w:p>
        </w:tc>
        <w:tc>
          <w:tcPr>
            <w:tcW w:w="1726" w:type="dxa"/>
          </w:tcPr>
          <w:p w14:paraId="132318C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07E92716" w14:textId="77777777" w:rsidTr="001F57D5">
        <w:tc>
          <w:tcPr>
            <w:tcW w:w="3856" w:type="dxa"/>
          </w:tcPr>
          <w:p w14:paraId="797C031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Input contact file</w:t>
            </w:r>
          </w:p>
        </w:tc>
        <w:tc>
          <w:tcPr>
            <w:tcW w:w="4562" w:type="dxa"/>
          </w:tcPr>
          <w:p w14:paraId="258E8EB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 text file containing a contact matrix in any of the format described above.</w:t>
            </w:r>
          </w:p>
        </w:tc>
        <w:tc>
          <w:tcPr>
            <w:tcW w:w="1726" w:type="dxa"/>
          </w:tcPr>
          <w:p w14:paraId="690535A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7EEBE4FE" w14:textId="77777777" w:rsidTr="001F57D5">
        <w:tc>
          <w:tcPr>
            <w:tcW w:w="3856" w:type="dxa"/>
          </w:tcPr>
          <w:p w14:paraId="168D266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Title</w:t>
            </w:r>
          </w:p>
        </w:tc>
        <w:tc>
          <w:tcPr>
            <w:tcW w:w="4562" w:type="dxa"/>
          </w:tcPr>
          <w:p w14:paraId="4007D640" w14:textId="3349D1DB"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user to specify the title of the heatmap</w:t>
            </w:r>
            <w:r w:rsidR="00BB6EF3">
              <w:rPr>
                <w:rFonts w:ascii="Times New Roman" w:hAnsi="Times New Roman" w:cs="Times New Roman"/>
                <w:sz w:val="24"/>
                <w:szCs w:val="24"/>
              </w:rPr>
              <w:t>.</w:t>
            </w:r>
          </w:p>
        </w:tc>
        <w:tc>
          <w:tcPr>
            <w:tcW w:w="1726" w:type="dxa"/>
          </w:tcPr>
          <w:p w14:paraId="07B3270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Heatmap Display</w:t>
            </w:r>
          </w:p>
        </w:tc>
      </w:tr>
      <w:tr w:rsidR="003E12CB" w:rsidRPr="005D7F72" w14:paraId="5097A14B" w14:textId="77777777" w:rsidTr="001F57D5">
        <w:tc>
          <w:tcPr>
            <w:tcW w:w="3856" w:type="dxa"/>
          </w:tcPr>
          <w:p w14:paraId="3ABCD4B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X-Axis Title</w:t>
            </w:r>
          </w:p>
        </w:tc>
        <w:tc>
          <w:tcPr>
            <w:tcW w:w="4562" w:type="dxa"/>
          </w:tcPr>
          <w:p w14:paraId="793A4939" w14:textId="02EBEF78"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user to specify the X-Axis title for the heatmap</w:t>
            </w:r>
            <w:r w:rsidR="006B3775">
              <w:rPr>
                <w:rFonts w:ascii="Times New Roman" w:hAnsi="Times New Roman" w:cs="Times New Roman"/>
                <w:sz w:val="24"/>
                <w:szCs w:val="24"/>
              </w:rPr>
              <w:t>;</w:t>
            </w:r>
          </w:p>
        </w:tc>
        <w:tc>
          <w:tcPr>
            <w:tcW w:w="1726" w:type="dxa"/>
          </w:tcPr>
          <w:p w14:paraId="4C18057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Genome bin Resolution (</w:t>
            </w:r>
            <w:proofErr w:type="spellStart"/>
            <w:r w:rsidRPr="005D7F72">
              <w:rPr>
                <w:rFonts w:ascii="Times New Roman" w:hAnsi="Times New Roman" w:cs="Times New Roman"/>
                <w:sz w:val="24"/>
                <w:szCs w:val="24"/>
              </w:rPr>
              <w:t>bp</w:t>
            </w:r>
            <w:proofErr w:type="spellEnd"/>
            <w:r w:rsidRPr="005D7F72">
              <w:rPr>
                <w:rFonts w:ascii="Times New Roman" w:hAnsi="Times New Roman" w:cs="Times New Roman"/>
                <w:sz w:val="24"/>
                <w:szCs w:val="24"/>
              </w:rPr>
              <w:t>)</w:t>
            </w:r>
          </w:p>
        </w:tc>
      </w:tr>
      <w:tr w:rsidR="003E12CB" w:rsidRPr="005D7F72" w14:paraId="252977B8" w14:textId="77777777" w:rsidTr="001F57D5">
        <w:tc>
          <w:tcPr>
            <w:tcW w:w="3856" w:type="dxa"/>
          </w:tcPr>
          <w:p w14:paraId="6413910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Y-Axis Title</w:t>
            </w:r>
          </w:p>
        </w:tc>
        <w:tc>
          <w:tcPr>
            <w:tcW w:w="4562" w:type="dxa"/>
          </w:tcPr>
          <w:p w14:paraId="5DAF06F7" w14:textId="2466482F"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user to specify the Y-Axis title for the heatmap</w:t>
            </w:r>
            <w:r w:rsidR="006B3775">
              <w:rPr>
                <w:rFonts w:ascii="Times New Roman" w:hAnsi="Times New Roman" w:cs="Times New Roman"/>
                <w:sz w:val="24"/>
                <w:szCs w:val="24"/>
              </w:rPr>
              <w:t>.</w:t>
            </w:r>
          </w:p>
        </w:tc>
        <w:tc>
          <w:tcPr>
            <w:tcW w:w="1726" w:type="dxa"/>
          </w:tcPr>
          <w:p w14:paraId="1EAB1AA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Genome bin Resolution (</w:t>
            </w:r>
            <w:proofErr w:type="spellStart"/>
            <w:r w:rsidRPr="005D7F72">
              <w:rPr>
                <w:rFonts w:ascii="Times New Roman" w:hAnsi="Times New Roman" w:cs="Times New Roman"/>
                <w:sz w:val="24"/>
                <w:szCs w:val="24"/>
              </w:rPr>
              <w:t>bp</w:t>
            </w:r>
            <w:proofErr w:type="spellEnd"/>
            <w:r w:rsidRPr="005D7F72">
              <w:rPr>
                <w:rFonts w:ascii="Times New Roman" w:hAnsi="Times New Roman" w:cs="Times New Roman"/>
                <w:sz w:val="24"/>
                <w:szCs w:val="24"/>
              </w:rPr>
              <w:t>)</w:t>
            </w:r>
          </w:p>
        </w:tc>
      </w:tr>
      <w:tr w:rsidR="003E12CB" w:rsidRPr="005D7F72" w14:paraId="25BB6B5D" w14:textId="77777777" w:rsidTr="001F57D5">
        <w:tc>
          <w:tcPr>
            <w:tcW w:w="3856" w:type="dxa"/>
          </w:tcPr>
          <w:p w14:paraId="42E2908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 min</w:t>
            </w:r>
          </w:p>
        </w:tc>
        <w:tc>
          <w:tcPr>
            <w:tcW w:w="4562" w:type="dxa"/>
          </w:tcPr>
          <w:p w14:paraId="08CF7E36" w14:textId="175115E7"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w:t>
            </w:r>
            <w:r w:rsidR="003E12CB" w:rsidRPr="005D7F72">
              <w:rPr>
                <w:rFonts w:ascii="Times New Roman" w:hAnsi="Times New Roman" w:cs="Times New Roman"/>
                <w:sz w:val="24"/>
                <w:szCs w:val="24"/>
              </w:rPr>
              <w:t>llows the user to specify the minimum X-axis Tick for the heatmap</w:t>
            </w:r>
            <w:r w:rsidR="00E54B3D">
              <w:rPr>
                <w:rFonts w:ascii="Times New Roman" w:hAnsi="Times New Roman" w:cs="Times New Roman"/>
                <w:sz w:val="24"/>
                <w:szCs w:val="24"/>
              </w:rPr>
              <w:t>.</w:t>
            </w:r>
          </w:p>
        </w:tc>
        <w:tc>
          <w:tcPr>
            <w:tcW w:w="1726" w:type="dxa"/>
          </w:tcPr>
          <w:p w14:paraId="1B29981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0CDB3687" w14:textId="77777777" w:rsidTr="001F57D5">
        <w:tc>
          <w:tcPr>
            <w:tcW w:w="3856" w:type="dxa"/>
          </w:tcPr>
          <w:p w14:paraId="2212A88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 max</w:t>
            </w:r>
          </w:p>
        </w:tc>
        <w:tc>
          <w:tcPr>
            <w:tcW w:w="4562" w:type="dxa"/>
          </w:tcPr>
          <w:p w14:paraId="40D8F3ED" w14:textId="597040C2"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w:t>
            </w:r>
            <w:r w:rsidR="003E12CB" w:rsidRPr="005D7F72">
              <w:rPr>
                <w:rFonts w:ascii="Times New Roman" w:hAnsi="Times New Roman" w:cs="Times New Roman"/>
                <w:sz w:val="24"/>
                <w:szCs w:val="24"/>
              </w:rPr>
              <w:t>llows the user to specify the maximum X-axis Tick for the heatmap</w:t>
            </w:r>
            <w:r w:rsidR="00E54B3D">
              <w:rPr>
                <w:rFonts w:ascii="Times New Roman" w:hAnsi="Times New Roman" w:cs="Times New Roman"/>
                <w:sz w:val="24"/>
                <w:szCs w:val="24"/>
              </w:rPr>
              <w:t>.</w:t>
            </w:r>
          </w:p>
        </w:tc>
        <w:tc>
          <w:tcPr>
            <w:tcW w:w="1726" w:type="dxa"/>
          </w:tcPr>
          <w:p w14:paraId="5E12A89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200</w:t>
            </w:r>
          </w:p>
        </w:tc>
      </w:tr>
      <w:tr w:rsidR="003E12CB" w:rsidRPr="005D7F72" w14:paraId="0C71B59C" w14:textId="77777777" w:rsidTr="001F57D5">
        <w:tc>
          <w:tcPr>
            <w:tcW w:w="3856" w:type="dxa"/>
          </w:tcPr>
          <w:p w14:paraId="50C781F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Y min</w:t>
            </w:r>
          </w:p>
        </w:tc>
        <w:tc>
          <w:tcPr>
            <w:tcW w:w="4562" w:type="dxa"/>
          </w:tcPr>
          <w:p w14:paraId="10D14E3A" w14:textId="51F43DA0"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w:t>
            </w:r>
            <w:r w:rsidR="003E12CB" w:rsidRPr="005D7F72">
              <w:rPr>
                <w:rFonts w:ascii="Times New Roman" w:hAnsi="Times New Roman" w:cs="Times New Roman"/>
                <w:sz w:val="24"/>
                <w:szCs w:val="24"/>
              </w:rPr>
              <w:t>llows the user to specify the minimum Y-axis Tick for the heatmap</w:t>
            </w:r>
            <w:r w:rsidR="00D252F8">
              <w:rPr>
                <w:rFonts w:ascii="Times New Roman" w:hAnsi="Times New Roman" w:cs="Times New Roman"/>
                <w:sz w:val="24"/>
                <w:szCs w:val="24"/>
              </w:rPr>
              <w:t>.</w:t>
            </w:r>
          </w:p>
        </w:tc>
        <w:tc>
          <w:tcPr>
            <w:tcW w:w="1726" w:type="dxa"/>
          </w:tcPr>
          <w:p w14:paraId="48B2BFB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46898CA9" w14:textId="77777777" w:rsidTr="001F57D5">
        <w:tc>
          <w:tcPr>
            <w:tcW w:w="3856" w:type="dxa"/>
          </w:tcPr>
          <w:p w14:paraId="0150EB4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 max</w:t>
            </w:r>
          </w:p>
        </w:tc>
        <w:tc>
          <w:tcPr>
            <w:tcW w:w="4562" w:type="dxa"/>
          </w:tcPr>
          <w:p w14:paraId="185DDE54" w14:textId="7737D871"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w:t>
            </w:r>
            <w:r w:rsidR="003E12CB" w:rsidRPr="005D7F72">
              <w:rPr>
                <w:rFonts w:ascii="Times New Roman" w:hAnsi="Times New Roman" w:cs="Times New Roman"/>
                <w:sz w:val="24"/>
                <w:szCs w:val="24"/>
              </w:rPr>
              <w:t>lows the user to specify the maximum Y-axis Tick for the heatmap</w:t>
            </w:r>
            <w:r w:rsidR="00D252F8">
              <w:rPr>
                <w:rFonts w:ascii="Times New Roman" w:hAnsi="Times New Roman" w:cs="Times New Roman"/>
                <w:sz w:val="24"/>
                <w:szCs w:val="24"/>
              </w:rPr>
              <w:t>.</w:t>
            </w:r>
          </w:p>
        </w:tc>
        <w:tc>
          <w:tcPr>
            <w:tcW w:w="1726" w:type="dxa"/>
          </w:tcPr>
          <w:p w14:paraId="6426FB7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200</w:t>
            </w:r>
          </w:p>
        </w:tc>
      </w:tr>
      <w:tr w:rsidR="003E12CB" w:rsidRPr="005D7F72" w14:paraId="4A7FF315" w14:textId="77777777" w:rsidTr="001F57D5">
        <w:tc>
          <w:tcPr>
            <w:tcW w:w="3856" w:type="dxa"/>
          </w:tcPr>
          <w:p w14:paraId="25E606C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 min [Genome Location Equivalent]</w:t>
            </w:r>
          </w:p>
        </w:tc>
        <w:tc>
          <w:tcPr>
            <w:tcW w:w="4562" w:type="dxa"/>
          </w:tcPr>
          <w:p w14:paraId="049E38BE" w14:textId="34776468"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 xml:space="preserve">hows the genomic position equivalent for the minimum X-axis </w:t>
            </w:r>
            <w:r w:rsidR="004C0AA7">
              <w:rPr>
                <w:rFonts w:ascii="Times New Roman" w:hAnsi="Times New Roman" w:cs="Times New Roman"/>
                <w:sz w:val="24"/>
                <w:szCs w:val="24"/>
              </w:rPr>
              <w:t>t</w:t>
            </w:r>
            <w:r w:rsidR="003E12CB" w:rsidRPr="005D7F72">
              <w:rPr>
                <w:rFonts w:ascii="Times New Roman" w:hAnsi="Times New Roman" w:cs="Times New Roman"/>
                <w:sz w:val="24"/>
                <w:szCs w:val="24"/>
              </w:rPr>
              <w:t>ick for the heatmap</w:t>
            </w:r>
            <w:r w:rsidR="00D252F8">
              <w:rPr>
                <w:rFonts w:ascii="Times New Roman" w:hAnsi="Times New Roman" w:cs="Times New Roman"/>
                <w:sz w:val="24"/>
                <w:szCs w:val="24"/>
              </w:rPr>
              <w:t>.</w:t>
            </w:r>
          </w:p>
        </w:tc>
        <w:tc>
          <w:tcPr>
            <w:tcW w:w="1726" w:type="dxa"/>
          </w:tcPr>
          <w:p w14:paraId="44F3729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7FA328DD" w14:textId="77777777" w:rsidTr="001F57D5">
        <w:tc>
          <w:tcPr>
            <w:tcW w:w="3856" w:type="dxa"/>
          </w:tcPr>
          <w:p w14:paraId="299D398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X </w:t>
            </w:r>
            <w:proofErr w:type="gramStart"/>
            <w:r w:rsidRPr="005D7F72">
              <w:rPr>
                <w:rFonts w:ascii="Times New Roman" w:hAnsi="Times New Roman" w:cs="Times New Roman"/>
                <w:sz w:val="24"/>
                <w:szCs w:val="24"/>
              </w:rPr>
              <w:t>max[</w:t>
            </w:r>
            <w:proofErr w:type="gramEnd"/>
            <w:r w:rsidRPr="005D7F72">
              <w:rPr>
                <w:rFonts w:ascii="Times New Roman" w:hAnsi="Times New Roman" w:cs="Times New Roman"/>
                <w:sz w:val="24"/>
                <w:szCs w:val="24"/>
              </w:rPr>
              <w:t>Genome Location Equivalent]</w:t>
            </w:r>
          </w:p>
        </w:tc>
        <w:tc>
          <w:tcPr>
            <w:tcW w:w="4562" w:type="dxa"/>
          </w:tcPr>
          <w:p w14:paraId="0FB3F1A4" w14:textId="31AFDA65"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 xml:space="preserve">hows the genomic position equivalent for the maximum X-axis </w:t>
            </w:r>
            <w:r w:rsidR="004C0AA7">
              <w:rPr>
                <w:rFonts w:ascii="Times New Roman" w:hAnsi="Times New Roman" w:cs="Times New Roman"/>
                <w:sz w:val="24"/>
                <w:szCs w:val="24"/>
              </w:rPr>
              <w:t>t</w:t>
            </w:r>
            <w:r w:rsidR="003E12CB" w:rsidRPr="005D7F72">
              <w:rPr>
                <w:rFonts w:ascii="Times New Roman" w:hAnsi="Times New Roman" w:cs="Times New Roman"/>
                <w:sz w:val="24"/>
                <w:szCs w:val="24"/>
              </w:rPr>
              <w:t>ick for the heatmap</w:t>
            </w:r>
            <w:r w:rsidR="00660168">
              <w:rPr>
                <w:rFonts w:ascii="Times New Roman" w:hAnsi="Times New Roman" w:cs="Times New Roman"/>
                <w:sz w:val="24"/>
                <w:szCs w:val="24"/>
              </w:rPr>
              <w:t>.</w:t>
            </w:r>
          </w:p>
        </w:tc>
        <w:tc>
          <w:tcPr>
            <w:tcW w:w="1726" w:type="dxa"/>
          </w:tcPr>
          <w:p w14:paraId="0549EA0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8000000</w:t>
            </w:r>
          </w:p>
        </w:tc>
      </w:tr>
      <w:tr w:rsidR="003E12CB" w:rsidRPr="005D7F72" w14:paraId="638AF555" w14:textId="77777777" w:rsidTr="001F57D5">
        <w:tc>
          <w:tcPr>
            <w:tcW w:w="3856" w:type="dxa"/>
          </w:tcPr>
          <w:p w14:paraId="316393D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 min [Genome Location Equivalent]</w:t>
            </w:r>
          </w:p>
        </w:tc>
        <w:tc>
          <w:tcPr>
            <w:tcW w:w="4562" w:type="dxa"/>
          </w:tcPr>
          <w:p w14:paraId="542B1B6F" w14:textId="415BAEBC"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 </w:t>
            </w:r>
            <w:r w:rsidR="0006003B">
              <w:rPr>
                <w:rFonts w:ascii="Times New Roman" w:hAnsi="Times New Roman" w:cs="Times New Roman"/>
                <w:sz w:val="24"/>
                <w:szCs w:val="24"/>
              </w:rPr>
              <w:t>S</w:t>
            </w:r>
            <w:r w:rsidRPr="005D7F72">
              <w:rPr>
                <w:rFonts w:ascii="Times New Roman" w:hAnsi="Times New Roman" w:cs="Times New Roman"/>
                <w:sz w:val="24"/>
                <w:szCs w:val="24"/>
              </w:rPr>
              <w:t xml:space="preserve">hows the genomic position equivalent for the minimum Y-axis </w:t>
            </w:r>
            <w:r w:rsidR="004C0AA7">
              <w:rPr>
                <w:rFonts w:ascii="Times New Roman" w:hAnsi="Times New Roman" w:cs="Times New Roman"/>
                <w:sz w:val="24"/>
                <w:szCs w:val="24"/>
              </w:rPr>
              <w:t>t</w:t>
            </w:r>
            <w:r w:rsidRPr="005D7F72">
              <w:rPr>
                <w:rFonts w:ascii="Times New Roman" w:hAnsi="Times New Roman" w:cs="Times New Roman"/>
                <w:sz w:val="24"/>
                <w:szCs w:val="24"/>
              </w:rPr>
              <w:t>ick for the heatmap</w:t>
            </w:r>
            <w:r w:rsidR="0089695F">
              <w:rPr>
                <w:rFonts w:ascii="Times New Roman" w:hAnsi="Times New Roman" w:cs="Times New Roman"/>
                <w:sz w:val="24"/>
                <w:szCs w:val="24"/>
              </w:rPr>
              <w:t>.</w:t>
            </w:r>
          </w:p>
        </w:tc>
        <w:tc>
          <w:tcPr>
            <w:tcW w:w="1726" w:type="dxa"/>
          </w:tcPr>
          <w:p w14:paraId="14C84EF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5EE7B71D" w14:textId="77777777" w:rsidTr="001F57D5">
        <w:tc>
          <w:tcPr>
            <w:tcW w:w="3856" w:type="dxa"/>
          </w:tcPr>
          <w:p w14:paraId="64F2AB46" w14:textId="77777777" w:rsidR="003E12CB" w:rsidRPr="005D7F72" w:rsidRDefault="003E12CB" w:rsidP="0094343A">
            <w:pPr>
              <w:spacing w:before="100" w:beforeAutospacing="1" w:line="360" w:lineRule="auto"/>
              <w:rPr>
                <w:rFonts w:ascii="Times New Roman" w:hAnsi="Times New Roman" w:cs="Times New Roman"/>
                <w:sz w:val="24"/>
                <w:szCs w:val="24"/>
              </w:rPr>
            </w:pPr>
            <w:r w:rsidRPr="005D7F72">
              <w:rPr>
                <w:rFonts w:ascii="Times New Roman" w:hAnsi="Times New Roman" w:cs="Times New Roman"/>
                <w:sz w:val="24"/>
                <w:szCs w:val="24"/>
              </w:rPr>
              <w:t>Y [Genome Location Equivalent]</w:t>
            </w:r>
          </w:p>
        </w:tc>
        <w:tc>
          <w:tcPr>
            <w:tcW w:w="4562" w:type="dxa"/>
          </w:tcPr>
          <w:p w14:paraId="4CA17DC3" w14:textId="371EF1A3"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 xml:space="preserve">hows the genomic position equivalent for the maximum Y-axis </w:t>
            </w:r>
            <w:r w:rsidR="004C0AA7">
              <w:rPr>
                <w:rFonts w:ascii="Times New Roman" w:hAnsi="Times New Roman" w:cs="Times New Roman"/>
                <w:sz w:val="24"/>
                <w:szCs w:val="24"/>
              </w:rPr>
              <w:t>t</w:t>
            </w:r>
            <w:r w:rsidR="003E12CB" w:rsidRPr="005D7F72">
              <w:rPr>
                <w:rFonts w:ascii="Times New Roman" w:hAnsi="Times New Roman" w:cs="Times New Roman"/>
                <w:sz w:val="24"/>
                <w:szCs w:val="24"/>
              </w:rPr>
              <w:t>ick for the heatmap</w:t>
            </w:r>
            <w:r w:rsidR="0089695F">
              <w:rPr>
                <w:rFonts w:ascii="Times New Roman" w:hAnsi="Times New Roman" w:cs="Times New Roman"/>
                <w:sz w:val="24"/>
                <w:szCs w:val="24"/>
              </w:rPr>
              <w:t>.</w:t>
            </w:r>
          </w:p>
        </w:tc>
        <w:tc>
          <w:tcPr>
            <w:tcW w:w="1726" w:type="dxa"/>
          </w:tcPr>
          <w:p w14:paraId="6A6279C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8000000</w:t>
            </w:r>
          </w:p>
        </w:tc>
      </w:tr>
      <w:tr w:rsidR="003E12CB" w:rsidRPr="005D7F72" w14:paraId="59A6944D" w14:textId="77777777" w:rsidTr="001F57D5">
        <w:tc>
          <w:tcPr>
            <w:tcW w:w="3856" w:type="dxa"/>
          </w:tcPr>
          <w:p w14:paraId="7A68C73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Units detected</w:t>
            </w:r>
          </w:p>
        </w:tc>
        <w:tc>
          <w:tcPr>
            <w:tcW w:w="4562" w:type="dxa"/>
          </w:tcPr>
          <w:p w14:paraId="20AFC0EF" w14:textId="42E64E63"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the number of regions found in the input matrix</w:t>
            </w:r>
            <w:r w:rsidR="005E0B57">
              <w:rPr>
                <w:rFonts w:ascii="Times New Roman" w:hAnsi="Times New Roman" w:cs="Times New Roman"/>
                <w:sz w:val="24"/>
                <w:szCs w:val="24"/>
              </w:rPr>
              <w:t>.</w:t>
            </w:r>
          </w:p>
        </w:tc>
        <w:tc>
          <w:tcPr>
            <w:tcW w:w="1726" w:type="dxa"/>
          </w:tcPr>
          <w:p w14:paraId="1189419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200</w:t>
            </w:r>
          </w:p>
        </w:tc>
      </w:tr>
      <w:tr w:rsidR="003E12CB" w:rsidRPr="005D7F72" w14:paraId="328D53A9" w14:textId="77777777" w:rsidTr="001F57D5">
        <w:tc>
          <w:tcPr>
            <w:tcW w:w="3856" w:type="dxa"/>
          </w:tcPr>
          <w:p w14:paraId="6694224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Missing Units</w:t>
            </w:r>
          </w:p>
        </w:tc>
        <w:tc>
          <w:tcPr>
            <w:tcW w:w="4562" w:type="dxa"/>
          </w:tcPr>
          <w:p w14:paraId="5BF371CE" w14:textId="1859F2ED"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the number of gaps or missing regions noted from the input matrix</w:t>
            </w:r>
            <w:r w:rsidR="005E0B57">
              <w:rPr>
                <w:rFonts w:ascii="Times New Roman" w:hAnsi="Times New Roman" w:cs="Times New Roman"/>
                <w:sz w:val="24"/>
                <w:szCs w:val="24"/>
              </w:rPr>
              <w:t>.</w:t>
            </w:r>
          </w:p>
        </w:tc>
        <w:tc>
          <w:tcPr>
            <w:tcW w:w="1726" w:type="dxa"/>
          </w:tcPr>
          <w:p w14:paraId="2561C34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01D8A52A" w14:textId="77777777" w:rsidTr="001F57D5">
        <w:tc>
          <w:tcPr>
            <w:tcW w:w="3856" w:type="dxa"/>
          </w:tcPr>
          <w:p w14:paraId="72CF3E3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Resolution detected</w:t>
            </w:r>
          </w:p>
        </w:tc>
        <w:tc>
          <w:tcPr>
            <w:tcW w:w="4562" w:type="dxa"/>
          </w:tcPr>
          <w:p w14:paraId="1392397E" w14:textId="4DC92219"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w:t>
            </w:r>
            <w:r w:rsidR="003E12CB" w:rsidRPr="005D7F72">
              <w:rPr>
                <w:rFonts w:ascii="Times New Roman" w:hAnsi="Times New Roman" w:cs="Times New Roman"/>
                <w:sz w:val="24"/>
                <w:szCs w:val="24"/>
              </w:rPr>
              <w:t>splays the resolution of the input matrix</w:t>
            </w:r>
            <w:r w:rsidR="005E0B57">
              <w:rPr>
                <w:rFonts w:ascii="Times New Roman" w:hAnsi="Times New Roman" w:cs="Times New Roman"/>
                <w:sz w:val="24"/>
                <w:szCs w:val="24"/>
              </w:rPr>
              <w:t>.</w:t>
            </w:r>
          </w:p>
        </w:tc>
        <w:tc>
          <w:tcPr>
            <w:tcW w:w="1726" w:type="dxa"/>
          </w:tcPr>
          <w:p w14:paraId="6BB4602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40000</w:t>
            </w:r>
          </w:p>
        </w:tc>
      </w:tr>
      <w:tr w:rsidR="003E12CB" w:rsidRPr="005D7F72" w14:paraId="4FFDFB82" w14:textId="77777777" w:rsidTr="001F57D5">
        <w:tc>
          <w:tcPr>
            <w:tcW w:w="3856" w:type="dxa"/>
          </w:tcPr>
          <w:p w14:paraId="6F44E15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Initial Start Position</w:t>
            </w:r>
          </w:p>
        </w:tc>
        <w:tc>
          <w:tcPr>
            <w:tcW w:w="4562" w:type="dxa"/>
          </w:tcPr>
          <w:p w14:paraId="4085E9CD" w14:textId="56235587" w:rsidR="003E12CB" w:rsidRPr="005D7F72" w:rsidRDefault="0006003B" w:rsidP="0006003B">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the minimum genome position observed from the input matrix</w:t>
            </w:r>
            <w:r w:rsidR="005E0B57">
              <w:rPr>
                <w:rFonts w:ascii="Times New Roman" w:hAnsi="Times New Roman" w:cs="Times New Roman"/>
                <w:sz w:val="24"/>
                <w:szCs w:val="24"/>
              </w:rPr>
              <w:t>.</w:t>
            </w:r>
          </w:p>
        </w:tc>
        <w:tc>
          <w:tcPr>
            <w:tcW w:w="1726" w:type="dxa"/>
          </w:tcPr>
          <w:p w14:paraId="6C673F8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09D9A9C7" w14:textId="77777777" w:rsidTr="001F57D5">
        <w:tc>
          <w:tcPr>
            <w:tcW w:w="3856" w:type="dxa"/>
          </w:tcPr>
          <w:p w14:paraId="5DA68AA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Initial End Position</w:t>
            </w:r>
          </w:p>
        </w:tc>
        <w:tc>
          <w:tcPr>
            <w:tcW w:w="4562" w:type="dxa"/>
          </w:tcPr>
          <w:p w14:paraId="59224677" w14:textId="0948C559" w:rsidR="003E12CB" w:rsidRPr="005D7F72" w:rsidRDefault="0006003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w:t>
            </w:r>
            <w:r w:rsidR="003E12CB" w:rsidRPr="005D7F72">
              <w:rPr>
                <w:rFonts w:ascii="Times New Roman" w:hAnsi="Times New Roman" w:cs="Times New Roman"/>
                <w:sz w:val="24"/>
                <w:szCs w:val="24"/>
              </w:rPr>
              <w:t>hows the maximum genome position observed from the input matrix</w:t>
            </w:r>
            <w:r w:rsidR="00BA04B0">
              <w:rPr>
                <w:rFonts w:ascii="Times New Roman" w:hAnsi="Times New Roman" w:cs="Times New Roman"/>
                <w:sz w:val="24"/>
                <w:szCs w:val="24"/>
              </w:rPr>
              <w:t>.</w:t>
            </w:r>
          </w:p>
        </w:tc>
        <w:tc>
          <w:tcPr>
            <w:tcW w:w="1726" w:type="dxa"/>
          </w:tcPr>
          <w:p w14:paraId="12F6319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8000000</w:t>
            </w:r>
          </w:p>
        </w:tc>
      </w:tr>
      <w:tr w:rsidR="003E12CB" w:rsidRPr="005D7F72" w14:paraId="7A4372C6" w14:textId="77777777" w:rsidTr="001F57D5">
        <w:trPr>
          <w:trHeight w:val="125"/>
        </w:trPr>
        <w:tc>
          <w:tcPr>
            <w:tcW w:w="3856" w:type="dxa"/>
          </w:tcPr>
          <w:p w14:paraId="7E53000B"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w:t>
            </w:r>
          </w:p>
        </w:tc>
        <w:tc>
          <w:tcPr>
            <w:tcW w:w="4562" w:type="dxa"/>
          </w:tcPr>
          <w:p w14:paraId="5135B482" w14:textId="354867F6"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 xml:space="preserve">An array of </w:t>
            </w:r>
            <w:r w:rsidR="002B3C0F">
              <w:rPr>
                <w:rFonts w:ascii="Times New Roman" w:hAnsi="Times New Roman" w:cs="Times New Roman"/>
                <w:color w:val="000000" w:themeColor="text1"/>
                <w:sz w:val="24"/>
                <w:szCs w:val="24"/>
              </w:rPr>
              <w:t>c</w:t>
            </w:r>
            <w:r w:rsidRPr="005D7F72">
              <w:rPr>
                <w:rFonts w:ascii="Times New Roman" w:hAnsi="Times New Roman" w:cs="Times New Roman"/>
                <w:color w:val="000000" w:themeColor="text1"/>
                <w:sz w:val="24"/>
                <w:szCs w:val="24"/>
              </w:rPr>
              <w:t>olor</w:t>
            </w:r>
            <w:r w:rsidR="00163E3E">
              <w:rPr>
                <w:rFonts w:ascii="Times New Roman" w:hAnsi="Times New Roman" w:cs="Times New Roman"/>
                <w:color w:val="000000" w:themeColor="text1"/>
                <w:sz w:val="24"/>
                <w:szCs w:val="24"/>
              </w:rPr>
              <w:t>s</w:t>
            </w:r>
            <w:r w:rsidRPr="005D7F72">
              <w:rPr>
                <w:rFonts w:ascii="Times New Roman" w:hAnsi="Times New Roman" w:cs="Times New Roman"/>
                <w:color w:val="000000" w:themeColor="text1"/>
                <w:sz w:val="24"/>
                <w:szCs w:val="24"/>
              </w:rPr>
              <w:t xml:space="preserve"> used as a gradient. One color is used as the bottom gradient and another color is used as the top gradient. Hence, it produces a gradient from one color to the other. The Gradient Colors are explained below</w:t>
            </w:r>
            <w:r w:rsidR="00163E3E">
              <w:rPr>
                <w:rFonts w:ascii="Times New Roman" w:hAnsi="Times New Roman" w:cs="Times New Roman"/>
                <w:color w:val="000000" w:themeColor="text1"/>
                <w:sz w:val="24"/>
                <w:szCs w:val="24"/>
              </w:rPr>
              <w:t>.</w:t>
            </w:r>
          </w:p>
        </w:tc>
        <w:tc>
          <w:tcPr>
            <w:tcW w:w="1726" w:type="dxa"/>
          </w:tcPr>
          <w:p w14:paraId="145ACBA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HOT</w:t>
            </w:r>
          </w:p>
        </w:tc>
      </w:tr>
      <w:tr w:rsidR="003E12CB" w:rsidRPr="005D7F72" w14:paraId="0127006F" w14:textId="77777777" w:rsidTr="001F57D5">
        <w:tc>
          <w:tcPr>
            <w:tcW w:w="3856" w:type="dxa"/>
          </w:tcPr>
          <w:p w14:paraId="0896FD1C"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GRADIENT_BLACK_TO_WHITE</w:t>
            </w:r>
          </w:p>
        </w:tc>
        <w:tc>
          <w:tcPr>
            <w:tcW w:w="4562" w:type="dxa"/>
          </w:tcPr>
          <w:p w14:paraId="2378D34C" w14:textId="06738C8D"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gradient from black (low) to white (high)</w:t>
            </w:r>
            <w:r w:rsidR="00B30A0B">
              <w:rPr>
                <w:rFonts w:ascii="Times New Roman" w:hAnsi="Times New Roman" w:cs="Times New Roman"/>
                <w:color w:val="000000" w:themeColor="text1"/>
                <w:sz w:val="24"/>
                <w:szCs w:val="24"/>
              </w:rPr>
              <w:t>.</w:t>
            </w:r>
          </w:p>
        </w:tc>
        <w:tc>
          <w:tcPr>
            <w:tcW w:w="1726" w:type="dxa"/>
          </w:tcPr>
          <w:p w14:paraId="6D4EBFF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42CEBC73" w14:textId="77777777" w:rsidTr="001F57D5">
        <w:tc>
          <w:tcPr>
            <w:tcW w:w="3856" w:type="dxa"/>
          </w:tcPr>
          <w:p w14:paraId="5048617D"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lastRenderedPageBreak/>
              <w:t>GRADIENT_BLUE_TO_RED</w:t>
            </w:r>
          </w:p>
        </w:tc>
        <w:tc>
          <w:tcPr>
            <w:tcW w:w="4562" w:type="dxa"/>
          </w:tcPr>
          <w:p w14:paraId="03D0D6FA" w14:textId="00224099"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gradient from blue (low) to red (high)</w:t>
            </w:r>
            <w:r w:rsidR="00070748">
              <w:rPr>
                <w:rFonts w:ascii="Times New Roman" w:hAnsi="Times New Roman" w:cs="Times New Roman"/>
                <w:color w:val="000000" w:themeColor="text1"/>
                <w:sz w:val="24"/>
                <w:szCs w:val="24"/>
              </w:rPr>
              <w:t>.</w:t>
            </w:r>
          </w:p>
        </w:tc>
        <w:tc>
          <w:tcPr>
            <w:tcW w:w="1726" w:type="dxa"/>
          </w:tcPr>
          <w:p w14:paraId="7DD3D63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03D1271E" w14:textId="77777777" w:rsidTr="001F57D5">
        <w:tc>
          <w:tcPr>
            <w:tcW w:w="3856" w:type="dxa"/>
          </w:tcPr>
          <w:p w14:paraId="10205CF9"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GRADIENT_HEAT</w:t>
            </w:r>
          </w:p>
        </w:tc>
        <w:tc>
          <w:tcPr>
            <w:tcW w:w="4562" w:type="dxa"/>
          </w:tcPr>
          <w:p w14:paraId="449B8417" w14:textId="603842E8"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different gradient for hot things (black, brown, orange, white)</w:t>
            </w:r>
            <w:r w:rsidR="00E82F68">
              <w:rPr>
                <w:rFonts w:ascii="Times New Roman" w:hAnsi="Times New Roman" w:cs="Times New Roman"/>
                <w:color w:val="000000" w:themeColor="text1"/>
                <w:sz w:val="24"/>
                <w:szCs w:val="24"/>
              </w:rPr>
              <w:t>.</w:t>
            </w:r>
          </w:p>
        </w:tc>
        <w:tc>
          <w:tcPr>
            <w:tcW w:w="1726" w:type="dxa"/>
          </w:tcPr>
          <w:p w14:paraId="1D2732B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19EC1023" w14:textId="77777777" w:rsidTr="001F57D5">
        <w:tc>
          <w:tcPr>
            <w:tcW w:w="3856" w:type="dxa"/>
          </w:tcPr>
          <w:p w14:paraId="09D669D1"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GRADIENT_HOT</w:t>
            </w:r>
          </w:p>
        </w:tc>
        <w:tc>
          <w:tcPr>
            <w:tcW w:w="4562" w:type="dxa"/>
          </w:tcPr>
          <w:p w14:paraId="01A62815" w14:textId="64E1F371"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 xml:space="preserve">Produces a gradient </w:t>
            </w:r>
            <w:r w:rsidR="0006003B">
              <w:rPr>
                <w:rFonts w:ascii="Times New Roman" w:hAnsi="Times New Roman" w:cs="Times New Roman"/>
                <w:color w:val="000000" w:themeColor="text1"/>
                <w:sz w:val="24"/>
                <w:szCs w:val="24"/>
              </w:rPr>
              <w:t xml:space="preserve">using the colors </w:t>
            </w:r>
            <w:r w:rsidRPr="005D7F72">
              <w:rPr>
                <w:rFonts w:ascii="Times New Roman" w:hAnsi="Times New Roman" w:cs="Times New Roman"/>
                <w:color w:val="000000" w:themeColor="text1"/>
                <w:sz w:val="24"/>
                <w:szCs w:val="24"/>
              </w:rPr>
              <w:t xml:space="preserve">black, red, orange, </w:t>
            </w:r>
            <w:r w:rsidR="0006003B">
              <w:rPr>
                <w:rFonts w:ascii="Times New Roman" w:hAnsi="Times New Roman" w:cs="Times New Roman"/>
                <w:color w:val="000000" w:themeColor="text1"/>
                <w:sz w:val="24"/>
                <w:szCs w:val="24"/>
              </w:rPr>
              <w:t xml:space="preserve">and </w:t>
            </w:r>
            <w:r w:rsidRPr="005D7F72">
              <w:rPr>
                <w:rFonts w:ascii="Times New Roman" w:hAnsi="Times New Roman" w:cs="Times New Roman"/>
                <w:color w:val="000000" w:themeColor="text1"/>
                <w:sz w:val="24"/>
                <w:szCs w:val="24"/>
              </w:rPr>
              <w:t>yellow</w:t>
            </w:r>
            <w:r w:rsidR="0006003B">
              <w:rPr>
                <w:rFonts w:ascii="Times New Roman" w:hAnsi="Times New Roman" w:cs="Times New Roman"/>
                <w:color w:val="000000" w:themeColor="text1"/>
                <w:sz w:val="24"/>
                <w:szCs w:val="24"/>
              </w:rPr>
              <w:t xml:space="preserve"> to </w:t>
            </w:r>
            <w:r w:rsidRPr="005D7F72">
              <w:rPr>
                <w:rFonts w:ascii="Times New Roman" w:hAnsi="Times New Roman" w:cs="Times New Roman"/>
                <w:color w:val="000000" w:themeColor="text1"/>
                <w:sz w:val="24"/>
                <w:szCs w:val="24"/>
              </w:rPr>
              <w:t>white</w:t>
            </w:r>
            <w:r w:rsidR="00E82F68">
              <w:rPr>
                <w:rFonts w:ascii="Times New Roman" w:hAnsi="Times New Roman" w:cs="Times New Roman"/>
                <w:color w:val="000000" w:themeColor="text1"/>
                <w:sz w:val="24"/>
                <w:szCs w:val="24"/>
              </w:rPr>
              <w:t>.</w:t>
            </w:r>
          </w:p>
        </w:tc>
        <w:tc>
          <w:tcPr>
            <w:tcW w:w="1726" w:type="dxa"/>
          </w:tcPr>
          <w:p w14:paraId="5E5C671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041C868B" w14:textId="77777777" w:rsidTr="001F57D5">
        <w:tc>
          <w:tcPr>
            <w:tcW w:w="3856" w:type="dxa"/>
          </w:tcPr>
          <w:p w14:paraId="1033DCCB"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GRADIENT_MAROON_TO_GOLD</w:t>
            </w:r>
          </w:p>
        </w:tc>
        <w:tc>
          <w:tcPr>
            <w:tcW w:w="4562" w:type="dxa"/>
          </w:tcPr>
          <w:p w14:paraId="30AA1590" w14:textId="57E0B9A0"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gradient from maroon (low) to gold (high)</w:t>
            </w:r>
            <w:r w:rsidR="00393B83">
              <w:rPr>
                <w:rFonts w:ascii="Times New Roman" w:hAnsi="Times New Roman" w:cs="Times New Roman"/>
                <w:color w:val="000000" w:themeColor="text1"/>
                <w:sz w:val="24"/>
                <w:szCs w:val="24"/>
              </w:rPr>
              <w:t>.</w:t>
            </w:r>
          </w:p>
        </w:tc>
        <w:tc>
          <w:tcPr>
            <w:tcW w:w="1726" w:type="dxa"/>
          </w:tcPr>
          <w:p w14:paraId="080A098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2F590621" w14:textId="77777777" w:rsidTr="001F57D5">
        <w:tc>
          <w:tcPr>
            <w:tcW w:w="3856" w:type="dxa"/>
          </w:tcPr>
          <w:p w14:paraId="556237B2"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GRADIENT_RAINBOW</w:t>
            </w:r>
          </w:p>
        </w:tc>
        <w:tc>
          <w:tcPr>
            <w:tcW w:w="4562" w:type="dxa"/>
          </w:tcPr>
          <w:p w14:paraId="33FF8028" w14:textId="311AEC38" w:rsidR="003E12CB" w:rsidRPr="002633D8" w:rsidRDefault="002633D8" w:rsidP="0094343A">
            <w:pPr>
              <w:spacing w:before="100" w:beforeAutospacing="1" w:line="360" w:lineRule="auto"/>
              <w:jc w:val="center"/>
              <w:rPr>
                <w:rFonts w:ascii="Times New Roman" w:hAnsi="Times New Roman" w:cs="Times New Roman"/>
                <w:color w:val="000000" w:themeColor="text1"/>
                <w:sz w:val="24"/>
                <w:szCs w:val="24"/>
              </w:rPr>
            </w:pPr>
            <w:r w:rsidRPr="002633D8">
              <w:rPr>
                <w:rFonts w:ascii="Times New Roman" w:hAnsi="Times New Roman" w:cs="Times New Roman"/>
                <w:sz w:val="24"/>
                <w:szCs w:val="24"/>
              </w:rPr>
              <w:t>Produces a gradient with the colors violet, blue, green, yellow, orange, and red.</w:t>
            </w:r>
          </w:p>
        </w:tc>
        <w:tc>
          <w:tcPr>
            <w:tcW w:w="1726" w:type="dxa"/>
          </w:tcPr>
          <w:p w14:paraId="6BE445D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48DB4B57" w14:textId="77777777" w:rsidTr="001F57D5">
        <w:tc>
          <w:tcPr>
            <w:tcW w:w="3856" w:type="dxa"/>
          </w:tcPr>
          <w:p w14:paraId="054CE78C"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GRADIENT_RED_TO_GREEN</w:t>
            </w:r>
          </w:p>
        </w:tc>
        <w:tc>
          <w:tcPr>
            <w:tcW w:w="4562" w:type="dxa"/>
          </w:tcPr>
          <w:p w14:paraId="725BAB3D" w14:textId="7C875B65" w:rsidR="003E12CB" w:rsidRPr="002633D8" w:rsidRDefault="003E12CB" w:rsidP="0094343A">
            <w:pPr>
              <w:spacing w:before="100" w:beforeAutospacing="1" w:line="360" w:lineRule="auto"/>
              <w:jc w:val="center"/>
              <w:rPr>
                <w:rFonts w:ascii="Times New Roman" w:hAnsi="Times New Roman" w:cs="Times New Roman"/>
                <w:color w:val="000000" w:themeColor="text1"/>
                <w:sz w:val="24"/>
                <w:szCs w:val="24"/>
              </w:rPr>
            </w:pPr>
            <w:r w:rsidRPr="002633D8">
              <w:rPr>
                <w:rFonts w:ascii="Times New Roman" w:hAnsi="Times New Roman" w:cs="Times New Roman"/>
                <w:color w:val="000000" w:themeColor="text1"/>
                <w:sz w:val="24"/>
                <w:szCs w:val="24"/>
              </w:rPr>
              <w:t>Produces a gradient from red (low) to green (high)</w:t>
            </w:r>
            <w:r w:rsidR="002C4089">
              <w:rPr>
                <w:rFonts w:ascii="Times New Roman" w:hAnsi="Times New Roman" w:cs="Times New Roman"/>
                <w:color w:val="000000" w:themeColor="text1"/>
                <w:sz w:val="24"/>
                <w:szCs w:val="24"/>
              </w:rPr>
              <w:t>.</w:t>
            </w:r>
          </w:p>
        </w:tc>
        <w:tc>
          <w:tcPr>
            <w:tcW w:w="1726" w:type="dxa"/>
          </w:tcPr>
          <w:p w14:paraId="41C54B0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64091DED" w14:textId="77777777" w:rsidTr="001F57D5">
        <w:tc>
          <w:tcPr>
            <w:tcW w:w="3856" w:type="dxa"/>
          </w:tcPr>
          <w:p w14:paraId="1FE62A9D"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GRADIENT_ROY</w:t>
            </w:r>
          </w:p>
        </w:tc>
        <w:tc>
          <w:tcPr>
            <w:tcW w:w="4562" w:type="dxa"/>
          </w:tcPr>
          <w:p w14:paraId="5BFD92FD" w14:textId="3CB16D70"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Produces a gradient through red, orange, yellow</w:t>
            </w:r>
            <w:r w:rsidR="00A648F2">
              <w:rPr>
                <w:rFonts w:ascii="Times New Roman" w:hAnsi="Times New Roman" w:cs="Times New Roman"/>
                <w:color w:val="000000" w:themeColor="text1"/>
                <w:sz w:val="24"/>
                <w:szCs w:val="24"/>
              </w:rPr>
              <w:t>.</w:t>
            </w:r>
          </w:p>
        </w:tc>
        <w:tc>
          <w:tcPr>
            <w:tcW w:w="1726" w:type="dxa"/>
          </w:tcPr>
          <w:p w14:paraId="29FCD87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6D1ECF60" w14:textId="77777777" w:rsidTr="001F57D5">
        <w:tc>
          <w:tcPr>
            <w:tcW w:w="3856" w:type="dxa"/>
          </w:tcPr>
          <w:p w14:paraId="4CCDFEF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Data Type</w:t>
            </w:r>
          </w:p>
        </w:tc>
        <w:tc>
          <w:tcPr>
            <w:tcW w:w="4562" w:type="dxa"/>
          </w:tcPr>
          <w:p w14:paraId="15BC0D59" w14:textId="1C194BEA"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determines the type of data to be displayed. The types available are the raw input data, a T</w:t>
            </w:r>
            <w:r w:rsidR="00E8632B">
              <w:rPr>
                <w:rFonts w:ascii="Times New Roman" w:hAnsi="Times New Roman" w:cs="Times New Roman"/>
                <w:sz w:val="24"/>
                <w:szCs w:val="24"/>
              </w:rPr>
              <w:t>ANH</w:t>
            </w:r>
            <w:r w:rsidRPr="005D7F72">
              <w:rPr>
                <w:rFonts w:ascii="Times New Roman" w:hAnsi="Times New Roman" w:cs="Times New Roman"/>
                <w:sz w:val="24"/>
                <w:szCs w:val="24"/>
              </w:rPr>
              <w:t xml:space="preserve"> of input data, a Pearson correlation of input data, and a Spearman correlation of the input data.</w:t>
            </w:r>
          </w:p>
        </w:tc>
        <w:tc>
          <w:tcPr>
            <w:tcW w:w="1726" w:type="dxa"/>
          </w:tcPr>
          <w:p w14:paraId="6A58D63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TANH</w:t>
            </w:r>
          </w:p>
        </w:tc>
      </w:tr>
    </w:tbl>
    <w:p w14:paraId="52067615" w14:textId="77777777" w:rsidR="003E12CB" w:rsidRPr="005D7F72" w:rsidRDefault="003E12CB" w:rsidP="00E42080">
      <w:pPr>
        <w:pStyle w:val="Heading3"/>
      </w:pPr>
      <w:bookmarkStart w:id="118" w:name="_Toc508398343"/>
      <w:r w:rsidRPr="005D7F72">
        <w:t>TAD Annotation</w:t>
      </w:r>
      <w:bookmarkEnd w:id="118"/>
    </w:p>
    <w:p w14:paraId="5CECE628"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The description of the display controls on the display window for TAD annotation is given below. </w:t>
      </w:r>
    </w:p>
    <w:p w14:paraId="07468744" w14:textId="77777777" w:rsidR="003E12CB" w:rsidRPr="005D7F72" w:rsidRDefault="003E12CB" w:rsidP="003E12CB">
      <w:pPr>
        <w:pStyle w:val="ListParagraph"/>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5D7F72" w14:paraId="252F6E3F" w14:textId="77777777" w:rsidTr="001F57D5">
        <w:tc>
          <w:tcPr>
            <w:tcW w:w="3856" w:type="dxa"/>
          </w:tcPr>
          <w:p w14:paraId="37C0036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Field</w:t>
            </w:r>
          </w:p>
        </w:tc>
        <w:tc>
          <w:tcPr>
            <w:tcW w:w="4562" w:type="dxa"/>
          </w:tcPr>
          <w:p w14:paraId="5C4FA67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Description</w:t>
            </w:r>
          </w:p>
        </w:tc>
        <w:tc>
          <w:tcPr>
            <w:tcW w:w="1726" w:type="dxa"/>
          </w:tcPr>
          <w:p w14:paraId="76B1FC7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Default</w:t>
            </w:r>
          </w:p>
        </w:tc>
      </w:tr>
      <w:tr w:rsidR="003E12CB" w:rsidRPr="005D7F72" w14:paraId="4D9EFFD2" w14:textId="77777777" w:rsidTr="001F57D5">
        <w:tc>
          <w:tcPr>
            <w:tcW w:w="3856" w:type="dxa"/>
          </w:tcPr>
          <w:p w14:paraId="27A53B0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Load TAD file </w:t>
            </w:r>
          </w:p>
        </w:tc>
        <w:tc>
          <w:tcPr>
            <w:tcW w:w="4562" w:type="dxa"/>
          </w:tcPr>
          <w:p w14:paraId="08D67B1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Browse and Load </w:t>
            </w:r>
            <w:proofErr w:type="gramStart"/>
            <w:r w:rsidRPr="005D7F72">
              <w:rPr>
                <w:rFonts w:ascii="Times New Roman" w:hAnsi="Times New Roman" w:cs="Times New Roman"/>
                <w:sz w:val="24"/>
                <w:szCs w:val="24"/>
              </w:rPr>
              <w:t>a .bed</w:t>
            </w:r>
            <w:proofErr w:type="gramEnd"/>
            <w:r w:rsidRPr="005D7F72">
              <w:rPr>
                <w:rFonts w:ascii="Times New Roman" w:hAnsi="Times New Roman" w:cs="Times New Roman"/>
                <w:sz w:val="24"/>
                <w:szCs w:val="24"/>
              </w:rPr>
              <w:t xml:space="preserve"> format file containing the TADs identified for the input matrix</w:t>
            </w:r>
          </w:p>
        </w:tc>
        <w:tc>
          <w:tcPr>
            <w:tcW w:w="1726" w:type="dxa"/>
          </w:tcPr>
          <w:p w14:paraId="273C413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77D08C81" w14:textId="77777777" w:rsidTr="001F57D5">
        <w:tc>
          <w:tcPr>
            <w:tcW w:w="3856" w:type="dxa"/>
          </w:tcPr>
          <w:p w14:paraId="67C90C8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Identified TAD</w:t>
            </w:r>
          </w:p>
        </w:tc>
        <w:tc>
          <w:tcPr>
            <w:tcW w:w="4562" w:type="dxa"/>
          </w:tcPr>
          <w:p w14:paraId="26F19C5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shows the TADs in the input file</w:t>
            </w:r>
          </w:p>
        </w:tc>
        <w:tc>
          <w:tcPr>
            <w:tcW w:w="1726" w:type="dxa"/>
          </w:tcPr>
          <w:p w14:paraId="1E066EA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23F2A204" w14:textId="77777777" w:rsidTr="001F57D5">
        <w:tc>
          <w:tcPr>
            <w:tcW w:w="3856" w:type="dxa"/>
          </w:tcPr>
          <w:p w14:paraId="16AB30C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Show TAD on Heatmap</w:t>
            </w:r>
          </w:p>
        </w:tc>
        <w:tc>
          <w:tcPr>
            <w:tcW w:w="4562" w:type="dxa"/>
          </w:tcPr>
          <w:p w14:paraId="407AAB71" w14:textId="5C6DF8BD"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It marks the boundary of the TADs identified on the displayed heatmap</w:t>
            </w:r>
            <w:r w:rsidR="00D8063A">
              <w:rPr>
                <w:rFonts w:ascii="Times New Roman" w:hAnsi="Times New Roman" w:cs="Times New Roman"/>
                <w:sz w:val="24"/>
                <w:szCs w:val="24"/>
              </w:rPr>
              <w:t>.</w:t>
            </w:r>
          </w:p>
        </w:tc>
        <w:tc>
          <w:tcPr>
            <w:tcW w:w="1726" w:type="dxa"/>
          </w:tcPr>
          <w:p w14:paraId="3D0FD88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
        </w:tc>
      </w:tr>
      <w:tr w:rsidR="003E12CB" w:rsidRPr="005D7F72" w14:paraId="1A757F44" w14:textId="77777777" w:rsidTr="001F57D5">
        <w:tc>
          <w:tcPr>
            <w:tcW w:w="3856" w:type="dxa"/>
          </w:tcPr>
          <w:p w14:paraId="2E3E274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Display Multiple TADs</w:t>
            </w:r>
          </w:p>
        </w:tc>
        <w:tc>
          <w:tcPr>
            <w:tcW w:w="4562" w:type="dxa"/>
          </w:tcPr>
          <w:p w14:paraId="2176A97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Once checked, allows TADs from different method to be overlapped on the same display window. This function is useful for comparing TADs identified by different methods for a dataset. </w:t>
            </w:r>
          </w:p>
        </w:tc>
        <w:tc>
          <w:tcPr>
            <w:tcW w:w="1726" w:type="dxa"/>
          </w:tcPr>
          <w:p w14:paraId="6050E53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3E12CB" w:rsidRPr="005D7F72" w14:paraId="5F5B318B" w14:textId="77777777" w:rsidTr="001F57D5">
        <w:tc>
          <w:tcPr>
            <w:tcW w:w="3856" w:type="dxa"/>
          </w:tcPr>
          <w:p w14:paraId="28A00DD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Choose Display Color</w:t>
            </w:r>
          </w:p>
        </w:tc>
        <w:tc>
          <w:tcPr>
            <w:tcW w:w="4562" w:type="dxa"/>
          </w:tcPr>
          <w:p w14:paraId="1F4015E0" w14:textId="1AB66D65"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Choose the color for the TAD boundary marks</w:t>
            </w:r>
            <w:r w:rsidR="006A6A7A">
              <w:rPr>
                <w:rFonts w:ascii="Times New Roman" w:hAnsi="Times New Roman" w:cs="Times New Roman"/>
                <w:sz w:val="24"/>
                <w:szCs w:val="24"/>
              </w:rPr>
              <w:t>.</w:t>
            </w:r>
          </w:p>
        </w:tc>
        <w:tc>
          <w:tcPr>
            <w:tcW w:w="1726" w:type="dxa"/>
          </w:tcPr>
          <w:p w14:paraId="7893F64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Color 1</w:t>
            </w:r>
          </w:p>
        </w:tc>
      </w:tr>
    </w:tbl>
    <w:p w14:paraId="48888D2B" w14:textId="77777777" w:rsidR="003E12CB" w:rsidRPr="005D7F72" w:rsidRDefault="003E12CB" w:rsidP="003E12CB">
      <w:pPr>
        <w:pStyle w:val="ListParagraph"/>
        <w:spacing w:before="100" w:beforeAutospacing="1" w:after="0" w:line="360" w:lineRule="auto"/>
        <w:ind w:left="0"/>
        <w:rPr>
          <w:rFonts w:ascii="Times New Roman" w:hAnsi="Times New Roman" w:cs="Times New Roman"/>
          <w:sz w:val="24"/>
          <w:szCs w:val="24"/>
        </w:rPr>
      </w:pPr>
    </w:p>
    <w:p w14:paraId="399C8523" w14:textId="77777777" w:rsidR="003E12CB" w:rsidRPr="005D7F72" w:rsidRDefault="003E12CB" w:rsidP="00E42080">
      <w:pPr>
        <w:pStyle w:val="Heading3"/>
      </w:pPr>
      <w:bookmarkStart w:id="119" w:name="_Toc508398344"/>
      <w:r w:rsidRPr="005D7F72">
        <w:t>Demonstration</w:t>
      </w:r>
      <w:bookmarkEnd w:id="119"/>
    </w:p>
    <w:p w14:paraId="44AC5360" w14:textId="5AAAD7E5" w:rsidR="003E12CB" w:rsidRPr="005D7F72" w:rsidRDefault="003E12CB" w:rsidP="00DD71B3">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Figure 5 below shows the TAD annotation for the TADs identified by two TAD identification algorithms (</w:t>
      </w:r>
      <w:proofErr w:type="spellStart"/>
      <w:r w:rsidRPr="005D7F72">
        <w:rPr>
          <w:rFonts w:ascii="Times New Roman" w:hAnsi="Times New Roman" w:cs="Times New Roman"/>
          <w:sz w:val="24"/>
          <w:szCs w:val="24"/>
        </w:rPr>
        <w:t>ClusterTAD</w:t>
      </w:r>
      <w:proofErr w:type="spellEnd"/>
      <w:r w:rsidRPr="005D7F72">
        <w:rPr>
          <w:rFonts w:ascii="Times New Roman" w:hAnsi="Times New Roman" w:cs="Times New Roman"/>
          <w:sz w:val="24"/>
          <w:szCs w:val="24"/>
        </w:rPr>
        <w:t xml:space="preserve"> and DI) for </w:t>
      </w:r>
      <w:proofErr w:type="spellStart"/>
      <w:r w:rsidRPr="005D7F72">
        <w:rPr>
          <w:rFonts w:ascii="Times New Roman" w:hAnsi="Times New Roman" w:cs="Times New Roman"/>
          <w:sz w:val="24"/>
          <w:szCs w:val="24"/>
        </w:rPr>
        <w:t>mESC</w:t>
      </w:r>
      <w:proofErr w:type="spellEnd"/>
      <w:r w:rsidRPr="005D7F72">
        <w:rPr>
          <w:rFonts w:ascii="Times New Roman" w:hAnsi="Times New Roman" w:cs="Times New Roman"/>
          <w:sz w:val="24"/>
          <w:szCs w:val="24"/>
        </w:rPr>
        <w:t xml:space="preserve"> Chromosome 17 from </w:t>
      </w:r>
      <w:hyperlink r:id="rId72" w:history="1">
        <w:r w:rsidRPr="005D7F72">
          <w:rPr>
            <w:rStyle w:val="Hyperlink"/>
            <w:rFonts w:ascii="Times New Roman" w:hAnsi="Times New Roman" w:cs="Times New Roman"/>
            <w:sz w:val="24"/>
            <w:szCs w:val="24"/>
          </w:rPr>
          <w:t>Ren Lab</w:t>
        </w:r>
      </w:hyperlink>
      <w:r w:rsidRPr="005D7F72">
        <w:rPr>
          <w:rFonts w:ascii="Times New Roman" w:hAnsi="Times New Roman" w:cs="Times New Roman"/>
          <w:sz w:val="24"/>
          <w:szCs w:val="24"/>
        </w:rPr>
        <w:t>.</w:t>
      </w:r>
    </w:p>
    <w:p w14:paraId="2207648A" w14:textId="77777777" w:rsidR="003E12CB" w:rsidRPr="005D7F72" w:rsidRDefault="003E12CB" w:rsidP="003E12CB">
      <w:pPr>
        <w:pStyle w:val="ListParagraph"/>
        <w:spacing w:before="100" w:beforeAutospacing="1" w:after="0" w:line="360" w:lineRule="auto"/>
        <w:ind w:left="0"/>
        <w:rPr>
          <w:rFonts w:ascii="Times New Roman" w:hAnsi="Times New Roman" w:cs="Times New Roman"/>
          <w:b/>
          <w:sz w:val="24"/>
          <w:szCs w:val="24"/>
        </w:rPr>
      </w:pPr>
      <w:r w:rsidRPr="005D7F72">
        <w:rPr>
          <w:rFonts w:ascii="Times New Roman" w:hAnsi="Times New Roman" w:cs="Times New Roman"/>
          <w:b/>
          <w:sz w:val="24"/>
          <w:szCs w:val="24"/>
        </w:rPr>
        <w:t>Step 1:</w:t>
      </w:r>
    </w:p>
    <w:p w14:paraId="10A8D3BC" w14:textId="777777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To run this demonstration, load a sample square matrix as the input contact file.</w:t>
      </w:r>
    </w:p>
    <w:p w14:paraId="37CF7F5B" w14:textId="777777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 xml:space="preserve"> The example file can be found here: </w:t>
      </w:r>
      <w:r w:rsidRPr="007C7D5E">
        <w:rPr>
          <w:rFonts w:ascii="Times New Roman" w:hAnsi="Times New Roman" w:cs="Times New Roman"/>
          <w:i/>
          <w:sz w:val="24"/>
          <w:szCs w:val="24"/>
        </w:rPr>
        <w:t>/executable/</w:t>
      </w:r>
      <w:proofErr w:type="spellStart"/>
      <w:r w:rsidRPr="007C7D5E">
        <w:rPr>
          <w:rFonts w:ascii="Times New Roman" w:hAnsi="Times New Roman" w:cs="Times New Roman"/>
          <w:i/>
          <w:sz w:val="24"/>
          <w:szCs w:val="24"/>
        </w:rPr>
        <w:t>sample_data</w:t>
      </w:r>
      <w:proofErr w:type="spellEnd"/>
      <w:r w:rsidRPr="007C7D5E">
        <w:rPr>
          <w:rFonts w:ascii="Times New Roman" w:hAnsi="Times New Roman" w:cs="Times New Roman"/>
          <w:i/>
          <w:sz w:val="24"/>
          <w:szCs w:val="24"/>
        </w:rPr>
        <w:t>/</w:t>
      </w:r>
      <w:r w:rsidRPr="005D7F72">
        <w:rPr>
          <w:rFonts w:ascii="Times New Roman" w:hAnsi="Times New Roman" w:cs="Times New Roman"/>
          <w:sz w:val="24"/>
          <w:szCs w:val="24"/>
        </w:rPr>
        <w:t xml:space="preserve"> </w:t>
      </w:r>
      <w:proofErr w:type="spellStart"/>
      <w:r w:rsidRPr="007C7D5E">
        <w:rPr>
          <w:rFonts w:ascii="Times New Roman" w:hAnsi="Times New Roman" w:cs="Times New Roman"/>
          <w:i/>
          <w:sz w:val="24"/>
          <w:szCs w:val="24"/>
        </w:rPr>
        <w:t>contact_matrices</w:t>
      </w:r>
      <w:proofErr w:type="spellEnd"/>
      <w:r w:rsidRPr="007C7D5E">
        <w:rPr>
          <w:rFonts w:ascii="Times New Roman" w:hAnsi="Times New Roman" w:cs="Times New Roman"/>
          <w:i/>
          <w:sz w:val="24"/>
          <w:szCs w:val="24"/>
        </w:rPr>
        <w:t>/</w:t>
      </w:r>
      <w:proofErr w:type="spellStart"/>
      <w:r w:rsidRPr="007C7D5E">
        <w:rPr>
          <w:rFonts w:ascii="Times New Roman" w:hAnsi="Times New Roman" w:cs="Times New Roman"/>
          <w:i/>
          <w:sz w:val="24"/>
          <w:szCs w:val="24"/>
        </w:rPr>
        <w:t>square_matrices</w:t>
      </w:r>
      <w:proofErr w:type="spellEnd"/>
      <w:r w:rsidRPr="007C7D5E">
        <w:rPr>
          <w:rFonts w:ascii="Times New Roman" w:hAnsi="Times New Roman" w:cs="Times New Roman"/>
          <w:i/>
          <w:sz w:val="24"/>
          <w:szCs w:val="24"/>
        </w:rPr>
        <w:t>/mESC_</w:t>
      </w:r>
      <w:proofErr w:type="gramStart"/>
      <w:r w:rsidRPr="007C7D5E">
        <w:rPr>
          <w:rFonts w:ascii="Times New Roman" w:hAnsi="Times New Roman" w:cs="Times New Roman"/>
          <w:i/>
          <w:sz w:val="24"/>
          <w:szCs w:val="24"/>
        </w:rPr>
        <w:t>nij.chr</w:t>
      </w:r>
      <w:proofErr w:type="gramEnd"/>
      <w:r w:rsidRPr="007C7D5E">
        <w:rPr>
          <w:rFonts w:ascii="Times New Roman" w:hAnsi="Times New Roman" w:cs="Times New Roman"/>
          <w:i/>
          <w:sz w:val="24"/>
          <w:szCs w:val="24"/>
        </w:rPr>
        <w:t>17</w:t>
      </w:r>
      <w:r w:rsidRPr="005D7F72">
        <w:rPr>
          <w:rFonts w:ascii="Times New Roman" w:hAnsi="Times New Roman" w:cs="Times New Roman"/>
          <w:sz w:val="24"/>
          <w:szCs w:val="24"/>
        </w:rPr>
        <w:t>.   Resolution for the square matrix = 40000</w:t>
      </w:r>
    </w:p>
    <w:p w14:paraId="2E559868" w14:textId="1114A4B3"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Load the cont</w:t>
      </w:r>
      <w:r w:rsidR="00EC3879" w:rsidRPr="005D7F72">
        <w:rPr>
          <w:rFonts w:ascii="Times New Roman" w:hAnsi="Times New Roman" w:cs="Times New Roman"/>
          <w:sz w:val="24"/>
          <w:szCs w:val="24"/>
        </w:rPr>
        <w:t>act file as instructed here</w:t>
      </w:r>
      <w:r w:rsidRPr="005D7F72">
        <w:rPr>
          <w:rFonts w:ascii="Times New Roman" w:hAnsi="Times New Roman" w:cs="Times New Roman"/>
          <w:sz w:val="24"/>
          <w:szCs w:val="24"/>
        </w:rPr>
        <w:t xml:space="preserve">:  </w:t>
      </w:r>
      <w:hyperlink w:anchor="Visualizing_Dataset" w:history="1">
        <w:r w:rsidRPr="005D7F72">
          <w:rPr>
            <w:rStyle w:val="Hyperlink"/>
            <w:rFonts w:ascii="Times New Roman" w:hAnsi="Times New Roman" w:cs="Times New Roman"/>
            <w:sz w:val="24"/>
            <w:szCs w:val="24"/>
          </w:rPr>
          <w:t>Visualizing Dataset in 2D format</w:t>
        </w:r>
      </w:hyperlink>
    </w:p>
    <w:p w14:paraId="24C49929" w14:textId="77777777" w:rsidR="003E12CB" w:rsidRPr="005D7F72" w:rsidRDefault="003E12CB" w:rsidP="003E12CB">
      <w:pPr>
        <w:pStyle w:val="ListParagraph"/>
        <w:spacing w:before="100" w:beforeAutospacing="1" w:after="0" w:line="360" w:lineRule="auto"/>
        <w:ind w:left="0"/>
        <w:rPr>
          <w:rFonts w:ascii="Times New Roman" w:hAnsi="Times New Roman" w:cs="Times New Roman"/>
          <w:sz w:val="24"/>
          <w:szCs w:val="24"/>
        </w:rPr>
      </w:pPr>
      <w:r w:rsidRPr="005D7F72">
        <w:rPr>
          <w:rFonts w:ascii="Times New Roman" w:hAnsi="Times New Roman" w:cs="Times New Roman"/>
          <w:b/>
          <w:sz w:val="24"/>
          <w:szCs w:val="24"/>
        </w:rPr>
        <w:t>Step 2:</w:t>
      </w:r>
    </w:p>
    <w:p w14:paraId="25348965" w14:textId="77777777" w:rsidR="003E12CB" w:rsidRPr="005D7F72" w:rsidRDefault="003E12CB" w:rsidP="003E12CB">
      <w:pPr>
        <w:pStyle w:val="ListParagraph"/>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Modify the highlighted fields on the display window. The table below shows the values set for each field in the display control.</w:t>
      </w:r>
    </w:p>
    <w:p w14:paraId="6B87B6D0" w14:textId="77777777" w:rsidR="003E12CB" w:rsidRPr="005D7F72" w:rsidRDefault="003E12CB" w:rsidP="003E12CB">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tblLook w:val="04A0" w:firstRow="1" w:lastRow="0" w:firstColumn="1" w:lastColumn="0" w:noHBand="0" w:noVBand="1"/>
      </w:tblPr>
      <w:tblGrid>
        <w:gridCol w:w="3955"/>
        <w:gridCol w:w="5589"/>
      </w:tblGrid>
      <w:tr w:rsidR="003E12CB" w:rsidRPr="005D7F72" w14:paraId="0A805623" w14:textId="77777777" w:rsidTr="001F57D5">
        <w:tc>
          <w:tcPr>
            <w:tcW w:w="3955" w:type="dxa"/>
          </w:tcPr>
          <w:p w14:paraId="507D4292"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Field</w:t>
            </w:r>
          </w:p>
        </w:tc>
        <w:tc>
          <w:tcPr>
            <w:tcW w:w="5589" w:type="dxa"/>
          </w:tcPr>
          <w:p w14:paraId="706FC25D" w14:textId="77777777" w:rsidR="003E12CB" w:rsidRPr="005D7F72" w:rsidRDefault="003E12CB" w:rsidP="0094343A">
            <w:pPr>
              <w:spacing w:before="100" w:beforeAutospacing="1" w:line="360" w:lineRule="auto"/>
              <w:jc w:val="center"/>
              <w:rPr>
                <w:rFonts w:ascii="Times New Roman" w:hAnsi="Times New Roman" w:cs="Times New Roman"/>
                <w:b/>
                <w:sz w:val="24"/>
                <w:szCs w:val="24"/>
              </w:rPr>
            </w:pPr>
            <w:r w:rsidRPr="005D7F72">
              <w:rPr>
                <w:rFonts w:ascii="Times New Roman" w:hAnsi="Times New Roman" w:cs="Times New Roman"/>
                <w:b/>
                <w:sz w:val="24"/>
                <w:szCs w:val="24"/>
              </w:rPr>
              <w:t>Value</w:t>
            </w:r>
          </w:p>
        </w:tc>
      </w:tr>
      <w:tr w:rsidR="003E12CB" w:rsidRPr="005D7F72" w14:paraId="0791C3BE" w14:textId="77777777" w:rsidTr="001F57D5">
        <w:tc>
          <w:tcPr>
            <w:tcW w:w="3955" w:type="dxa"/>
          </w:tcPr>
          <w:p w14:paraId="7875230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Title</w:t>
            </w:r>
          </w:p>
        </w:tc>
        <w:tc>
          <w:tcPr>
            <w:tcW w:w="5589" w:type="dxa"/>
          </w:tcPr>
          <w:p w14:paraId="40CCB03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63D62F50" w14:textId="77777777" w:rsidTr="001F57D5">
        <w:tc>
          <w:tcPr>
            <w:tcW w:w="3955" w:type="dxa"/>
          </w:tcPr>
          <w:p w14:paraId="7E0F109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Legend</w:t>
            </w:r>
          </w:p>
        </w:tc>
        <w:tc>
          <w:tcPr>
            <w:tcW w:w="5589" w:type="dxa"/>
          </w:tcPr>
          <w:p w14:paraId="22FD208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7A083F55" w14:textId="77777777" w:rsidTr="001F57D5">
        <w:tc>
          <w:tcPr>
            <w:tcW w:w="3955" w:type="dxa"/>
          </w:tcPr>
          <w:p w14:paraId="2AE2007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X-Axis Title</w:t>
            </w:r>
          </w:p>
        </w:tc>
        <w:tc>
          <w:tcPr>
            <w:tcW w:w="5589" w:type="dxa"/>
          </w:tcPr>
          <w:p w14:paraId="3B384DA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3A88AE92" w14:textId="77777777" w:rsidTr="001F57D5">
        <w:tc>
          <w:tcPr>
            <w:tcW w:w="3955" w:type="dxa"/>
          </w:tcPr>
          <w:p w14:paraId="2972922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X-Axis Ticks</w:t>
            </w:r>
          </w:p>
        </w:tc>
        <w:tc>
          <w:tcPr>
            <w:tcW w:w="5589" w:type="dxa"/>
          </w:tcPr>
          <w:p w14:paraId="2B5D6F6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79A3CF37" w14:textId="77777777" w:rsidTr="001F57D5">
        <w:tc>
          <w:tcPr>
            <w:tcW w:w="3955" w:type="dxa"/>
          </w:tcPr>
          <w:p w14:paraId="289DE830"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Draw Y-Axis Title</w:t>
            </w:r>
          </w:p>
        </w:tc>
        <w:tc>
          <w:tcPr>
            <w:tcW w:w="5589" w:type="dxa"/>
          </w:tcPr>
          <w:p w14:paraId="4CE1486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0010E02A" w14:textId="77777777" w:rsidTr="001F57D5">
        <w:tc>
          <w:tcPr>
            <w:tcW w:w="3955" w:type="dxa"/>
          </w:tcPr>
          <w:p w14:paraId="1C51607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Draw Y-Axis Ticks</w:t>
            </w:r>
          </w:p>
        </w:tc>
        <w:tc>
          <w:tcPr>
            <w:tcW w:w="5589" w:type="dxa"/>
          </w:tcPr>
          <w:p w14:paraId="78EEE69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0C4ADACD" w14:textId="77777777" w:rsidTr="001F57D5">
        <w:tc>
          <w:tcPr>
            <w:tcW w:w="3955" w:type="dxa"/>
          </w:tcPr>
          <w:p w14:paraId="22744C7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Heatmap Direction(Left/Right)</w:t>
            </w:r>
          </w:p>
        </w:tc>
        <w:tc>
          <w:tcPr>
            <w:tcW w:w="5589" w:type="dxa"/>
          </w:tcPr>
          <w:p w14:paraId="62A5C38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2F3AF8C9" w14:textId="77777777" w:rsidTr="001F57D5">
        <w:tc>
          <w:tcPr>
            <w:tcW w:w="3955" w:type="dxa"/>
          </w:tcPr>
          <w:p w14:paraId="2EB8AC4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Enable Zoom Mode</w:t>
            </w:r>
          </w:p>
        </w:tc>
        <w:tc>
          <w:tcPr>
            <w:tcW w:w="5589" w:type="dxa"/>
          </w:tcPr>
          <w:p w14:paraId="7DB54C3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3E12CB" w:rsidRPr="005D7F72" w14:paraId="44BA8E1A" w14:textId="77777777" w:rsidTr="001F57D5">
        <w:tc>
          <w:tcPr>
            <w:tcW w:w="3955" w:type="dxa"/>
          </w:tcPr>
          <w:p w14:paraId="04670014"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 xml:space="preserve">Is </w:t>
            </w:r>
            <w:proofErr w:type="spellStart"/>
            <w:proofErr w:type="gramStart"/>
            <w:r w:rsidRPr="005D7F72">
              <w:rPr>
                <w:rFonts w:ascii="Times New Roman" w:hAnsi="Times New Roman" w:cs="Times New Roman"/>
                <w:sz w:val="24"/>
                <w:szCs w:val="24"/>
                <w:highlight w:val="yellow"/>
              </w:rPr>
              <w:t>SquareMatrix</w:t>
            </w:r>
            <w:proofErr w:type="spellEnd"/>
            <w:r w:rsidRPr="005D7F72">
              <w:rPr>
                <w:rFonts w:ascii="Times New Roman" w:hAnsi="Times New Roman" w:cs="Times New Roman"/>
                <w:sz w:val="24"/>
                <w:szCs w:val="24"/>
                <w:highlight w:val="yellow"/>
              </w:rPr>
              <w:t>?(</w:t>
            </w:r>
            <w:proofErr w:type="gramEnd"/>
            <w:r w:rsidRPr="005D7F72">
              <w:rPr>
                <w:rFonts w:ascii="Times New Roman" w:hAnsi="Times New Roman" w:cs="Times New Roman"/>
                <w:sz w:val="24"/>
                <w:szCs w:val="24"/>
                <w:highlight w:val="yellow"/>
              </w:rPr>
              <w:t>Input contact file)</w:t>
            </w:r>
          </w:p>
        </w:tc>
        <w:tc>
          <w:tcPr>
            <w:tcW w:w="5589" w:type="dxa"/>
          </w:tcPr>
          <w:p w14:paraId="7E7AB68F"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checked</w:t>
            </w:r>
          </w:p>
        </w:tc>
      </w:tr>
      <w:tr w:rsidR="003E12CB" w:rsidRPr="005D7F72" w14:paraId="077BFF87" w14:textId="77777777" w:rsidTr="001F57D5">
        <w:tc>
          <w:tcPr>
            <w:tcW w:w="3955" w:type="dxa"/>
          </w:tcPr>
          <w:p w14:paraId="43EA428D"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Specify Resolution</w:t>
            </w:r>
          </w:p>
        </w:tc>
        <w:tc>
          <w:tcPr>
            <w:tcW w:w="5589" w:type="dxa"/>
          </w:tcPr>
          <w:p w14:paraId="0D080387"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40000</w:t>
            </w:r>
          </w:p>
        </w:tc>
      </w:tr>
      <w:tr w:rsidR="003E12CB" w:rsidRPr="005D7F72" w14:paraId="20AF2EFB" w14:textId="77777777" w:rsidTr="001F57D5">
        <w:tc>
          <w:tcPr>
            <w:tcW w:w="3955" w:type="dxa"/>
          </w:tcPr>
          <w:p w14:paraId="3B069B56"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Input contact file</w:t>
            </w:r>
          </w:p>
        </w:tc>
        <w:tc>
          <w:tcPr>
            <w:tcW w:w="5589" w:type="dxa"/>
          </w:tcPr>
          <w:p w14:paraId="0781FC0D"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Path/to/chr17/</w:t>
            </w:r>
            <w:proofErr w:type="spellStart"/>
            <w:r w:rsidRPr="005D7F72">
              <w:rPr>
                <w:rFonts w:ascii="Times New Roman" w:hAnsi="Times New Roman" w:cs="Times New Roman"/>
                <w:sz w:val="24"/>
                <w:szCs w:val="24"/>
                <w:highlight w:val="yellow"/>
              </w:rPr>
              <w:t>inputfile</w:t>
            </w:r>
            <w:proofErr w:type="spellEnd"/>
          </w:p>
        </w:tc>
      </w:tr>
      <w:tr w:rsidR="003E12CB" w:rsidRPr="005D7F72" w14:paraId="0F089608" w14:textId="77777777" w:rsidTr="001F57D5">
        <w:tc>
          <w:tcPr>
            <w:tcW w:w="3955" w:type="dxa"/>
          </w:tcPr>
          <w:p w14:paraId="7BAA05C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Title</w:t>
            </w:r>
          </w:p>
        </w:tc>
        <w:tc>
          <w:tcPr>
            <w:tcW w:w="5589" w:type="dxa"/>
          </w:tcPr>
          <w:p w14:paraId="44ABD49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proofErr w:type="spellStart"/>
            <w:r w:rsidRPr="005D7F72">
              <w:rPr>
                <w:rFonts w:ascii="Times New Roman" w:hAnsi="Times New Roman" w:cs="Times New Roman"/>
                <w:sz w:val="24"/>
                <w:szCs w:val="24"/>
              </w:rPr>
              <w:t>HeatMap</w:t>
            </w:r>
            <w:proofErr w:type="spellEnd"/>
            <w:r w:rsidRPr="005D7F72">
              <w:rPr>
                <w:rFonts w:ascii="Times New Roman" w:hAnsi="Times New Roman" w:cs="Times New Roman"/>
                <w:sz w:val="24"/>
                <w:szCs w:val="24"/>
              </w:rPr>
              <w:t xml:space="preserve"> Display</w:t>
            </w:r>
          </w:p>
        </w:tc>
      </w:tr>
      <w:tr w:rsidR="003E12CB" w:rsidRPr="005D7F72" w14:paraId="4853B8FD" w14:textId="77777777" w:rsidTr="001F57D5">
        <w:tc>
          <w:tcPr>
            <w:tcW w:w="3955" w:type="dxa"/>
          </w:tcPr>
          <w:p w14:paraId="5770623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X-Axis Title</w:t>
            </w:r>
          </w:p>
        </w:tc>
        <w:tc>
          <w:tcPr>
            <w:tcW w:w="5589" w:type="dxa"/>
          </w:tcPr>
          <w:p w14:paraId="0D74790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Bins</w:t>
            </w:r>
          </w:p>
        </w:tc>
      </w:tr>
      <w:tr w:rsidR="003E12CB" w:rsidRPr="005D7F72" w14:paraId="43274772" w14:textId="77777777" w:rsidTr="001F57D5">
        <w:tc>
          <w:tcPr>
            <w:tcW w:w="3955" w:type="dxa"/>
          </w:tcPr>
          <w:p w14:paraId="4EECABA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Y-Axis Title</w:t>
            </w:r>
          </w:p>
        </w:tc>
        <w:tc>
          <w:tcPr>
            <w:tcW w:w="5589" w:type="dxa"/>
          </w:tcPr>
          <w:p w14:paraId="68814B0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Bins</w:t>
            </w:r>
          </w:p>
        </w:tc>
      </w:tr>
      <w:tr w:rsidR="003E12CB" w:rsidRPr="005D7F72" w14:paraId="41F88DEC" w14:textId="77777777" w:rsidTr="001F57D5">
        <w:tc>
          <w:tcPr>
            <w:tcW w:w="3955" w:type="dxa"/>
          </w:tcPr>
          <w:p w14:paraId="54ECB156"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X min</w:t>
            </w:r>
          </w:p>
        </w:tc>
        <w:tc>
          <w:tcPr>
            <w:tcW w:w="5589" w:type="dxa"/>
          </w:tcPr>
          <w:p w14:paraId="175C10AD"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500</w:t>
            </w:r>
          </w:p>
        </w:tc>
      </w:tr>
      <w:tr w:rsidR="003E12CB" w:rsidRPr="005D7F72" w14:paraId="46F10550" w14:textId="77777777" w:rsidTr="001F57D5">
        <w:tc>
          <w:tcPr>
            <w:tcW w:w="3955" w:type="dxa"/>
          </w:tcPr>
          <w:p w14:paraId="77695EBD"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X max</w:t>
            </w:r>
          </w:p>
        </w:tc>
        <w:tc>
          <w:tcPr>
            <w:tcW w:w="5589" w:type="dxa"/>
          </w:tcPr>
          <w:p w14:paraId="206467DB"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700</w:t>
            </w:r>
          </w:p>
        </w:tc>
      </w:tr>
      <w:tr w:rsidR="003E12CB" w:rsidRPr="005D7F72" w14:paraId="607CED5C" w14:textId="77777777" w:rsidTr="001F57D5">
        <w:tc>
          <w:tcPr>
            <w:tcW w:w="3955" w:type="dxa"/>
          </w:tcPr>
          <w:p w14:paraId="2765B637"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Y min</w:t>
            </w:r>
          </w:p>
        </w:tc>
        <w:tc>
          <w:tcPr>
            <w:tcW w:w="5589" w:type="dxa"/>
          </w:tcPr>
          <w:p w14:paraId="040C21E4"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500</w:t>
            </w:r>
          </w:p>
        </w:tc>
      </w:tr>
      <w:tr w:rsidR="003E12CB" w:rsidRPr="005D7F72" w14:paraId="4813F4FD" w14:textId="77777777" w:rsidTr="001F57D5">
        <w:tc>
          <w:tcPr>
            <w:tcW w:w="3955" w:type="dxa"/>
          </w:tcPr>
          <w:p w14:paraId="33AAD1D7"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Y max</w:t>
            </w:r>
          </w:p>
        </w:tc>
        <w:tc>
          <w:tcPr>
            <w:tcW w:w="5589" w:type="dxa"/>
          </w:tcPr>
          <w:p w14:paraId="3B4102C4" w14:textId="77777777" w:rsidR="003E12CB" w:rsidRPr="005D7F72" w:rsidRDefault="003E12CB" w:rsidP="0094343A">
            <w:pPr>
              <w:spacing w:before="100" w:beforeAutospacing="1" w:line="360" w:lineRule="auto"/>
              <w:jc w:val="center"/>
              <w:rPr>
                <w:rFonts w:ascii="Times New Roman" w:hAnsi="Times New Roman" w:cs="Times New Roman"/>
                <w:sz w:val="24"/>
                <w:szCs w:val="24"/>
                <w:highlight w:val="yellow"/>
              </w:rPr>
            </w:pPr>
            <w:r w:rsidRPr="005D7F72">
              <w:rPr>
                <w:rFonts w:ascii="Times New Roman" w:hAnsi="Times New Roman" w:cs="Times New Roman"/>
                <w:sz w:val="24"/>
                <w:szCs w:val="24"/>
                <w:highlight w:val="yellow"/>
              </w:rPr>
              <w:t>700</w:t>
            </w:r>
          </w:p>
        </w:tc>
      </w:tr>
      <w:tr w:rsidR="003E12CB" w:rsidRPr="005D7F72" w14:paraId="0042B817" w14:textId="77777777" w:rsidTr="001F57D5">
        <w:tc>
          <w:tcPr>
            <w:tcW w:w="3955" w:type="dxa"/>
          </w:tcPr>
          <w:p w14:paraId="40AA7B4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 min [Genome Location Equivalent]</w:t>
            </w:r>
          </w:p>
        </w:tc>
        <w:tc>
          <w:tcPr>
            <w:tcW w:w="5589" w:type="dxa"/>
          </w:tcPr>
          <w:p w14:paraId="674940A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20000000</w:t>
            </w:r>
          </w:p>
        </w:tc>
      </w:tr>
      <w:tr w:rsidR="003E12CB" w:rsidRPr="005D7F72" w14:paraId="741146B3" w14:textId="77777777" w:rsidTr="001F57D5">
        <w:tc>
          <w:tcPr>
            <w:tcW w:w="3955" w:type="dxa"/>
          </w:tcPr>
          <w:p w14:paraId="1A9D074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X </w:t>
            </w:r>
            <w:proofErr w:type="gramStart"/>
            <w:r w:rsidRPr="005D7F72">
              <w:rPr>
                <w:rFonts w:ascii="Times New Roman" w:hAnsi="Times New Roman" w:cs="Times New Roman"/>
                <w:sz w:val="24"/>
                <w:szCs w:val="24"/>
              </w:rPr>
              <w:t>max[</w:t>
            </w:r>
            <w:proofErr w:type="gramEnd"/>
            <w:r w:rsidRPr="005D7F72">
              <w:rPr>
                <w:rFonts w:ascii="Times New Roman" w:hAnsi="Times New Roman" w:cs="Times New Roman"/>
                <w:sz w:val="24"/>
                <w:szCs w:val="24"/>
              </w:rPr>
              <w:t>Genome Location Equivalent]</w:t>
            </w:r>
          </w:p>
        </w:tc>
        <w:tc>
          <w:tcPr>
            <w:tcW w:w="5589" w:type="dxa"/>
          </w:tcPr>
          <w:p w14:paraId="152CD5C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28000000</w:t>
            </w:r>
          </w:p>
        </w:tc>
      </w:tr>
      <w:tr w:rsidR="003E12CB" w:rsidRPr="005D7F72" w14:paraId="61A01841" w14:textId="77777777" w:rsidTr="001F57D5">
        <w:tc>
          <w:tcPr>
            <w:tcW w:w="3955" w:type="dxa"/>
          </w:tcPr>
          <w:p w14:paraId="55D2418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 min [Genome Location Equivalent]</w:t>
            </w:r>
          </w:p>
        </w:tc>
        <w:tc>
          <w:tcPr>
            <w:tcW w:w="5589" w:type="dxa"/>
          </w:tcPr>
          <w:p w14:paraId="7E280DA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20000000</w:t>
            </w:r>
          </w:p>
        </w:tc>
      </w:tr>
      <w:tr w:rsidR="003E12CB" w:rsidRPr="005D7F72" w14:paraId="77B83125" w14:textId="77777777" w:rsidTr="001F57D5">
        <w:tc>
          <w:tcPr>
            <w:tcW w:w="3955" w:type="dxa"/>
          </w:tcPr>
          <w:p w14:paraId="55CF612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Y [Genome Location Equivalent]</w:t>
            </w:r>
          </w:p>
        </w:tc>
        <w:tc>
          <w:tcPr>
            <w:tcW w:w="5589" w:type="dxa"/>
          </w:tcPr>
          <w:p w14:paraId="0FCE484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28000000</w:t>
            </w:r>
          </w:p>
        </w:tc>
      </w:tr>
      <w:tr w:rsidR="003E12CB" w:rsidRPr="005D7F72" w14:paraId="3FBF6164" w14:textId="77777777" w:rsidTr="001F57D5">
        <w:tc>
          <w:tcPr>
            <w:tcW w:w="3955" w:type="dxa"/>
          </w:tcPr>
          <w:p w14:paraId="704258B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Units detected</w:t>
            </w:r>
          </w:p>
        </w:tc>
        <w:tc>
          <w:tcPr>
            <w:tcW w:w="5589" w:type="dxa"/>
          </w:tcPr>
          <w:p w14:paraId="3C52637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2382</w:t>
            </w:r>
          </w:p>
        </w:tc>
      </w:tr>
      <w:tr w:rsidR="003E12CB" w:rsidRPr="005D7F72" w14:paraId="74B9C4DD" w14:textId="77777777" w:rsidTr="001F57D5">
        <w:tc>
          <w:tcPr>
            <w:tcW w:w="3955" w:type="dxa"/>
          </w:tcPr>
          <w:p w14:paraId="2C080EE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Number of Missing Units</w:t>
            </w:r>
          </w:p>
        </w:tc>
        <w:tc>
          <w:tcPr>
            <w:tcW w:w="5589" w:type="dxa"/>
          </w:tcPr>
          <w:p w14:paraId="4C3051AA"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62614204" w14:textId="77777777" w:rsidTr="001F57D5">
        <w:tc>
          <w:tcPr>
            <w:tcW w:w="3955" w:type="dxa"/>
          </w:tcPr>
          <w:p w14:paraId="15C257E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Resolution detected</w:t>
            </w:r>
          </w:p>
        </w:tc>
        <w:tc>
          <w:tcPr>
            <w:tcW w:w="5589" w:type="dxa"/>
          </w:tcPr>
          <w:p w14:paraId="5BB24DD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40000</w:t>
            </w:r>
          </w:p>
        </w:tc>
      </w:tr>
      <w:tr w:rsidR="003E12CB" w:rsidRPr="005D7F72" w14:paraId="682FC75C" w14:textId="77777777" w:rsidTr="001F57D5">
        <w:tc>
          <w:tcPr>
            <w:tcW w:w="3955" w:type="dxa"/>
          </w:tcPr>
          <w:p w14:paraId="482E7888"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Initial Start Position</w:t>
            </w:r>
          </w:p>
        </w:tc>
        <w:tc>
          <w:tcPr>
            <w:tcW w:w="5589" w:type="dxa"/>
          </w:tcPr>
          <w:p w14:paraId="39D2D48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0</w:t>
            </w:r>
          </w:p>
        </w:tc>
      </w:tr>
      <w:tr w:rsidR="003E12CB" w:rsidRPr="005D7F72" w14:paraId="087F6B68" w14:textId="77777777" w:rsidTr="001F57D5">
        <w:tc>
          <w:tcPr>
            <w:tcW w:w="3955" w:type="dxa"/>
          </w:tcPr>
          <w:p w14:paraId="0BFFF47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Initial End Position</w:t>
            </w:r>
          </w:p>
        </w:tc>
        <w:tc>
          <w:tcPr>
            <w:tcW w:w="5589" w:type="dxa"/>
          </w:tcPr>
          <w:p w14:paraId="7552E74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95240000</w:t>
            </w:r>
          </w:p>
        </w:tc>
      </w:tr>
      <w:tr w:rsidR="003E12CB" w:rsidRPr="005D7F72" w14:paraId="59F66E44" w14:textId="77777777" w:rsidTr="001F57D5">
        <w:trPr>
          <w:trHeight w:val="125"/>
        </w:trPr>
        <w:tc>
          <w:tcPr>
            <w:tcW w:w="3955" w:type="dxa"/>
          </w:tcPr>
          <w:p w14:paraId="1B483BBE" w14:textId="77777777" w:rsidR="003E12CB" w:rsidRPr="005D7F72" w:rsidRDefault="003E12CB" w:rsidP="0094343A">
            <w:pPr>
              <w:spacing w:before="100" w:beforeAutospacing="1" w:line="360" w:lineRule="auto"/>
              <w:jc w:val="center"/>
              <w:rPr>
                <w:rFonts w:ascii="Times New Roman" w:hAnsi="Times New Roman" w:cs="Times New Roman"/>
                <w:color w:val="000000" w:themeColor="text1"/>
                <w:sz w:val="24"/>
                <w:szCs w:val="24"/>
              </w:rPr>
            </w:pPr>
            <w:r w:rsidRPr="005D7F72">
              <w:rPr>
                <w:rFonts w:ascii="Times New Roman" w:hAnsi="Times New Roman" w:cs="Times New Roman"/>
                <w:color w:val="000000" w:themeColor="text1"/>
                <w:sz w:val="24"/>
                <w:szCs w:val="24"/>
              </w:rPr>
              <w:t>Gradient</w:t>
            </w:r>
          </w:p>
        </w:tc>
        <w:tc>
          <w:tcPr>
            <w:tcW w:w="5589" w:type="dxa"/>
          </w:tcPr>
          <w:p w14:paraId="3D289C0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HOT</w:t>
            </w:r>
          </w:p>
        </w:tc>
      </w:tr>
      <w:tr w:rsidR="003E12CB" w:rsidRPr="005D7F72" w14:paraId="4371A5C8" w14:textId="77777777" w:rsidTr="001F57D5">
        <w:tc>
          <w:tcPr>
            <w:tcW w:w="3955" w:type="dxa"/>
          </w:tcPr>
          <w:p w14:paraId="5DF1099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Data Type</w:t>
            </w:r>
          </w:p>
        </w:tc>
        <w:tc>
          <w:tcPr>
            <w:tcW w:w="5589" w:type="dxa"/>
          </w:tcPr>
          <w:p w14:paraId="030A768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TANH</w:t>
            </w:r>
          </w:p>
        </w:tc>
      </w:tr>
    </w:tbl>
    <w:p w14:paraId="79F1BED9" w14:textId="77777777" w:rsidR="003E12CB" w:rsidRPr="005D7F72" w:rsidRDefault="003E12CB" w:rsidP="003E12CB">
      <w:pPr>
        <w:pStyle w:val="ListParagraph"/>
        <w:spacing w:before="100" w:beforeAutospacing="1" w:after="0" w:line="360" w:lineRule="auto"/>
        <w:ind w:left="0"/>
        <w:rPr>
          <w:rFonts w:ascii="Times New Roman" w:hAnsi="Times New Roman" w:cs="Times New Roman"/>
          <w:b/>
          <w:sz w:val="24"/>
          <w:szCs w:val="24"/>
        </w:rPr>
      </w:pPr>
    </w:p>
    <w:p w14:paraId="4A338FD4" w14:textId="77777777" w:rsidR="003E12CB" w:rsidRPr="005D7F72" w:rsidRDefault="003E12CB" w:rsidP="003E12CB">
      <w:pPr>
        <w:pStyle w:val="ListParagraph"/>
        <w:spacing w:before="100" w:beforeAutospacing="1" w:after="0" w:line="360" w:lineRule="auto"/>
        <w:ind w:left="0"/>
        <w:rPr>
          <w:rFonts w:ascii="Times New Roman" w:hAnsi="Times New Roman" w:cs="Times New Roman"/>
          <w:b/>
          <w:sz w:val="24"/>
          <w:szCs w:val="24"/>
        </w:rPr>
      </w:pPr>
      <w:bookmarkStart w:id="120" w:name="Step3"/>
      <w:r w:rsidRPr="005D7F72">
        <w:rPr>
          <w:rFonts w:ascii="Times New Roman" w:hAnsi="Times New Roman" w:cs="Times New Roman"/>
          <w:b/>
          <w:sz w:val="24"/>
          <w:szCs w:val="24"/>
        </w:rPr>
        <w:t>Step 3</w:t>
      </w:r>
      <w:bookmarkEnd w:id="120"/>
      <w:r w:rsidRPr="005D7F72">
        <w:rPr>
          <w:rFonts w:ascii="Times New Roman" w:hAnsi="Times New Roman" w:cs="Times New Roman"/>
          <w:b/>
          <w:sz w:val="24"/>
          <w:szCs w:val="24"/>
        </w:rPr>
        <w:t>:</w:t>
      </w:r>
    </w:p>
    <w:p w14:paraId="3721A1BE" w14:textId="77777777" w:rsidR="003E12CB" w:rsidRPr="005D7F72"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5D7F72">
        <w:rPr>
          <w:rFonts w:ascii="Times New Roman" w:hAnsi="Times New Roman" w:cs="Times New Roman"/>
          <w:i/>
          <w:sz w:val="24"/>
          <w:szCs w:val="24"/>
        </w:rPr>
        <w:t>Browse &amp; Load</w:t>
      </w:r>
      <w:r w:rsidRPr="005D7F72">
        <w:rPr>
          <w:rFonts w:ascii="Times New Roman" w:hAnsi="Times New Roman" w:cs="Times New Roman"/>
          <w:sz w:val="24"/>
          <w:szCs w:val="24"/>
        </w:rPr>
        <w:t xml:space="preserve"> the </w:t>
      </w:r>
      <w:proofErr w:type="spellStart"/>
      <w:r w:rsidRPr="005D7F72">
        <w:rPr>
          <w:rFonts w:ascii="Times New Roman" w:hAnsi="Times New Roman" w:cs="Times New Roman"/>
          <w:sz w:val="24"/>
          <w:szCs w:val="24"/>
        </w:rPr>
        <w:t>ClusterTAD</w:t>
      </w:r>
      <w:proofErr w:type="spellEnd"/>
      <w:r w:rsidRPr="005D7F72">
        <w:rPr>
          <w:rFonts w:ascii="Times New Roman" w:hAnsi="Times New Roman" w:cs="Times New Roman"/>
          <w:sz w:val="24"/>
          <w:szCs w:val="24"/>
        </w:rPr>
        <w:t xml:space="preserve"> file found here:</w:t>
      </w:r>
    </w:p>
    <w:p w14:paraId="2046B4D1" w14:textId="77777777" w:rsidR="003E12CB" w:rsidRPr="005D7F72" w:rsidRDefault="003E12CB" w:rsidP="003E12CB">
      <w:pPr>
        <w:pStyle w:val="ListParagraph"/>
        <w:spacing w:before="100" w:beforeAutospacing="1" w:after="0" w:line="360" w:lineRule="auto"/>
        <w:ind w:left="990"/>
        <w:rPr>
          <w:rFonts w:ascii="Times New Roman" w:hAnsi="Times New Roman" w:cs="Times New Roman"/>
          <w:sz w:val="24"/>
          <w:szCs w:val="24"/>
        </w:rPr>
      </w:pPr>
      <w:proofErr w:type="spellStart"/>
      <w:r w:rsidRPr="005D7F72">
        <w:rPr>
          <w:rFonts w:ascii="Times New Roman" w:hAnsi="Times New Roman" w:cs="Times New Roman"/>
          <w:sz w:val="24"/>
          <w:szCs w:val="24"/>
        </w:rPr>
        <w:t>ClusterTAD</w:t>
      </w:r>
      <w:proofErr w:type="spellEnd"/>
      <w:r w:rsidRPr="005D7F72">
        <w:rPr>
          <w:rFonts w:ascii="Times New Roman" w:hAnsi="Times New Roman" w:cs="Times New Roman"/>
          <w:sz w:val="24"/>
          <w:szCs w:val="24"/>
        </w:rPr>
        <w:t>: /executable/</w:t>
      </w:r>
      <w:proofErr w:type="spellStart"/>
      <w:r w:rsidRPr="005D7F72">
        <w:rPr>
          <w:rFonts w:ascii="Times New Roman" w:hAnsi="Times New Roman" w:cs="Times New Roman"/>
          <w:sz w:val="24"/>
          <w:szCs w:val="24"/>
        </w:rPr>
        <w:t>sample_data</w:t>
      </w:r>
      <w:proofErr w:type="spellEnd"/>
      <w:r w:rsidRPr="005D7F72">
        <w:rPr>
          <w:rFonts w:ascii="Times New Roman" w:hAnsi="Times New Roman" w:cs="Times New Roman"/>
          <w:sz w:val="24"/>
          <w:szCs w:val="24"/>
        </w:rPr>
        <w:t>/</w:t>
      </w:r>
      <w:proofErr w:type="spellStart"/>
      <w:r w:rsidRPr="005D7F72">
        <w:rPr>
          <w:rFonts w:ascii="Times New Roman" w:hAnsi="Times New Roman" w:cs="Times New Roman"/>
          <w:sz w:val="24"/>
          <w:szCs w:val="24"/>
        </w:rPr>
        <w:t>TAD_annotation</w:t>
      </w:r>
      <w:proofErr w:type="spellEnd"/>
      <w:r w:rsidRPr="005D7F72">
        <w:rPr>
          <w:rFonts w:ascii="Times New Roman" w:hAnsi="Times New Roman" w:cs="Times New Roman"/>
          <w:sz w:val="24"/>
          <w:szCs w:val="24"/>
        </w:rPr>
        <w:t>/</w:t>
      </w:r>
      <w:proofErr w:type="spellStart"/>
      <w:r w:rsidRPr="005D7F72">
        <w:rPr>
          <w:rFonts w:ascii="Times New Roman" w:hAnsi="Times New Roman" w:cs="Times New Roman"/>
          <w:sz w:val="24"/>
          <w:szCs w:val="24"/>
        </w:rPr>
        <w:t>mESC_TAD_bed</w:t>
      </w:r>
      <w:proofErr w:type="spellEnd"/>
      <w:r w:rsidRPr="005D7F72">
        <w:rPr>
          <w:rFonts w:ascii="Times New Roman" w:hAnsi="Times New Roman" w:cs="Times New Roman"/>
          <w:sz w:val="24"/>
          <w:szCs w:val="24"/>
        </w:rPr>
        <w:t xml:space="preserve">/ </w:t>
      </w:r>
      <w:proofErr w:type="spellStart"/>
      <w:r w:rsidRPr="005D7F72">
        <w:rPr>
          <w:rFonts w:ascii="Times New Roman" w:hAnsi="Times New Roman" w:cs="Times New Roman"/>
          <w:sz w:val="24"/>
          <w:szCs w:val="24"/>
        </w:rPr>
        <w:t>ClusterTAD</w:t>
      </w:r>
      <w:proofErr w:type="spellEnd"/>
      <w:r w:rsidRPr="005D7F72">
        <w:rPr>
          <w:rFonts w:ascii="Times New Roman" w:hAnsi="Times New Roman" w:cs="Times New Roman"/>
          <w:sz w:val="24"/>
          <w:szCs w:val="24"/>
        </w:rPr>
        <w:t xml:space="preserve"> /chr17.bed.</w:t>
      </w:r>
    </w:p>
    <w:p w14:paraId="539371A5" w14:textId="77777777" w:rsidR="003E12CB" w:rsidRPr="005D7F72"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5D7F72">
        <w:rPr>
          <w:rFonts w:ascii="Times New Roman" w:hAnsi="Times New Roman" w:cs="Times New Roman"/>
          <w:sz w:val="24"/>
          <w:szCs w:val="24"/>
        </w:rPr>
        <w:t xml:space="preserve">Select a Unique from Color 1 to 4. (Ex: Color 1 for </w:t>
      </w:r>
      <w:proofErr w:type="spellStart"/>
      <w:r w:rsidRPr="005D7F72">
        <w:rPr>
          <w:rFonts w:ascii="Times New Roman" w:hAnsi="Times New Roman" w:cs="Times New Roman"/>
          <w:sz w:val="24"/>
          <w:szCs w:val="24"/>
        </w:rPr>
        <w:t>ClusterTAD</w:t>
      </w:r>
      <w:proofErr w:type="spellEnd"/>
      <w:r w:rsidRPr="005D7F72">
        <w:rPr>
          <w:rFonts w:ascii="Times New Roman" w:hAnsi="Times New Roman" w:cs="Times New Roman"/>
          <w:sz w:val="24"/>
          <w:szCs w:val="24"/>
        </w:rPr>
        <w:t xml:space="preserve"> and Color 2 for DI)</w:t>
      </w:r>
    </w:p>
    <w:p w14:paraId="5A7B97DD" w14:textId="77777777" w:rsidR="003E12CB" w:rsidRPr="005D7F72"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5D7F72">
        <w:rPr>
          <w:rFonts w:ascii="Times New Roman" w:hAnsi="Times New Roman" w:cs="Times New Roman"/>
          <w:sz w:val="24"/>
          <w:szCs w:val="24"/>
        </w:rPr>
        <w:lastRenderedPageBreak/>
        <w:t xml:space="preserve">Click the </w:t>
      </w:r>
      <w:r w:rsidRPr="005D7F72">
        <w:rPr>
          <w:rFonts w:ascii="Times New Roman" w:hAnsi="Times New Roman" w:cs="Times New Roman"/>
          <w:i/>
          <w:sz w:val="24"/>
          <w:szCs w:val="24"/>
        </w:rPr>
        <w:t>Show TAD on Heatmap</w:t>
      </w:r>
      <w:r w:rsidRPr="005D7F72">
        <w:rPr>
          <w:rFonts w:ascii="Times New Roman" w:hAnsi="Times New Roman" w:cs="Times New Roman"/>
          <w:sz w:val="24"/>
          <w:szCs w:val="24"/>
        </w:rPr>
        <w:t xml:space="preserve"> button.</w:t>
      </w:r>
    </w:p>
    <w:p w14:paraId="527DD9B8" w14:textId="77777777" w:rsidR="003E12CB" w:rsidRPr="005D7F72" w:rsidRDefault="003E12CB" w:rsidP="003E12CB">
      <w:pPr>
        <w:spacing w:before="100" w:beforeAutospacing="1" w:after="0" w:line="360" w:lineRule="auto"/>
        <w:rPr>
          <w:rFonts w:ascii="Times New Roman" w:hAnsi="Times New Roman" w:cs="Times New Roman"/>
          <w:b/>
          <w:sz w:val="24"/>
          <w:szCs w:val="24"/>
        </w:rPr>
      </w:pPr>
      <w:r w:rsidRPr="005D7F72">
        <w:rPr>
          <w:rFonts w:ascii="Times New Roman" w:hAnsi="Times New Roman" w:cs="Times New Roman"/>
          <w:b/>
          <w:sz w:val="24"/>
          <w:szCs w:val="24"/>
        </w:rPr>
        <w:t>Step 4:</w:t>
      </w:r>
    </w:p>
    <w:p w14:paraId="411638EB" w14:textId="77777777" w:rsidR="003E12CB" w:rsidRPr="005D7F72" w:rsidRDefault="003E12CB" w:rsidP="003E12CB">
      <w:p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 xml:space="preserve">To display multiple TADs on the Heatmap, Mark/Check the </w:t>
      </w:r>
      <w:r w:rsidRPr="005D7F72">
        <w:rPr>
          <w:rFonts w:ascii="Times New Roman" w:hAnsi="Times New Roman" w:cs="Times New Roman"/>
          <w:i/>
          <w:sz w:val="24"/>
          <w:szCs w:val="24"/>
        </w:rPr>
        <w:t>Display Multiple TADs</w:t>
      </w:r>
      <w:r w:rsidRPr="005D7F72">
        <w:rPr>
          <w:rFonts w:ascii="Times New Roman" w:hAnsi="Times New Roman" w:cs="Times New Roman"/>
          <w:sz w:val="24"/>
          <w:szCs w:val="24"/>
        </w:rPr>
        <w:t xml:space="preserve"> </w:t>
      </w:r>
      <w:proofErr w:type="gramStart"/>
      <w:r w:rsidRPr="005D7F72">
        <w:rPr>
          <w:rFonts w:ascii="Times New Roman" w:hAnsi="Times New Roman" w:cs="Times New Roman"/>
          <w:sz w:val="24"/>
          <w:szCs w:val="24"/>
        </w:rPr>
        <w:t>then</w:t>
      </w:r>
      <w:proofErr w:type="gramEnd"/>
      <w:r w:rsidRPr="005D7F72">
        <w:rPr>
          <w:rFonts w:ascii="Times New Roman" w:hAnsi="Times New Roman" w:cs="Times New Roman"/>
          <w:sz w:val="24"/>
          <w:szCs w:val="24"/>
        </w:rPr>
        <w:t xml:space="preserve"> Repeat </w:t>
      </w:r>
      <w:hyperlink w:anchor="Step3" w:history="1">
        <w:r w:rsidRPr="005D7F72">
          <w:rPr>
            <w:rStyle w:val="Hyperlink"/>
            <w:rFonts w:ascii="Times New Roman" w:hAnsi="Times New Roman" w:cs="Times New Roman"/>
            <w:sz w:val="24"/>
            <w:szCs w:val="24"/>
          </w:rPr>
          <w:t>Step 3</w:t>
        </w:r>
      </w:hyperlink>
      <w:r w:rsidRPr="005D7F72">
        <w:rPr>
          <w:rFonts w:ascii="Times New Roman" w:hAnsi="Times New Roman" w:cs="Times New Roman"/>
          <w:sz w:val="24"/>
          <w:szCs w:val="24"/>
        </w:rPr>
        <w:t xml:space="preserve"> with the DI file found here:  </w:t>
      </w:r>
    </w:p>
    <w:p w14:paraId="0C925761" w14:textId="77777777" w:rsidR="003E12CB" w:rsidRPr="005D7F72" w:rsidRDefault="003E12CB" w:rsidP="003E12CB">
      <w:pPr>
        <w:spacing w:before="100" w:beforeAutospacing="1" w:after="0" w:line="360" w:lineRule="auto"/>
        <w:ind w:left="720"/>
        <w:rPr>
          <w:rFonts w:ascii="Times New Roman" w:hAnsi="Times New Roman" w:cs="Times New Roman"/>
          <w:sz w:val="24"/>
          <w:szCs w:val="24"/>
        </w:rPr>
      </w:pPr>
      <w:r w:rsidRPr="005D7F72">
        <w:rPr>
          <w:rFonts w:ascii="Times New Roman" w:hAnsi="Times New Roman" w:cs="Times New Roman"/>
          <w:sz w:val="24"/>
          <w:szCs w:val="24"/>
        </w:rPr>
        <w:t xml:space="preserve">DI: </w:t>
      </w:r>
      <w:r w:rsidRPr="00535B40">
        <w:rPr>
          <w:rFonts w:ascii="Times New Roman" w:hAnsi="Times New Roman" w:cs="Times New Roman"/>
          <w:i/>
          <w:sz w:val="24"/>
          <w:szCs w:val="24"/>
        </w:rPr>
        <w:t>/executable/</w:t>
      </w:r>
      <w:proofErr w:type="spellStart"/>
      <w:r w:rsidRPr="00535B40">
        <w:rPr>
          <w:rFonts w:ascii="Times New Roman" w:hAnsi="Times New Roman" w:cs="Times New Roman"/>
          <w:i/>
          <w:sz w:val="24"/>
          <w:szCs w:val="24"/>
        </w:rPr>
        <w:t>sample_data</w:t>
      </w:r>
      <w:proofErr w:type="spellEnd"/>
      <w:r w:rsidRPr="00535B40">
        <w:rPr>
          <w:rFonts w:ascii="Times New Roman" w:hAnsi="Times New Roman" w:cs="Times New Roman"/>
          <w:i/>
          <w:sz w:val="24"/>
          <w:szCs w:val="24"/>
        </w:rPr>
        <w:t>/</w:t>
      </w:r>
      <w:proofErr w:type="spellStart"/>
      <w:r w:rsidRPr="00535B40">
        <w:rPr>
          <w:rFonts w:ascii="Times New Roman" w:hAnsi="Times New Roman" w:cs="Times New Roman"/>
          <w:i/>
          <w:sz w:val="24"/>
          <w:szCs w:val="24"/>
        </w:rPr>
        <w:t>TAD_annotation</w:t>
      </w:r>
      <w:proofErr w:type="spellEnd"/>
      <w:r w:rsidRPr="00535B40">
        <w:rPr>
          <w:rFonts w:ascii="Times New Roman" w:hAnsi="Times New Roman" w:cs="Times New Roman"/>
          <w:i/>
          <w:sz w:val="24"/>
          <w:szCs w:val="24"/>
        </w:rPr>
        <w:t>/</w:t>
      </w:r>
      <w:proofErr w:type="spellStart"/>
      <w:r w:rsidRPr="00535B40">
        <w:rPr>
          <w:rFonts w:ascii="Times New Roman" w:hAnsi="Times New Roman" w:cs="Times New Roman"/>
          <w:i/>
          <w:sz w:val="24"/>
          <w:szCs w:val="24"/>
        </w:rPr>
        <w:t>mESC_TAD_bed</w:t>
      </w:r>
      <w:proofErr w:type="spellEnd"/>
      <w:r w:rsidRPr="00535B40">
        <w:rPr>
          <w:rFonts w:ascii="Times New Roman" w:hAnsi="Times New Roman" w:cs="Times New Roman"/>
          <w:i/>
          <w:sz w:val="24"/>
          <w:szCs w:val="24"/>
        </w:rPr>
        <w:t>/ DI /chr17.bed</w:t>
      </w:r>
      <w:r w:rsidRPr="005D7F72">
        <w:rPr>
          <w:rFonts w:ascii="Times New Roman" w:hAnsi="Times New Roman" w:cs="Times New Roman"/>
          <w:sz w:val="24"/>
          <w:szCs w:val="24"/>
        </w:rPr>
        <w:t xml:space="preserve">  </w:t>
      </w:r>
    </w:p>
    <w:p w14:paraId="652EED11" w14:textId="77777777" w:rsidR="003E12CB" w:rsidRPr="005D7F72" w:rsidRDefault="003E12CB" w:rsidP="003E12CB">
      <w:pPr>
        <w:pStyle w:val="Textbody"/>
        <w:rPr>
          <w:lang w:val="en-US"/>
        </w:rPr>
      </w:pPr>
    </w:p>
    <w:p w14:paraId="5449944B" w14:textId="77777777" w:rsidR="003E12CB" w:rsidRPr="005D7F72" w:rsidRDefault="003E12CB" w:rsidP="003E12CB">
      <w:pPr>
        <w:pStyle w:val="Textbody"/>
        <w:rPr>
          <w:lang w:val="en-US"/>
        </w:rPr>
      </w:pPr>
    </w:p>
    <w:p w14:paraId="25CAE966" w14:textId="77777777" w:rsidR="003E12CB" w:rsidRPr="005D7F72" w:rsidRDefault="003E12CB" w:rsidP="003E12CB">
      <w:pPr>
        <w:pStyle w:val="Textbody"/>
        <w:jc w:val="center"/>
        <w:rPr>
          <w:lang w:val="en-US"/>
        </w:rPr>
      </w:pPr>
      <w:r w:rsidRPr="005D7F72">
        <w:rPr>
          <w:noProof/>
          <w:lang w:val="en-US" w:eastAsia="en-US"/>
        </w:rPr>
        <w:drawing>
          <wp:inline distT="0" distB="0" distL="0" distR="0" wp14:anchorId="1604B1E7" wp14:editId="4D29AD3B">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93745" cy="3163574"/>
                    </a:xfrm>
                    <a:prstGeom prst="rect">
                      <a:avLst/>
                    </a:prstGeom>
                  </pic:spPr>
                </pic:pic>
              </a:graphicData>
            </a:graphic>
          </wp:inline>
        </w:drawing>
      </w:r>
    </w:p>
    <w:p w14:paraId="7468B3F6" w14:textId="2648CCCF" w:rsidR="003E12CB" w:rsidRPr="005D7F72" w:rsidRDefault="003E12CB" w:rsidP="008B139E">
      <w:pPr>
        <w:pStyle w:val="Figures"/>
        <w:rPr>
          <w:rFonts w:cs="Times New Roman"/>
          <w:szCs w:val="24"/>
        </w:rPr>
      </w:pPr>
      <w:bookmarkStart w:id="121" w:name="_Toc503960233"/>
      <w:bookmarkStart w:id="122" w:name="_Toc504661608"/>
      <w:bookmarkStart w:id="123" w:name="_Toc509324191"/>
      <w:r w:rsidRPr="005D7F72">
        <w:rPr>
          <w:rFonts w:cs="Times New Roman"/>
          <w:szCs w:val="24"/>
        </w:rPr>
        <w:t xml:space="preserve">Figure </w:t>
      </w:r>
      <w:r w:rsidR="001F57D5" w:rsidRPr="005D7F72">
        <w:rPr>
          <w:rFonts w:cs="Times New Roman"/>
          <w:szCs w:val="24"/>
        </w:rPr>
        <w:t>10</w:t>
      </w:r>
      <w:r w:rsidRPr="005D7F72">
        <w:rPr>
          <w:rFonts w:cs="Times New Roman"/>
          <w:szCs w:val="24"/>
        </w:rPr>
        <w:t>: Demonstration of TAD Annotation on 2D Heatmap</w:t>
      </w:r>
      <w:bookmarkEnd w:id="121"/>
      <w:bookmarkEnd w:id="122"/>
      <w:bookmarkEnd w:id="123"/>
    </w:p>
    <w:p w14:paraId="6FCCD043" w14:textId="77777777" w:rsidR="003E12CB" w:rsidRPr="005D7F72" w:rsidRDefault="003E12CB" w:rsidP="003E12CB">
      <w:pPr>
        <w:pStyle w:val="Textbody"/>
        <w:jc w:val="center"/>
        <w:rPr>
          <w:lang w:val="en-US"/>
        </w:rPr>
      </w:pPr>
    </w:p>
    <w:p w14:paraId="1F5E89C3" w14:textId="77777777" w:rsidR="003E12CB" w:rsidRPr="005D7F72" w:rsidRDefault="003E12CB" w:rsidP="00E42080">
      <w:pPr>
        <w:pStyle w:val="Heading2"/>
      </w:pPr>
      <w:bookmarkStart w:id="124" w:name="_Toc508398345"/>
      <w:r w:rsidRPr="005D7F72">
        <w:t>Identify TAD</w:t>
      </w:r>
      <w:bookmarkEnd w:id="124"/>
    </w:p>
    <w:p w14:paraId="08D7B537" w14:textId="77777777" w:rsidR="003E12CB" w:rsidRPr="005D7F72" w:rsidRDefault="003E12CB" w:rsidP="00E42080">
      <w:pPr>
        <w:pStyle w:val="Heading3"/>
      </w:pPr>
      <w:bookmarkStart w:id="125" w:name="_Toc508398346"/>
      <w:r w:rsidRPr="005D7F72">
        <w:t>Purpose</w:t>
      </w:r>
      <w:bookmarkEnd w:id="125"/>
    </w:p>
    <w:p w14:paraId="564FBB5F"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identify Topological Associated domains from input contact matrix.</w:t>
      </w:r>
    </w:p>
    <w:p w14:paraId="4BD414C9" w14:textId="77777777" w:rsidR="003E12CB" w:rsidRPr="005D7F72" w:rsidRDefault="003E12CB" w:rsidP="00E42080">
      <w:pPr>
        <w:pStyle w:val="Heading3"/>
      </w:pPr>
      <w:bookmarkStart w:id="126" w:name="_Toc508398347"/>
      <w:r w:rsidRPr="005D7F72">
        <w:lastRenderedPageBreak/>
        <w:t>Input</w:t>
      </w:r>
      <w:bookmarkEnd w:id="126"/>
    </w:p>
    <w:p w14:paraId="222E44BA" w14:textId="1E03EC8D"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An input file in square matrix format (a full matrix representing all the contact regions) or a sparse matrix format</w:t>
      </w:r>
      <w:r w:rsidR="003D075B">
        <w:rPr>
          <w:rFonts w:ascii="Times New Roman" w:hAnsi="Times New Roman" w:cs="Times New Roman"/>
          <w:sz w:val="24"/>
          <w:szCs w:val="24"/>
        </w:rPr>
        <w:t>. E</w:t>
      </w:r>
      <w:r w:rsidRPr="005D7F72">
        <w:rPr>
          <w:rFonts w:ascii="Times New Roman" w:hAnsi="Times New Roman" w:cs="Times New Roman"/>
          <w:sz w:val="24"/>
          <w:szCs w:val="24"/>
        </w:rPr>
        <w:t xml:space="preserve">ach line represents a contact by three numbers separated by whitespaces: </w:t>
      </w:r>
      <w:r w:rsidR="003304A5">
        <w:rPr>
          <w:rFonts w:ascii="Times New Roman" w:hAnsi="Times New Roman" w:cs="Times New Roman"/>
          <w:sz w:val="24"/>
          <w:szCs w:val="24"/>
        </w:rPr>
        <w:t>&lt;</w:t>
      </w:r>
      <w:r w:rsidRPr="005D7F72">
        <w:rPr>
          <w:rFonts w:ascii="Times New Roman" w:hAnsi="Times New Roman" w:cs="Times New Roman"/>
          <w:sz w:val="24"/>
          <w:szCs w:val="24"/>
        </w:rPr>
        <w:t>position1</w:t>
      </w:r>
      <w:r w:rsidR="003304A5">
        <w:rPr>
          <w:rFonts w:ascii="Times New Roman" w:hAnsi="Times New Roman" w:cs="Times New Roman"/>
          <w:sz w:val="24"/>
          <w:szCs w:val="24"/>
        </w:rPr>
        <w:t>&gt;</w:t>
      </w:r>
      <w:r w:rsidRPr="005D7F72">
        <w:rPr>
          <w:rFonts w:ascii="Times New Roman" w:hAnsi="Times New Roman" w:cs="Times New Roman"/>
          <w:sz w:val="24"/>
          <w:szCs w:val="24"/>
        </w:rPr>
        <w:t xml:space="preserve"> </w:t>
      </w:r>
      <w:r w:rsidR="003304A5">
        <w:rPr>
          <w:rFonts w:ascii="Times New Roman" w:hAnsi="Times New Roman" w:cs="Times New Roman"/>
          <w:sz w:val="24"/>
          <w:szCs w:val="24"/>
        </w:rPr>
        <w:t>&lt;</w:t>
      </w:r>
      <w:r w:rsidRPr="005D7F72">
        <w:rPr>
          <w:rFonts w:ascii="Times New Roman" w:hAnsi="Times New Roman" w:cs="Times New Roman"/>
          <w:sz w:val="24"/>
          <w:szCs w:val="24"/>
        </w:rPr>
        <w:t>postion2</w:t>
      </w:r>
      <w:r w:rsidR="003304A5">
        <w:rPr>
          <w:rFonts w:ascii="Times New Roman" w:hAnsi="Times New Roman" w:cs="Times New Roman"/>
          <w:sz w:val="24"/>
          <w:szCs w:val="24"/>
        </w:rPr>
        <w:t>&gt;</w:t>
      </w:r>
      <w:r w:rsidRPr="005D7F72">
        <w:rPr>
          <w:rFonts w:ascii="Times New Roman" w:hAnsi="Times New Roman" w:cs="Times New Roman"/>
          <w:sz w:val="24"/>
          <w:szCs w:val="24"/>
        </w:rPr>
        <w:t xml:space="preserve"> </w:t>
      </w:r>
      <w:r w:rsidR="003304A5">
        <w:rPr>
          <w:rFonts w:ascii="Times New Roman" w:hAnsi="Times New Roman" w:cs="Times New Roman"/>
          <w:sz w:val="24"/>
          <w:szCs w:val="24"/>
        </w:rPr>
        <w:t>&lt;</w:t>
      </w:r>
      <w:proofErr w:type="spellStart"/>
      <w:r w:rsidRPr="005D7F72">
        <w:rPr>
          <w:rFonts w:ascii="Times New Roman" w:hAnsi="Times New Roman" w:cs="Times New Roman"/>
          <w:sz w:val="24"/>
          <w:szCs w:val="24"/>
        </w:rPr>
        <w:t>interaction_frequency</w:t>
      </w:r>
      <w:proofErr w:type="spellEnd"/>
      <w:r w:rsidR="003304A5">
        <w:rPr>
          <w:rFonts w:ascii="Times New Roman" w:hAnsi="Times New Roman" w:cs="Times New Roman"/>
          <w:sz w:val="24"/>
          <w:szCs w:val="24"/>
        </w:rPr>
        <w:t>&gt;</w:t>
      </w:r>
      <w:r w:rsidRPr="005D7F72">
        <w:rPr>
          <w:rFonts w:ascii="Times New Roman" w:hAnsi="Times New Roman" w:cs="Times New Roman"/>
          <w:sz w:val="24"/>
          <w:szCs w:val="24"/>
        </w:rPr>
        <w:t>.</w:t>
      </w:r>
    </w:p>
    <w:p w14:paraId="640F6803"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An example sparse matrix file can be found here: </w:t>
      </w:r>
    </w:p>
    <w:p w14:paraId="3E163021" w14:textId="77777777" w:rsidR="003E12CB" w:rsidRPr="003304A5"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3304A5">
        <w:rPr>
          <w:rFonts w:ascii="Times New Roman" w:hAnsi="Times New Roman" w:cs="Times New Roman"/>
          <w:i/>
          <w:sz w:val="24"/>
          <w:szCs w:val="24"/>
        </w:rPr>
        <w:t>/executable/</w:t>
      </w:r>
      <w:proofErr w:type="spellStart"/>
      <w:r w:rsidRPr="003304A5">
        <w:rPr>
          <w:rFonts w:ascii="Times New Roman" w:hAnsi="Times New Roman" w:cs="Times New Roman"/>
          <w:i/>
          <w:sz w:val="24"/>
          <w:szCs w:val="24"/>
        </w:rPr>
        <w:t>sample_data</w:t>
      </w:r>
      <w:proofErr w:type="spellEnd"/>
      <w:r w:rsidRPr="003304A5">
        <w:rPr>
          <w:rFonts w:ascii="Times New Roman" w:hAnsi="Times New Roman" w:cs="Times New Roman"/>
          <w:i/>
          <w:sz w:val="24"/>
          <w:szCs w:val="24"/>
        </w:rPr>
        <w:t xml:space="preserve">/ </w:t>
      </w:r>
      <w:proofErr w:type="spellStart"/>
      <w:r w:rsidRPr="003304A5">
        <w:rPr>
          <w:rFonts w:ascii="Times New Roman" w:hAnsi="Times New Roman" w:cs="Times New Roman"/>
          <w:i/>
          <w:sz w:val="24"/>
          <w:szCs w:val="24"/>
        </w:rPr>
        <w:t>contact_matrices</w:t>
      </w:r>
      <w:proofErr w:type="spellEnd"/>
      <w:r w:rsidRPr="003304A5">
        <w:rPr>
          <w:rFonts w:ascii="Times New Roman" w:hAnsi="Times New Roman" w:cs="Times New Roman"/>
          <w:i/>
          <w:sz w:val="24"/>
          <w:szCs w:val="24"/>
        </w:rPr>
        <w:t>/ chr11_10kb_gm12878_list_125mb_135mb.txt</w:t>
      </w:r>
    </w:p>
    <w:p w14:paraId="7441312F" w14:textId="77777777" w:rsidR="003E12CB" w:rsidRPr="005D7F72" w:rsidRDefault="003E12CB" w:rsidP="00E42080">
      <w:pPr>
        <w:pStyle w:val="Heading3"/>
      </w:pPr>
      <w:bookmarkStart w:id="127" w:name="_Toc508398348"/>
      <w:r w:rsidRPr="005D7F72">
        <w:t>Output</w:t>
      </w:r>
      <w:bookmarkEnd w:id="127"/>
    </w:p>
    <w:p w14:paraId="0408D80E"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 TAD with the best quality will be generated prefixed with </w:t>
      </w:r>
      <w:proofErr w:type="spellStart"/>
      <w:r w:rsidRPr="005D7F72">
        <w:rPr>
          <w:rFonts w:ascii="Times New Roman" w:hAnsi="Times New Roman" w:cs="Times New Roman"/>
          <w:b/>
          <w:i/>
          <w:sz w:val="24"/>
          <w:szCs w:val="24"/>
        </w:rPr>
        <w:t>BestTAD</w:t>
      </w:r>
      <w:proofErr w:type="spellEnd"/>
      <w:r w:rsidRPr="005D7F72">
        <w:rPr>
          <w:rFonts w:ascii="Times New Roman" w:hAnsi="Times New Roman" w:cs="Times New Roman"/>
          <w:sz w:val="24"/>
          <w:szCs w:val="24"/>
        </w:rPr>
        <w:t xml:space="preserve">_ in </w:t>
      </w:r>
      <w:r w:rsidRPr="005D7F72">
        <w:rPr>
          <w:rFonts w:ascii="Times New Roman" w:hAnsi="Times New Roman" w:cs="Times New Roman"/>
          <w:i/>
          <w:sz w:val="24"/>
          <w:szCs w:val="24"/>
        </w:rPr>
        <w:t>bed</w:t>
      </w:r>
      <w:r w:rsidRPr="005D7F72">
        <w:rPr>
          <w:rFonts w:ascii="Times New Roman" w:hAnsi="Times New Roman" w:cs="Times New Roman"/>
          <w:sz w:val="24"/>
          <w:szCs w:val="24"/>
        </w:rPr>
        <w:t xml:space="preserve"> format. This file will be found here: </w:t>
      </w:r>
      <w:r w:rsidRPr="002F7F77">
        <w:rPr>
          <w:rFonts w:ascii="Times New Roman" w:hAnsi="Times New Roman" w:cs="Times New Roman"/>
          <w:i/>
          <w:sz w:val="24"/>
          <w:szCs w:val="24"/>
        </w:rPr>
        <w:t>/</w:t>
      </w:r>
      <w:proofErr w:type="spellStart"/>
      <w:r w:rsidRPr="002F7F77">
        <w:rPr>
          <w:rFonts w:ascii="Times New Roman" w:hAnsi="Times New Roman" w:cs="Times New Roman"/>
          <w:i/>
          <w:sz w:val="24"/>
          <w:szCs w:val="24"/>
        </w:rPr>
        <w:t>Selected_output_directory_from_GUI</w:t>
      </w:r>
      <w:proofErr w:type="spellEnd"/>
      <w:r w:rsidRPr="002F7F77">
        <w:rPr>
          <w:rFonts w:ascii="Times New Roman" w:hAnsi="Times New Roman" w:cs="Times New Roman"/>
          <w:i/>
          <w:sz w:val="24"/>
          <w:szCs w:val="24"/>
        </w:rPr>
        <w:t>/Output/TADs/.</w:t>
      </w:r>
    </w:p>
    <w:p w14:paraId="62554DDA" w14:textId="77777777" w:rsidR="003E12CB" w:rsidRPr="005D7F72" w:rsidRDefault="003E12CB" w:rsidP="00E42080">
      <w:pPr>
        <w:pStyle w:val="Heading3"/>
      </w:pPr>
      <w:bookmarkStart w:id="128" w:name="_Toc508398349"/>
      <w:r w:rsidRPr="005D7F72">
        <w:t>Running</w:t>
      </w:r>
      <w:bookmarkEnd w:id="128"/>
    </w:p>
    <w:p w14:paraId="7D9889F2"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2D-Functions/Identify TAD.</w:t>
      </w:r>
    </w:p>
    <w:p w14:paraId="5FF0FC60"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3B0EEBA2"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52E780C2" wp14:editId="16436187">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20761" cy="1832297"/>
                    </a:xfrm>
                    <a:prstGeom prst="rect">
                      <a:avLst/>
                    </a:prstGeom>
                  </pic:spPr>
                </pic:pic>
              </a:graphicData>
            </a:graphic>
          </wp:inline>
        </w:drawing>
      </w:r>
    </w:p>
    <w:p w14:paraId="467269E3" w14:textId="1309ED11" w:rsidR="003E12CB" w:rsidRPr="005D7F72" w:rsidRDefault="003E12CB" w:rsidP="008B139E">
      <w:pPr>
        <w:pStyle w:val="Figures"/>
        <w:rPr>
          <w:rFonts w:cs="Times New Roman"/>
          <w:szCs w:val="24"/>
        </w:rPr>
      </w:pPr>
      <w:bookmarkStart w:id="129" w:name="_Toc503960234"/>
      <w:bookmarkStart w:id="130" w:name="_Toc504661609"/>
      <w:bookmarkStart w:id="131" w:name="_Toc509324192"/>
      <w:r w:rsidRPr="005D7F72">
        <w:rPr>
          <w:rFonts w:cs="Times New Roman"/>
          <w:szCs w:val="24"/>
        </w:rPr>
        <w:t xml:space="preserve">Figure </w:t>
      </w:r>
      <w:r w:rsidR="009D03B9" w:rsidRPr="005D7F72">
        <w:rPr>
          <w:rFonts w:cs="Times New Roman"/>
          <w:szCs w:val="24"/>
        </w:rPr>
        <w:t>11</w:t>
      </w:r>
      <w:r w:rsidRPr="005D7F72">
        <w:rPr>
          <w:rFonts w:cs="Times New Roman"/>
          <w:szCs w:val="24"/>
        </w:rPr>
        <w:t>: Identifying TADs on a contact matrix</w:t>
      </w:r>
      <w:bookmarkEnd w:id="129"/>
      <w:bookmarkEnd w:id="130"/>
      <w:bookmarkEnd w:id="131"/>
    </w:p>
    <w:p w14:paraId="2E55009C"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E051DAB"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5D7F72" w14:paraId="0F1FE396" w14:textId="77777777" w:rsidTr="009D03B9">
        <w:tc>
          <w:tcPr>
            <w:tcW w:w="3856" w:type="dxa"/>
          </w:tcPr>
          <w:p w14:paraId="754FD70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Field</w:t>
            </w:r>
          </w:p>
        </w:tc>
        <w:tc>
          <w:tcPr>
            <w:tcW w:w="4562" w:type="dxa"/>
          </w:tcPr>
          <w:p w14:paraId="12F9F4D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Description</w:t>
            </w:r>
          </w:p>
        </w:tc>
        <w:tc>
          <w:tcPr>
            <w:tcW w:w="1726" w:type="dxa"/>
          </w:tcPr>
          <w:p w14:paraId="1A321A1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Default</w:t>
            </w:r>
          </w:p>
        </w:tc>
      </w:tr>
      <w:tr w:rsidR="003E12CB" w:rsidRPr="005D7F72" w14:paraId="398880B9" w14:textId="77777777" w:rsidTr="009D03B9">
        <w:tc>
          <w:tcPr>
            <w:tcW w:w="3856" w:type="dxa"/>
          </w:tcPr>
          <w:p w14:paraId="556AB54D"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Input contact file </w:t>
            </w:r>
          </w:p>
        </w:tc>
        <w:tc>
          <w:tcPr>
            <w:tcW w:w="4562" w:type="dxa"/>
          </w:tcPr>
          <w:p w14:paraId="79BA3392" w14:textId="3EFCE6D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An input file in any of the format described above</w:t>
            </w:r>
            <w:r w:rsidR="003446A1">
              <w:rPr>
                <w:rFonts w:ascii="Times New Roman" w:hAnsi="Times New Roman" w:cs="Times New Roman"/>
                <w:sz w:val="24"/>
                <w:szCs w:val="24"/>
              </w:rPr>
              <w:t>.</w:t>
            </w:r>
          </w:p>
        </w:tc>
        <w:tc>
          <w:tcPr>
            <w:tcW w:w="1726" w:type="dxa"/>
          </w:tcPr>
          <w:p w14:paraId="775957C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6DDEA6A1" w14:textId="77777777" w:rsidTr="009D03B9">
        <w:tc>
          <w:tcPr>
            <w:tcW w:w="3856" w:type="dxa"/>
          </w:tcPr>
          <w:p w14:paraId="44BF0B8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Output folder</w:t>
            </w:r>
          </w:p>
        </w:tc>
        <w:tc>
          <w:tcPr>
            <w:tcW w:w="4562" w:type="dxa"/>
          </w:tcPr>
          <w:p w14:paraId="702B11F6" w14:textId="1648A5F2"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Directory to output the comparison report</w:t>
            </w:r>
            <w:r w:rsidR="00B46B7B">
              <w:rPr>
                <w:rFonts w:ascii="Times New Roman" w:hAnsi="Times New Roman" w:cs="Times New Roman"/>
                <w:sz w:val="24"/>
                <w:szCs w:val="24"/>
              </w:rPr>
              <w:t>.</w:t>
            </w:r>
          </w:p>
        </w:tc>
        <w:tc>
          <w:tcPr>
            <w:tcW w:w="1726" w:type="dxa"/>
          </w:tcPr>
          <w:p w14:paraId="3F5D003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1AFEBC9A" w14:textId="77777777" w:rsidTr="009D03B9">
        <w:tc>
          <w:tcPr>
            <w:tcW w:w="3856" w:type="dxa"/>
          </w:tcPr>
          <w:p w14:paraId="11AB6E78" w14:textId="026E3293"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 xml:space="preserve">Is </w:t>
            </w:r>
            <w:proofErr w:type="spellStart"/>
            <w:r w:rsidRPr="005D7F72">
              <w:rPr>
                <w:rFonts w:ascii="Times New Roman" w:hAnsi="Times New Roman" w:cs="Times New Roman"/>
                <w:sz w:val="24"/>
                <w:szCs w:val="24"/>
              </w:rPr>
              <w:t>SquareMatrix</w:t>
            </w:r>
            <w:proofErr w:type="spellEnd"/>
            <w:r w:rsidRPr="005D7F72">
              <w:rPr>
                <w:rFonts w:ascii="Times New Roman" w:hAnsi="Times New Roman" w:cs="Times New Roman"/>
                <w:sz w:val="24"/>
                <w:szCs w:val="24"/>
              </w:rPr>
              <w:t>?</w:t>
            </w:r>
            <w:r w:rsidR="008E033A">
              <w:rPr>
                <w:rFonts w:ascii="Times New Roman" w:hAnsi="Times New Roman" w:cs="Times New Roman"/>
                <w:sz w:val="24"/>
                <w:szCs w:val="24"/>
              </w:rPr>
              <w:t xml:space="preserve"> </w:t>
            </w:r>
            <w:proofErr w:type="gramStart"/>
            <w:r w:rsidRPr="005D7F72">
              <w:rPr>
                <w:rFonts w:ascii="Times New Roman" w:hAnsi="Times New Roman" w:cs="Times New Roman"/>
                <w:sz w:val="24"/>
                <w:szCs w:val="24"/>
              </w:rPr>
              <w:t>(</w:t>
            </w:r>
            <w:proofErr w:type="gramEnd"/>
            <w:r w:rsidRPr="005D7F72">
              <w:rPr>
                <w:rFonts w:ascii="Times New Roman" w:hAnsi="Times New Roman" w:cs="Times New Roman"/>
                <w:sz w:val="24"/>
                <w:szCs w:val="24"/>
              </w:rPr>
              <w:t>Input contact file)</w:t>
            </w:r>
          </w:p>
        </w:tc>
        <w:tc>
          <w:tcPr>
            <w:tcW w:w="4562" w:type="dxa"/>
          </w:tcPr>
          <w:p w14:paraId="78B9AE5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0662E52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unchecked</w:t>
            </w:r>
          </w:p>
        </w:tc>
      </w:tr>
      <w:tr w:rsidR="003E12CB" w:rsidRPr="005D7F72" w14:paraId="11BB88E6" w14:textId="77777777" w:rsidTr="009D03B9">
        <w:tc>
          <w:tcPr>
            <w:tcW w:w="3856" w:type="dxa"/>
          </w:tcPr>
          <w:p w14:paraId="39961DD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Data Resolution</w:t>
            </w:r>
          </w:p>
        </w:tc>
        <w:tc>
          <w:tcPr>
            <w:tcW w:w="4562" w:type="dxa"/>
          </w:tcPr>
          <w:p w14:paraId="4F0375E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It is visible only if </w:t>
            </w:r>
            <w:r w:rsidRPr="005D7F72">
              <w:rPr>
                <w:rFonts w:ascii="Times New Roman" w:hAnsi="Times New Roman" w:cs="Times New Roman"/>
                <w:i/>
                <w:sz w:val="24"/>
                <w:szCs w:val="24"/>
              </w:rPr>
              <w:t xml:space="preserve">Is </w:t>
            </w:r>
            <w:proofErr w:type="spellStart"/>
            <w:r w:rsidRPr="005D7F72">
              <w:rPr>
                <w:rFonts w:ascii="Times New Roman" w:hAnsi="Times New Roman" w:cs="Times New Roman"/>
                <w:i/>
                <w:sz w:val="24"/>
                <w:szCs w:val="24"/>
              </w:rPr>
              <w:t>SquareMatrix</w:t>
            </w:r>
            <w:proofErr w:type="spellEnd"/>
            <w:r w:rsidRPr="005D7F72">
              <w:rPr>
                <w:rFonts w:ascii="Times New Roman" w:hAnsi="Times New Roman" w:cs="Times New Roman"/>
                <w:i/>
                <w:sz w:val="24"/>
                <w:szCs w:val="24"/>
              </w:rPr>
              <w:t>?</w:t>
            </w:r>
            <w:r w:rsidRPr="005D7F72">
              <w:rPr>
                <w:rFonts w:ascii="Times New Roman" w:hAnsi="Times New Roman" w:cs="Times New Roman"/>
                <w:sz w:val="24"/>
                <w:szCs w:val="24"/>
              </w:rPr>
              <w:t xml:space="preserve"> is checked. It allows user specify resolution for the input matrix.</w:t>
            </w:r>
          </w:p>
        </w:tc>
        <w:tc>
          <w:tcPr>
            <w:tcW w:w="1726" w:type="dxa"/>
          </w:tcPr>
          <w:p w14:paraId="52D0077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40000</w:t>
            </w:r>
          </w:p>
        </w:tc>
      </w:tr>
      <w:tr w:rsidR="003E12CB" w:rsidRPr="005D7F72" w14:paraId="26C0FD94" w14:textId="77777777" w:rsidTr="009D03B9">
        <w:tc>
          <w:tcPr>
            <w:tcW w:w="3856" w:type="dxa"/>
          </w:tcPr>
          <w:p w14:paraId="627F8E2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Chromosome (optional)</w:t>
            </w:r>
          </w:p>
        </w:tc>
        <w:tc>
          <w:tcPr>
            <w:tcW w:w="4562" w:type="dxa"/>
          </w:tcPr>
          <w:p w14:paraId="527D93FC" w14:textId="0529EB28"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Allows user to specify the chromosome data</w:t>
            </w:r>
            <w:r w:rsidR="00863D9E">
              <w:rPr>
                <w:rFonts w:ascii="Times New Roman" w:hAnsi="Times New Roman" w:cs="Times New Roman"/>
                <w:sz w:val="24"/>
                <w:szCs w:val="24"/>
              </w:rPr>
              <w:t>.</w:t>
            </w:r>
          </w:p>
        </w:tc>
        <w:tc>
          <w:tcPr>
            <w:tcW w:w="1726" w:type="dxa"/>
          </w:tcPr>
          <w:p w14:paraId="36A3034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X</w:t>
            </w:r>
          </w:p>
        </w:tc>
      </w:tr>
      <w:tr w:rsidR="003E12CB" w:rsidRPr="005D7F72" w14:paraId="09CBCD10" w14:textId="77777777" w:rsidTr="009D03B9">
        <w:tc>
          <w:tcPr>
            <w:tcW w:w="3856" w:type="dxa"/>
          </w:tcPr>
          <w:p w14:paraId="54CCE13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Run </w:t>
            </w:r>
            <w:proofErr w:type="spellStart"/>
            <w:r w:rsidRPr="005D7F72">
              <w:rPr>
                <w:rFonts w:ascii="Times New Roman" w:hAnsi="Times New Roman" w:cs="Times New Roman"/>
                <w:sz w:val="24"/>
                <w:szCs w:val="24"/>
              </w:rPr>
              <w:t>ClusterTAD</w:t>
            </w:r>
            <w:proofErr w:type="spellEnd"/>
            <w:r w:rsidRPr="005D7F72">
              <w:rPr>
                <w:rFonts w:ascii="Times New Roman" w:hAnsi="Times New Roman" w:cs="Times New Roman"/>
                <w:sz w:val="24"/>
                <w:szCs w:val="24"/>
              </w:rPr>
              <w:t xml:space="preserve"> Algorithm</w:t>
            </w:r>
          </w:p>
        </w:tc>
        <w:tc>
          <w:tcPr>
            <w:tcW w:w="4562" w:type="dxa"/>
          </w:tcPr>
          <w:p w14:paraId="52E9F67E" w14:textId="114C3D01"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The default algorithm used for TAD identification from the input contact </w:t>
            </w:r>
            <w:r w:rsidR="00E5689F">
              <w:rPr>
                <w:rFonts w:ascii="Times New Roman" w:hAnsi="Times New Roman" w:cs="Times New Roman"/>
                <w:sz w:val="24"/>
                <w:szCs w:val="24"/>
              </w:rPr>
              <w:t>m</w:t>
            </w:r>
            <w:r w:rsidRPr="005D7F72">
              <w:rPr>
                <w:rFonts w:ascii="Times New Roman" w:hAnsi="Times New Roman" w:cs="Times New Roman"/>
                <w:sz w:val="24"/>
                <w:szCs w:val="24"/>
              </w:rPr>
              <w:t>atrix</w:t>
            </w:r>
            <w:r w:rsidR="0096360A">
              <w:rPr>
                <w:rFonts w:ascii="Times New Roman" w:hAnsi="Times New Roman" w:cs="Times New Roman"/>
                <w:sz w:val="24"/>
                <w:szCs w:val="24"/>
              </w:rPr>
              <w:t>.</w:t>
            </w:r>
          </w:p>
        </w:tc>
        <w:tc>
          <w:tcPr>
            <w:tcW w:w="1726" w:type="dxa"/>
          </w:tcPr>
          <w:p w14:paraId="74A219F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checked</w:t>
            </w:r>
          </w:p>
        </w:tc>
      </w:tr>
      <w:tr w:rsidR="003E12CB" w:rsidRPr="005D7F72" w14:paraId="153E9617" w14:textId="77777777" w:rsidTr="009D03B9">
        <w:tc>
          <w:tcPr>
            <w:tcW w:w="3856" w:type="dxa"/>
          </w:tcPr>
          <w:p w14:paraId="6A86A3AB"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Run</w:t>
            </w:r>
          </w:p>
        </w:tc>
        <w:tc>
          <w:tcPr>
            <w:tcW w:w="4562" w:type="dxa"/>
          </w:tcPr>
          <w:p w14:paraId="4A41D48D" w14:textId="163DD7E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To start the identification process. A progress bar is displayed to show the steps taken by the TAD identification algorithm.</w:t>
            </w:r>
          </w:p>
        </w:tc>
        <w:tc>
          <w:tcPr>
            <w:tcW w:w="1726" w:type="dxa"/>
          </w:tcPr>
          <w:p w14:paraId="5A84019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2353B9A3" w14:textId="77777777" w:rsidTr="009D03B9">
        <w:tc>
          <w:tcPr>
            <w:tcW w:w="3856" w:type="dxa"/>
          </w:tcPr>
          <w:p w14:paraId="1D10B0B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Stop</w:t>
            </w:r>
          </w:p>
        </w:tc>
        <w:tc>
          <w:tcPr>
            <w:tcW w:w="4562" w:type="dxa"/>
          </w:tcPr>
          <w:p w14:paraId="24585DC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During the identification, if this button is pressed, the program will stop.</w:t>
            </w:r>
          </w:p>
        </w:tc>
        <w:tc>
          <w:tcPr>
            <w:tcW w:w="1726" w:type="dxa"/>
          </w:tcPr>
          <w:p w14:paraId="6D13954E"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bl>
    <w:p w14:paraId="5E05760F"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128F011B" w14:textId="77777777" w:rsidR="003E12CB" w:rsidRPr="005D7F72" w:rsidRDefault="003E12CB" w:rsidP="00E42080">
      <w:pPr>
        <w:pStyle w:val="Heading2"/>
      </w:pPr>
      <w:bookmarkStart w:id="132" w:name="_Toc508398350"/>
      <w:r w:rsidRPr="005D7F72">
        <w:t>Check TAD consistency between two TADs from different methods</w:t>
      </w:r>
      <w:bookmarkEnd w:id="132"/>
    </w:p>
    <w:p w14:paraId="132A329E" w14:textId="77777777" w:rsidR="003E12CB" w:rsidRPr="005D7F72" w:rsidRDefault="003E12CB" w:rsidP="00E42080">
      <w:pPr>
        <w:pStyle w:val="Heading3"/>
      </w:pPr>
      <w:bookmarkStart w:id="133" w:name="_Toc508398351"/>
      <w:r w:rsidRPr="005D7F72">
        <w:t>Purpose</w:t>
      </w:r>
      <w:bookmarkEnd w:id="133"/>
    </w:p>
    <w:p w14:paraId="54E487A7"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compare two TADs from two different Topological Associated domains identification method.</w:t>
      </w:r>
    </w:p>
    <w:p w14:paraId="5E34EA9B" w14:textId="77777777" w:rsidR="003E12CB" w:rsidRPr="005D7F72" w:rsidRDefault="003E12CB" w:rsidP="00E42080">
      <w:pPr>
        <w:pStyle w:val="Heading3"/>
      </w:pPr>
      <w:bookmarkStart w:id="134" w:name="_Toc508398352"/>
      <w:r w:rsidRPr="005D7F72">
        <w:t>Input</w:t>
      </w:r>
      <w:bookmarkEnd w:id="134"/>
    </w:p>
    <w:p w14:paraId="2F192D74"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A file containing TADs </w:t>
      </w:r>
      <w:proofErr w:type="gramStart"/>
      <w:r w:rsidRPr="005D7F72">
        <w:rPr>
          <w:rFonts w:ascii="Times New Roman" w:hAnsi="Times New Roman" w:cs="Times New Roman"/>
          <w:sz w:val="24"/>
          <w:szCs w:val="24"/>
        </w:rPr>
        <w:t>in .bed</w:t>
      </w:r>
      <w:proofErr w:type="gramEnd"/>
      <w:r w:rsidRPr="005D7F72">
        <w:rPr>
          <w:rFonts w:ascii="Times New Roman" w:hAnsi="Times New Roman" w:cs="Times New Roman"/>
          <w:sz w:val="24"/>
          <w:szCs w:val="24"/>
        </w:rPr>
        <w:t xml:space="preserve"> format. The method whose TADs consistency is to be checked is termed Method-1, and the methods whose TADs is to be compared with is termed Method-2. Choose the same chromosome for different methods. For example, to compare TAD from </w:t>
      </w:r>
      <w:proofErr w:type="spellStart"/>
      <w:r w:rsidRPr="005D7F72">
        <w:rPr>
          <w:rFonts w:ascii="Times New Roman" w:hAnsi="Times New Roman" w:cs="Times New Roman"/>
          <w:sz w:val="24"/>
          <w:szCs w:val="24"/>
        </w:rPr>
        <w:t>ClusterTAD</w:t>
      </w:r>
      <w:proofErr w:type="spellEnd"/>
      <w:r w:rsidRPr="005D7F72">
        <w:rPr>
          <w:rFonts w:ascii="Times New Roman" w:hAnsi="Times New Roman" w:cs="Times New Roman"/>
          <w:sz w:val="24"/>
          <w:szCs w:val="24"/>
        </w:rPr>
        <w:t xml:space="preserve"> with DI for chromosome 17,</w:t>
      </w:r>
    </w:p>
    <w:p w14:paraId="73F17941" w14:textId="4F9DDFE8" w:rsidR="003E12CB" w:rsidRPr="00B0724A" w:rsidRDefault="003E12CB" w:rsidP="00B0724A">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Method-1</w:t>
      </w:r>
      <w:r w:rsidR="00464976">
        <w:rPr>
          <w:rFonts w:ascii="Times New Roman" w:hAnsi="Times New Roman" w:cs="Times New Roman"/>
          <w:sz w:val="24"/>
          <w:szCs w:val="24"/>
        </w:rPr>
        <w:t>:</w:t>
      </w:r>
      <w:r w:rsidR="00464976" w:rsidRPr="00B0724A">
        <w:rPr>
          <w:rFonts w:ascii="Times New Roman" w:hAnsi="Times New Roman" w:cs="Times New Roman"/>
          <w:sz w:val="24"/>
          <w:szCs w:val="24"/>
        </w:rPr>
        <w:t xml:space="preserve"> </w:t>
      </w:r>
      <w:r w:rsidRPr="00B0724A">
        <w:rPr>
          <w:rFonts w:ascii="Times New Roman" w:hAnsi="Times New Roman" w:cs="Times New Roman"/>
          <w:sz w:val="24"/>
          <w:szCs w:val="24"/>
        </w:rPr>
        <w:t>/</w:t>
      </w:r>
      <w:r w:rsidRPr="00B0724A">
        <w:rPr>
          <w:rFonts w:ascii="Times New Roman" w:hAnsi="Times New Roman" w:cs="Times New Roman"/>
          <w:i/>
          <w:sz w:val="24"/>
          <w:szCs w:val="24"/>
        </w:rPr>
        <w:t>executable/</w:t>
      </w:r>
      <w:proofErr w:type="spellStart"/>
      <w:r w:rsidRPr="00B0724A">
        <w:rPr>
          <w:rFonts w:ascii="Times New Roman" w:hAnsi="Times New Roman" w:cs="Times New Roman"/>
          <w:i/>
          <w:sz w:val="24"/>
          <w:szCs w:val="24"/>
        </w:rPr>
        <w:t>sample_data</w:t>
      </w:r>
      <w:proofErr w:type="spellEnd"/>
      <w:r w:rsidRPr="00B0724A">
        <w:rPr>
          <w:rFonts w:ascii="Times New Roman" w:hAnsi="Times New Roman" w:cs="Times New Roman"/>
          <w:i/>
          <w:sz w:val="24"/>
          <w:szCs w:val="24"/>
        </w:rPr>
        <w:t>/</w:t>
      </w:r>
      <w:proofErr w:type="spellStart"/>
      <w:r w:rsidRPr="00B0724A">
        <w:rPr>
          <w:rFonts w:ascii="Times New Roman" w:hAnsi="Times New Roman" w:cs="Times New Roman"/>
          <w:i/>
          <w:sz w:val="24"/>
          <w:szCs w:val="24"/>
        </w:rPr>
        <w:t>TAD_annotation</w:t>
      </w:r>
      <w:proofErr w:type="spellEnd"/>
      <w:r w:rsidRPr="00B0724A">
        <w:rPr>
          <w:rFonts w:ascii="Times New Roman" w:hAnsi="Times New Roman" w:cs="Times New Roman"/>
          <w:i/>
          <w:sz w:val="24"/>
          <w:szCs w:val="24"/>
        </w:rPr>
        <w:t>/</w:t>
      </w:r>
      <w:proofErr w:type="spellStart"/>
      <w:r w:rsidRPr="00B0724A">
        <w:rPr>
          <w:rFonts w:ascii="Times New Roman" w:hAnsi="Times New Roman" w:cs="Times New Roman"/>
          <w:i/>
          <w:sz w:val="24"/>
          <w:szCs w:val="24"/>
        </w:rPr>
        <w:t>mESC_TAD_bed</w:t>
      </w:r>
      <w:proofErr w:type="spellEnd"/>
      <w:r w:rsidRPr="00B0724A">
        <w:rPr>
          <w:rFonts w:ascii="Times New Roman" w:hAnsi="Times New Roman" w:cs="Times New Roman"/>
          <w:i/>
          <w:sz w:val="24"/>
          <w:szCs w:val="24"/>
        </w:rPr>
        <w:t xml:space="preserve">/ </w:t>
      </w:r>
      <w:proofErr w:type="spellStart"/>
      <w:r w:rsidRPr="00B0724A">
        <w:rPr>
          <w:rFonts w:ascii="Times New Roman" w:hAnsi="Times New Roman" w:cs="Times New Roman"/>
          <w:i/>
          <w:sz w:val="24"/>
          <w:szCs w:val="24"/>
        </w:rPr>
        <w:t>ClusterTAD</w:t>
      </w:r>
      <w:proofErr w:type="spellEnd"/>
      <w:r w:rsidRPr="00B0724A">
        <w:rPr>
          <w:rFonts w:ascii="Times New Roman" w:hAnsi="Times New Roman" w:cs="Times New Roman"/>
          <w:sz w:val="24"/>
          <w:szCs w:val="24"/>
        </w:rPr>
        <w:t xml:space="preserve"> /chr17.bed.</w:t>
      </w:r>
    </w:p>
    <w:p w14:paraId="11C5A2B6" w14:textId="1EED3B5E"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Method-2</w:t>
      </w:r>
      <w:r w:rsidR="00464976">
        <w:rPr>
          <w:rFonts w:ascii="Times New Roman" w:hAnsi="Times New Roman" w:cs="Times New Roman"/>
          <w:sz w:val="24"/>
          <w:szCs w:val="24"/>
        </w:rPr>
        <w:t>:</w:t>
      </w:r>
      <w:r w:rsidRPr="005D7F72">
        <w:rPr>
          <w:rFonts w:ascii="Times New Roman" w:hAnsi="Times New Roman" w:cs="Times New Roman"/>
          <w:sz w:val="24"/>
          <w:szCs w:val="24"/>
        </w:rPr>
        <w:t xml:space="preserve"> </w:t>
      </w:r>
      <w:r w:rsidRPr="00464976">
        <w:rPr>
          <w:rFonts w:ascii="Times New Roman" w:hAnsi="Times New Roman" w:cs="Times New Roman"/>
          <w:i/>
          <w:sz w:val="24"/>
          <w:szCs w:val="24"/>
        </w:rPr>
        <w:t>/executable/</w:t>
      </w:r>
      <w:proofErr w:type="spellStart"/>
      <w:r w:rsidRPr="00464976">
        <w:rPr>
          <w:rFonts w:ascii="Times New Roman" w:hAnsi="Times New Roman" w:cs="Times New Roman"/>
          <w:i/>
          <w:sz w:val="24"/>
          <w:szCs w:val="24"/>
        </w:rPr>
        <w:t>sample_data</w:t>
      </w:r>
      <w:proofErr w:type="spellEnd"/>
      <w:r w:rsidRPr="00464976">
        <w:rPr>
          <w:rFonts w:ascii="Times New Roman" w:hAnsi="Times New Roman" w:cs="Times New Roman"/>
          <w:i/>
          <w:sz w:val="24"/>
          <w:szCs w:val="24"/>
        </w:rPr>
        <w:t>/</w:t>
      </w:r>
      <w:proofErr w:type="spellStart"/>
      <w:r w:rsidRPr="00464976">
        <w:rPr>
          <w:rFonts w:ascii="Times New Roman" w:hAnsi="Times New Roman" w:cs="Times New Roman"/>
          <w:i/>
          <w:sz w:val="24"/>
          <w:szCs w:val="24"/>
        </w:rPr>
        <w:t>TAD_annotation</w:t>
      </w:r>
      <w:proofErr w:type="spellEnd"/>
      <w:r w:rsidRPr="00464976">
        <w:rPr>
          <w:rFonts w:ascii="Times New Roman" w:hAnsi="Times New Roman" w:cs="Times New Roman"/>
          <w:i/>
          <w:sz w:val="24"/>
          <w:szCs w:val="24"/>
        </w:rPr>
        <w:t>/</w:t>
      </w:r>
      <w:proofErr w:type="spellStart"/>
      <w:r w:rsidRPr="00464976">
        <w:rPr>
          <w:rFonts w:ascii="Times New Roman" w:hAnsi="Times New Roman" w:cs="Times New Roman"/>
          <w:i/>
          <w:sz w:val="24"/>
          <w:szCs w:val="24"/>
        </w:rPr>
        <w:t>mESC_TAD_bed</w:t>
      </w:r>
      <w:proofErr w:type="spellEnd"/>
      <w:r w:rsidRPr="00464976">
        <w:rPr>
          <w:rFonts w:ascii="Times New Roman" w:hAnsi="Times New Roman" w:cs="Times New Roman"/>
          <w:i/>
          <w:sz w:val="24"/>
          <w:szCs w:val="24"/>
        </w:rPr>
        <w:t xml:space="preserve">/ DI /chr17.bed </w:t>
      </w:r>
      <w:r w:rsidRPr="005D7F72">
        <w:rPr>
          <w:rFonts w:ascii="Times New Roman" w:hAnsi="Times New Roman" w:cs="Times New Roman"/>
          <w:sz w:val="24"/>
          <w:szCs w:val="24"/>
        </w:rPr>
        <w:t xml:space="preserve"> </w:t>
      </w:r>
    </w:p>
    <w:p w14:paraId="65FFC967"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20DE517B" w14:textId="77777777" w:rsidR="003E12CB" w:rsidRPr="005D7F72" w:rsidRDefault="003E12CB" w:rsidP="00E42080">
      <w:pPr>
        <w:pStyle w:val="Heading3"/>
      </w:pPr>
      <w:bookmarkStart w:id="135" w:name="_Toc508398353"/>
      <w:r w:rsidRPr="005D7F72">
        <w:t>Output</w:t>
      </w:r>
      <w:bookmarkEnd w:id="135"/>
    </w:p>
    <w:p w14:paraId="0BE8A617"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 report of the consistency of the Method-1 with Method-2. The output reports the following cases:</w:t>
      </w:r>
    </w:p>
    <w:tbl>
      <w:tblPr>
        <w:tblStyle w:val="TableGrid"/>
        <w:tblW w:w="0" w:type="auto"/>
        <w:tblLook w:val="04A0" w:firstRow="1" w:lastRow="0" w:firstColumn="1" w:lastColumn="0" w:noHBand="0" w:noVBand="1"/>
      </w:tblPr>
      <w:tblGrid>
        <w:gridCol w:w="4945"/>
        <w:gridCol w:w="4945"/>
      </w:tblGrid>
      <w:tr w:rsidR="003E12CB" w:rsidRPr="005D7F72" w14:paraId="1D92ED86" w14:textId="77777777" w:rsidTr="009D03B9">
        <w:tc>
          <w:tcPr>
            <w:tcW w:w="4945" w:type="dxa"/>
          </w:tcPr>
          <w:p w14:paraId="773881FD" w14:textId="77777777" w:rsidR="003E12CB" w:rsidRPr="005D7F72" w:rsidRDefault="003E12CB" w:rsidP="0094343A">
            <w:pPr>
              <w:pStyle w:val="ListParagraph"/>
              <w:spacing w:before="100" w:beforeAutospacing="1" w:line="360" w:lineRule="auto"/>
              <w:ind w:left="0"/>
              <w:rPr>
                <w:rFonts w:ascii="Times New Roman" w:hAnsi="Times New Roman" w:cs="Times New Roman"/>
                <w:b/>
                <w:sz w:val="24"/>
                <w:szCs w:val="24"/>
              </w:rPr>
            </w:pPr>
            <w:r w:rsidRPr="005D7F72">
              <w:rPr>
                <w:rFonts w:ascii="Times New Roman" w:hAnsi="Times New Roman" w:cs="Times New Roman"/>
                <w:b/>
                <w:sz w:val="24"/>
                <w:szCs w:val="24"/>
              </w:rPr>
              <w:t>Case</w:t>
            </w:r>
          </w:p>
        </w:tc>
        <w:tc>
          <w:tcPr>
            <w:tcW w:w="4945" w:type="dxa"/>
          </w:tcPr>
          <w:p w14:paraId="4DDFCB9C" w14:textId="77777777" w:rsidR="003E12CB" w:rsidRPr="005D7F72" w:rsidRDefault="003E12CB" w:rsidP="0094343A">
            <w:pPr>
              <w:pStyle w:val="ListParagraph"/>
              <w:spacing w:before="100" w:beforeAutospacing="1" w:line="360" w:lineRule="auto"/>
              <w:ind w:left="0"/>
              <w:rPr>
                <w:rFonts w:ascii="Times New Roman" w:hAnsi="Times New Roman" w:cs="Times New Roman"/>
                <w:b/>
                <w:sz w:val="24"/>
                <w:szCs w:val="24"/>
              </w:rPr>
            </w:pPr>
            <w:r w:rsidRPr="005D7F72">
              <w:rPr>
                <w:rFonts w:ascii="Times New Roman" w:hAnsi="Times New Roman" w:cs="Times New Roman"/>
                <w:b/>
                <w:sz w:val="24"/>
                <w:szCs w:val="24"/>
              </w:rPr>
              <w:t>Description</w:t>
            </w:r>
          </w:p>
        </w:tc>
      </w:tr>
      <w:tr w:rsidR="003E12CB" w:rsidRPr="005D7F72" w14:paraId="784152B7" w14:textId="77777777" w:rsidTr="009D03B9">
        <w:tc>
          <w:tcPr>
            <w:tcW w:w="4945" w:type="dxa"/>
          </w:tcPr>
          <w:p w14:paraId="28AEFCF5"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Case 1</w:t>
            </w:r>
          </w:p>
        </w:tc>
        <w:tc>
          <w:tcPr>
            <w:tcW w:w="4945" w:type="dxa"/>
          </w:tcPr>
          <w:p w14:paraId="5C2AFD39" w14:textId="57005D89"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The number of Exact TADs found in both Method-1 and Method-2</w:t>
            </w:r>
            <w:r w:rsidR="00F341FA">
              <w:rPr>
                <w:rFonts w:ascii="Times New Roman" w:hAnsi="Times New Roman" w:cs="Times New Roman"/>
                <w:sz w:val="24"/>
                <w:szCs w:val="24"/>
              </w:rPr>
              <w:t>.</w:t>
            </w:r>
          </w:p>
        </w:tc>
      </w:tr>
      <w:tr w:rsidR="003E12CB" w:rsidRPr="005D7F72" w14:paraId="12019D46" w14:textId="77777777" w:rsidTr="009D03B9">
        <w:tc>
          <w:tcPr>
            <w:tcW w:w="4945" w:type="dxa"/>
          </w:tcPr>
          <w:p w14:paraId="7D0F1C9B"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Case 2</w:t>
            </w:r>
          </w:p>
        </w:tc>
        <w:tc>
          <w:tcPr>
            <w:tcW w:w="4945" w:type="dxa"/>
          </w:tcPr>
          <w:p w14:paraId="47C95654" w14:textId="44113519"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The number of Sub-TADs that exist between Method-1 and Method-2</w:t>
            </w:r>
            <w:r w:rsidR="00F341FA">
              <w:rPr>
                <w:rFonts w:ascii="Times New Roman" w:hAnsi="Times New Roman" w:cs="Times New Roman"/>
                <w:sz w:val="24"/>
                <w:szCs w:val="24"/>
              </w:rPr>
              <w:t>.</w:t>
            </w:r>
          </w:p>
        </w:tc>
      </w:tr>
      <w:tr w:rsidR="003E12CB" w:rsidRPr="005D7F72" w14:paraId="09764D27" w14:textId="77777777" w:rsidTr="009D03B9">
        <w:tc>
          <w:tcPr>
            <w:tcW w:w="4945" w:type="dxa"/>
          </w:tcPr>
          <w:p w14:paraId="62FB4837"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Case 3</w:t>
            </w:r>
          </w:p>
        </w:tc>
        <w:tc>
          <w:tcPr>
            <w:tcW w:w="4945" w:type="dxa"/>
          </w:tcPr>
          <w:p w14:paraId="5D0E5240"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The number of Conflicting TADs.</w:t>
            </w:r>
          </w:p>
        </w:tc>
      </w:tr>
      <w:tr w:rsidR="003E12CB" w:rsidRPr="005D7F72" w14:paraId="4672DBEA" w14:textId="77777777" w:rsidTr="009D03B9">
        <w:tc>
          <w:tcPr>
            <w:tcW w:w="4945" w:type="dxa"/>
          </w:tcPr>
          <w:p w14:paraId="1A7A73DD" w14:textId="77777777"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Case 4</w:t>
            </w:r>
          </w:p>
        </w:tc>
        <w:tc>
          <w:tcPr>
            <w:tcW w:w="4945" w:type="dxa"/>
          </w:tcPr>
          <w:p w14:paraId="66BB9C95" w14:textId="267F8E55" w:rsidR="003E12CB" w:rsidRPr="005D7F72" w:rsidRDefault="003E12CB" w:rsidP="0094343A">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The number of TADs in Method-1 but not found in Method-2</w:t>
            </w:r>
            <w:r w:rsidR="00F341FA">
              <w:rPr>
                <w:rFonts w:ascii="Times New Roman" w:hAnsi="Times New Roman" w:cs="Times New Roman"/>
                <w:sz w:val="24"/>
                <w:szCs w:val="24"/>
              </w:rPr>
              <w:t>.</w:t>
            </w:r>
          </w:p>
        </w:tc>
      </w:tr>
    </w:tbl>
    <w:p w14:paraId="3F6B8D67" w14:textId="77777777" w:rsidR="003E12CB" w:rsidRPr="005D7F72" w:rsidRDefault="003E12CB" w:rsidP="00E42080">
      <w:pPr>
        <w:pStyle w:val="Heading3"/>
      </w:pPr>
      <w:bookmarkStart w:id="136" w:name="_Toc508398354"/>
      <w:r w:rsidRPr="005D7F72">
        <w:t>Running</w:t>
      </w:r>
      <w:bookmarkEnd w:id="136"/>
    </w:p>
    <w:p w14:paraId="1C1C89C1" w14:textId="77777777" w:rsidR="003E12CB" w:rsidRPr="005D7F72" w:rsidRDefault="003E12CB" w:rsidP="003E12CB">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2D-Functions/Check TAD Consistency.</w:t>
      </w:r>
    </w:p>
    <w:p w14:paraId="0DDD62B8" w14:textId="77777777" w:rsidR="003E12CB" w:rsidRPr="005D7F72" w:rsidRDefault="003E12CB" w:rsidP="003E12CB">
      <w:pPr>
        <w:rPr>
          <w:rFonts w:ascii="Times New Roman" w:hAnsi="Times New Roman" w:cs="Times New Roman"/>
          <w:sz w:val="24"/>
          <w:szCs w:val="24"/>
        </w:rPr>
      </w:pPr>
    </w:p>
    <w:p w14:paraId="0120E9C4" w14:textId="77777777" w:rsidR="003E12CB" w:rsidRPr="005D7F72" w:rsidRDefault="003E12CB" w:rsidP="003E12CB">
      <w:pPr>
        <w:pStyle w:val="Textbody"/>
        <w:ind w:left="720"/>
        <w:jc w:val="center"/>
        <w:rPr>
          <w:lang w:val="en-US"/>
        </w:rPr>
      </w:pPr>
      <w:r w:rsidRPr="005D7F72">
        <w:rPr>
          <w:noProof/>
          <w:lang w:val="en-US" w:eastAsia="en-US"/>
        </w:rPr>
        <w:drawing>
          <wp:inline distT="0" distB="0" distL="0" distR="0" wp14:anchorId="320143B9" wp14:editId="758FD537">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05812" cy="2258225"/>
                    </a:xfrm>
                    <a:prstGeom prst="rect">
                      <a:avLst/>
                    </a:prstGeom>
                  </pic:spPr>
                </pic:pic>
              </a:graphicData>
            </a:graphic>
          </wp:inline>
        </w:drawing>
      </w:r>
    </w:p>
    <w:p w14:paraId="66B4AB2A" w14:textId="760EBA79" w:rsidR="003E12CB" w:rsidRPr="005D7F72" w:rsidRDefault="003E12CB" w:rsidP="008B139E">
      <w:pPr>
        <w:pStyle w:val="Figures"/>
        <w:rPr>
          <w:rFonts w:cs="Times New Roman"/>
          <w:szCs w:val="24"/>
        </w:rPr>
      </w:pPr>
      <w:bookmarkStart w:id="137" w:name="_Toc503960235"/>
      <w:bookmarkStart w:id="138" w:name="_Toc504661610"/>
      <w:bookmarkStart w:id="139" w:name="_Toc509324193"/>
      <w:r w:rsidRPr="005D7F72">
        <w:rPr>
          <w:rFonts w:cs="Times New Roman"/>
          <w:szCs w:val="24"/>
        </w:rPr>
        <w:t xml:space="preserve">Figure </w:t>
      </w:r>
      <w:r w:rsidR="009D03B9" w:rsidRPr="005D7F72">
        <w:rPr>
          <w:rFonts w:cs="Times New Roman"/>
          <w:szCs w:val="24"/>
        </w:rPr>
        <w:t>12</w:t>
      </w:r>
      <w:r w:rsidRPr="005D7F72">
        <w:rPr>
          <w:rFonts w:cs="Times New Roman"/>
          <w:szCs w:val="24"/>
        </w:rPr>
        <w:t>: Comparing two TADs for a consistency check</w:t>
      </w:r>
      <w:bookmarkEnd w:id="137"/>
      <w:bookmarkEnd w:id="138"/>
      <w:bookmarkEnd w:id="139"/>
    </w:p>
    <w:p w14:paraId="3C17557B" w14:textId="77777777" w:rsidR="003E12CB" w:rsidRPr="005D7F72" w:rsidRDefault="003E12CB" w:rsidP="003E12CB">
      <w:pPr>
        <w:pStyle w:val="Textbody"/>
        <w:ind w:left="720"/>
        <w:jc w:val="center"/>
        <w:rPr>
          <w:lang w:val="en-US"/>
        </w:rPr>
      </w:pPr>
    </w:p>
    <w:tbl>
      <w:tblPr>
        <w:tblStyle w:val="TableGrid"/>
        <w:tblW w:w="10144" w:type="dxa"/>
        <w:tblLook w:val="04A0" w:firstRow="1" w:lastRow="0" w:firstColumn="1" w:lastColumn="0" w:noHBand="0" w:noVBand="1"/>
      </w:tblPr>
      <w:tblGrid>
        <w:gridCol w:w="3856"/>
        <w:gridCol w:w="4562"/>
        <w:gridCol w:w="1726"/>
      </w:tblGrid>
      <w:tr w:rsidR="003E12CB" w:rsidRPr="005D7F72" w14:paraId="6DB812D0" w14:textId="77777777" w:rsidTr="009D03B9">
        <w:tc>
          <w:tcPr>
            <w:tcW w:w="3856" w:type="dxa"/>
          </w:tcPr>
          <w:p w14:paraId="6637323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Field</w:t>
            </w:r>
          </w:p>
        </w:tc>
        <w:tc>
          <w:tcPr>
            <w:tcW w:w="4562" w:type="dxa"/>
          </w:tcPr>
          <w:p w14:paraId="6E8E3C59"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Description</w:t>
            </w:r>
          </w:p>
        </w:tc>
        <w:tc>
          <w:tcPr>
            <w:tcW w:w="1726" w:type="dxa"/>
          </w:tcPr>
          <w:p w14:paraId="61AE1066"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b/>
                <w:sz w:val="24"/>
                <w:szCs w:val="24"/>
              </w:rPr>
              <w:t>Default</w:t>
            </w:r>
          </w:p>
        </w:tc>
      </w:tr>
      <w:tr w:rsidR="003E12CB" w:rsidRPr="005D7F72" w14:paraId="05022200" w14:textId="77777777" w:rsidTr="009D03B9">
        <w:tc>
          <w:tcPr>
            <w:tcW w:w="3856" w:type="dxa"/>
          </w:tcPr>
          <w:p w14:paraId="49B695C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lastRenderedPageBreak/>
              <w:t>Input Method-1 TAD file</w:t>
            </w:r>
            <w:proofErr w:type="gramStart"/>
            <w:r w:rsidRPr="005D7F72">
              <w:rPr>
                <w:rFonts w:ascii="Times New Roman" w:hAnsi="Times New Roman" w:cs="Times New Roman"/>
                <w:sz w:val="24"/>
                <w:szCs w:val="24"/>
              </w:rPr>
              <w:t>(.bed</w:t>
            </w:r>
            <w:proofErr w:type="gramEnd"/>
            <w:r w:rsidRPr="005D7F72">
              <w:rPr>
                <w:rFonts w:ascii="Times New Roman" w:hAnsi="Times New Roman" w:cs="Times New Roman"/>
                <w:sz w:val="24"/>
                <w:szCs w:val="24"/>
              </w:rPr>
              <w:t xml:space="preserve">) </w:t>
            </w:r>
          </w:p>
        </w:tc>
        <w:tc>
          <w:tcPr>
            <w:tcW w:w="4562" w:type="dxa"/>
          </w:tcPr>
          <w:p w14:paraId="7C9C8918" w14:textId="2142BFF0"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Browse </w:t>
            </w:r>
            <w:proofErr w:type="gramStart"/>
            <w:r w:rsidRPr="005D7F72">
              <w:rPr>
                <w:rFonts w:ascii="Times New Roman" w:hAnsi="Times New Roman" w:cs="Times New Roman"/>
                <w:sz w:val="24"/>
                <w:szCs w:val="24"/>
              </w:rPr>
              <w:t>the .bed</w:t>
            </w:r>
            <w:proofErr w:type="gramEnd"/>
            <w:r w:rsidRPr="005D7F72">
              <w:rPr>
                <w:rFonts w:ascii="Times New Roman" w:hAnsi="Times New Roman" w:cs="Times New Roman"/>
                <w:sz w:val="24"/>
                <w:szCs w:val="24"/>
              </w:rPr>
              <w:t xml:space="preserve"> format file containing the TADs identified by Method-1</w:t>
            </w:r>
            <w:r w:rsidR="009E386B">
              <w:rPr>
                <w:rFonts w:ascii="Times New Roman" w:hAnsi="Times New Roman" w:cs="Times New Roman"/>
                <w:sz w:val="24"/>
                <w:szCs w:val="24"/>
              </w:rPr>
              <w:t>.</w:t>
            </w:r>
          </w:p>
        </w:tc>
        <w:tc>
          <w:tcPr>
            <w:tcW w:w="1726" w:type="dxa"/>
          </w:tcPr>
          <w:p w14:paraId="1C44587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6820D30E" w14:textId="77777777" w:rsidTr="009D03B9">
        <w:tc>
          <w:tcPr>
            <w:tcW w:w="3856" w:type="dxa"/>
          </w:tcPr>
          <w:p w14:paraId="3DDF14E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Input Method-2 TAD file</w:t>
            </w:r>
            <w:proofErr w:type="gramStart"/>
            <w:r w:rsidRPr="005D7F72">
              <w:rPr>
                <w:rFonts w:ascii="Times New Roman" w:hAnsi="Times New Roman" w:cs="Times New Roman"/>
                <w:sz w:val="24"/>
                <w:szCs w:val="24"/>
              </w:rPr>
              <w:t>(.bed</w:t>
            </w:r>
            <w:proofErr w:type="gramEnd"/>
            <w:r w:rsidRPr="005D7F72">
              <w:rPr>
                <w:rFonts w:ascii="Times New Roman" w:hAnsi="Times New Roman" w:cs="Times New Roman"/>
                <w:sz w:val="24"/>
                <w:szCs w:val="24"/>
              </w:rPr>
              <w:t>)</w:t>
            </w:r>
          </w:p>
        </w:tc>
        <w:tc>
          <w:tcPr>
            <w:tcW w:w="4562" w:type="dxa"/>
          </w:tcPr>
          <w:p w14:paraId="32316631" w14:textId="18CA2CE9"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Browse </w:t>
            </w:r>
            <w:proofErr w:type="gramStart"/>
            <w:r w:rsidRPr="005D7F72">
              <w:rPr>
                <w:rFonts w:ascii="Times New Roman" w:hAnsi="Times New Roman" w:cs="Times New Roman"/>
                <w:sz w:val="24"/>
                <w:szCs w:val="24"/>
              </w:rPr>
              <w:t>the .bed</w:t>
            </w:r>
            <w:proofErr w:type="gramEnd"/>
            <w:r w:rsidRPr="005D7F72">
              <w:rPr>
                <w:rFonts w:ascii="Times New Roman" w:hAnsi="Times New Roman" w:cs="Times New Roman"/>
                <w:sz w:val="24"/>
                <w:szCs w:val="24"/>
              </w:rPr>
              <w:t xml:space="preserve"> format file containing the TADs identified by Method-2</w:t>
            </w:r>
            <w:r w:rsidR="009E386B">
              <w:rPr>
                <w:rFonts w:ascii="Times New Roman" w:hAnsi="Times New Roman" w:cs="Times New Roman"/>
                <w:sz w:val="24"/>
                <w:szCs w:val="24"/>
              </w:rPr>
              <w:t>.</w:t>
            </w:r>
          </w:p>
        </w:tc>
        <w:tc>
          <w:tcPr>
            <w:tcW w:w="1726" w:type="dxa"/>
          </w:tcPr>
          <w:p w14:paraId="2C2A26D7"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1074CDCE" w14:textId="77777777" w:rsidTr="009D03B9">
        <w:tc>
          <w:tcPr>
            <w:tcW w:w="3856" w:type="dxa"/>
          </w:tcPr>
          <w:p w14:paraId="4E4DAED4"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Data Resolution</w:t>
            </w:r>
          </w:p>
        </w:tc>
        <w:tc>
          <w:tcPr>
            <w:tcW w:w="4562" w:type="dxa"/>
          </w:tcPr>
          <w:p w14:paraId="1538E6B1"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 xml:space="preserve">The Resolution of the dataset the TADs were identified from.  </w:t>
            </w:r>
          </w:p>
        </w:tc>
        <w:tc>
          <w:tcPr>
            <w:tcW w:w="1726" w:type="dxa"/>
          </w:tcPr>
          <w:p w14:paraId="42F6C873"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40000</w:t>
            </w:r>
          </w:p>
        </w:tc>
      </w:tr>
      <w:tr w:rsidR="003E12CB" w:rsidRPr="005D7F72" w14:paraId="72664643" w14:textId="77777777" w:rsidTr="009D03B9">
        <w:tc>
          <w:tcPr>
            <w:tcW w:w="3856" w:type="dxa"/>
          </w:tcPr>
          <w:p w14:paraId="6C080C2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Output folder</w:t>
            </w:r>
          </w:p>
        </w:tc>
        <w:tc>
          <w:tcPr>
            <w:tcW w:w="4562" w:type="dxa"/>
          </w:tcPr>
          <w:p w14:paraId="0BC66C51" w14:textId="31740C32"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Directory to output the comparison report</w:t>
            </w:r>
            <w:r w:rsidR="00CF0B07">
              <w:rPr>
                <w:rFonts w:ascii="Times New Roman" w:hAnsi="Times New Roman" w:cs="Times New Roman"/>
                <w:sz w:val="24"/>
                <w:szCs w:val="24"/>
              </w:rPr>
              <w:t>.</w:t>
            </w:r>
          </w:p>
        </w:tc>
        <w:tc>
          <w:tcPr>
            <w:tcW w:w="1726" w:type="dxa"/>
          </w:tcPr>
          <w:p w14:paraId="56360B8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1A6FE5EC" w14:textId="77777777" w:rsidTr="009D03B9">
        <w:tc>
          <w:tcPr>
            <w:tcW w:w="3856" w:type="dxa"/>
          </w:tcPr>
          <w:p w14:paraId="58A265F5"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Create Report</w:t>
            </w:r>
          </w:p>
        </w:tc>
        <w:tc>
          <w:tcPr>
            <w:tcW w:w="4562" w:type="dxa"/>
          </w:tcPr>
          <w:p w14:paraId="692E5E50" w14:textId="0FCEE341"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Once this button is pressed, a progress bar is displayed to show the steps taken by the TAD identification algorithm</w:t>
            </w:r>
            <w:r w:rsidR="00B20D36">
              <w:rPr>
                <w:rFonts w:ascii="Times New Roman" w:hAnsi="Times New Roman" w:cs="Times New Roman"/>
                <w:sz w:val="24"/>
                <w:szCs w:val="24"/>
              </w:rPr>
              <w:t>.</w:t>
            </w:r>
          </w:p>
        </w:tc>
        <w:tc>
          <w:tcPr>
            <w:tcW w:w="1726" w:type="dxa"/>
          </w:tcPr>
          <w:p w14:paraId="32E51BF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r w:rsidR="003E12CB" w:rsidRPr="005D7F72" w14:paraId="0EDC3109" w14:textId="77777777" w:rsidTr="009D03B9">
        <w:tc>
          <w:tcPr>
            <w:tcW w:w="3856" w:type="dxa"/>
          </w:tcPr>
          <w:p w14:paraId="51D451DF"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Stop</w:t>
            </w:r>
          </w:p>
        </w:tc>
        <w:tc>
          <w:tcPr>
            <w:tcW w:w="4562" w:type="dxa"/>
          </w:tcPr>
          <w:p w14:paraId="5955A842"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During the check, if this button is pressed, the program will stop.</w:t>
            </w:r>
          </w:p>
        </w:tc>
        <w:tc>
          <w:tcPr>
            <w:tcW w:w="1726" w:type="dxa"/>
          </w:tcPr>
          <w:p w14:paraId="4624DA6C" w14:textId="77777777" w:rsidR="003E12CB" w:rsidRPr="005D7F72" w:rsidRDefault="003E12CB" w:rsidP="0094343A">
            <w:pPr>
              <w:spacing w:before="100" w:beforeAutospacing="1" w:line="360" w:lineRule="auto"/>
              <w:jc w:val="center"/>
              <w:rPr>
                <w:rFonts w:ascii="Times New Roman" w:hAnsi="Times New Roman" w:cs="Times New Roman"/>
                <w:sz w:val="24"/>
                <w:szCs w:val="24"/>
              </w:rPr>
            </w:pPr>
            <w:r w:rsidRPr="005D7F72">
              <w:rPr>
                <w:rFonts w:ascii="Times New Roman" w:hAnsi="Times New Roman" w:cs="Times New Roman"/>
                <w:sz w:val="24"/>
                <w:szCs w:val="24"/>
              </w:rPr>
              <w:t>NA</w:t>
            </w:r>
          </w:p>
        </w:tc>
      </w:tr>
    </w:tbl>
    <w:p w14:paraId="3051EAE8" w14:textId="77777777" w:rsidR="003E12CB" w:rsidRPr="005D7F72"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0406D24" w14:textId="77777777" w:rsidR="003E12CB" w:rsidRPr="005D7F72" w:rsidRDefault="003E12CB" w:rsidP="003E12CB">
      <w:pPr>
        <w:rPr>
          <w:rFonts w:ascii="Times New Roman" w:hAnsi="Times New Roman" w:cs="Times New Roman"/>
          <w:sz w:val="24"/>
          <w:szCs w:val="24"/>
        </w:rPr>
      </w:pPr>
    </w:p>
    <w:p w14:paraId="3FEB2655" w14:textId="78BF9969" w:rsidR="002D70D5" w:rsidRPr="005D7F72" w:rsidRDefault="002D70D5" w:rsidP="003E12CB">
      <w:pPr>
        <w:pStyle w:val="Heading1"/>
        <w:rPr>
          <w:sz w:val="24"/>
          <w:szCs w:val="24"/>
        </w:rPr>
      </w:pPr>
      <w:bookmarkStart w:id="140" w:name="_Toc508398355"/>
      <w:r w:rsidRPr="005D7F72">
        <w:rPr>
          <w:sz w:val="24"/>
          <w:szCs w:val="24"/>
        </w:rPr>
        <w:t>3D-Functions</w:t>
      </w:r>
      <w:bookmarkEnd w:id="140"/>
    </w:p>
    <w:p w14:paraId="5D967E0A" w14:textId="77777777" w:rsidR="002D70D5" w:rsidRPr="005D7F72" w:rsidRDefault="002D70D5">
      <w:pPr>
        <w:rPr>
          <w:rFonts w:ascii="Times New Roman" w:hAnsi="Times New Roman" w:cs="Times New Roman"/>
          <w:b/>
          <w:sz w:val="24"/>
          <w:szCs w:val="24"/>
        </w:rPr>
      </w:pPr>
    </w:p>
    <w:p w14:paraId="5B3A23D7" w14:textId="77777777" w:rsidR="00010BAB" w:rsidRPr="005D7F72" w:rsidRDefault="00010BAB" w:rsidP="00E42080">
      <w:pPr>
        <w:pStyle w:val="Heading2"/>
      </w:pPr>
      <w:bookmarkStart w:id="141" w:name="_Toc508398356"/>
      <w:r w:rsidRPr="005D7F72">
        <w:t xml:space="preserve">3D model reconstruction by </w:t>
      </w:r>
      <w:proofErr w:type="spellStart"/>
      <w:r w:rsidRPr="005D7F72">
        <w:t>LorDG</w:t>
      </w:r>
      <w:bookmarkEnd w:id="141"/>
      <w:proofErr w:type="spellEnd"/>
    </w:p>
    <w:p w14:paraId="607DCE56" w14:textId="77777777" w:rsidR="00F9526F" w:rsidRPr="005D7F72" w:rsidRDefault="00D21897" w:rsidP="00E42080">
      <w:pPr>
        <w:pStyle w:val="Heading3"/>
      </w:pPr>
      <w:bookmarkStart w:id="142" w:name="_Toc508398357"/>
      <w:r w:rsidRPr="005D7F72">
        <w:t>Purpose</w:t>
      </w:r>
      <w:bookmarkEnd w:id="142"/>
    </w:p>
    <w:p w14:paraId="5561B446" w14:textId="7547744B" w:rsidR="00D21897" w:rsidRPr="005D7F72" w:rsidRDefault="00F9526F" w:rsidP="00F9526F">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w:t>
      </w:r>
      <w:r w:rsidR="00C0074B" w:rsidRPr="005D7F72">
        <w:rPr>
          <w:rFonts w:ascii="Times New Roman" w:hAnsi="Times New Roman" w:cs="Times New Roman"/>
          <w:sz w:val="24"/>
          <w:szCs w:val="24"/>
        </w:rPr>
        <w:t>o build 3D chromosomes and genome models</w:t>
      </w:r>
      <w:r w:rsidR="00C9719D">
        <w:rPr>
          <w:rFonts w:ascii="Times New Roman" w:hAnsi="Times New Roman" w:cs="Times New Roman"/>
          <w:sz w:val="24"/>
          <w:szCs w:val="24"/>
        </w:rPr>
        <w:t>.</w:t>
      </w:r>
    </w:p>
    <w:p w14:paraId="204DC503" w14:textId="77777777" w:rsidR="00F9526F" w:rsidRPr="005D7F72" w:rsidRDefault="00C0074B" w:rsidP="00E42080">
      <w:pPr>
        <w:pStyle w:val="Heading3"/>
      </w:pPr>
      <w:bookmarkStart w:id="143" w:name="_Toc508398358"/>
      <w:r w:rsidRPr="005D7F72">
        <w:t>Input</w:t>
      </w:r>
      <w:bookmarkEnd w:id="143"/>
    </w:p>
    <w:p w14:paraId="628BC6ED" w14:textId="3CBA9EE6" w:rsidR="00C0074B" w:rsidRPr="005D7F72" w:rsidRDefault="00F9526F" w:rsidP="00E23A6A">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w:t>
      </w:r>
      <w:r w:rsidR="00C0074B" w:rsidRPr="005D7F72">
        <w:rPr>
          <w:rFonts w:ascii="Times New Roman" w:hAnsi="Times New Roman" w:cs="Times New Roman"/>
          <w:sz w:val="24"/>
          <w:szCs w:val="24"/>
        </w:rPr>
        <w:t xml:space="preserve"> contact matrix in sparse matrix format</w:t>
      </w:r>
      <w:r w:rsidR="002102D8">
        <w:rPr>
          <w:rFonts w:ascii="Times New Roman" w:hAnsi="Times New Roman" w:cs="Times New Roman"/>
          <w:sz w:val="24"/>
          <w:szCs w:val="24"/>
        </w:rPr>
        <w:t>.</w:t>
      </w:r>
    </w:p>
    <w:p w14:paraId="275B4CD6" w14:textId="77777777" w:rsidR="00E23A6A" w:rsidRPr="005D7F72" w:rsidRDefault="002C6306" w:rsidP="00E42080">
      <w:pPr>
        <w:pStyle w:val="Heading3"/>
      </w:pPr>
      <w:bookmarkStart w:id="144" w:name="_Toc508398359"/>
      <w:r w:rsidRPr="005D7F72">
        <w:t>Output</w:t>
      </w:r>
      <w:bookmarkEnd w:id="144"/>
    </w:p>
    <w:p w14:paraId="749F864E" w14:textId="58BF4603" w:rsidR="002C6306" w:rsidRPr="005D7F72" w:rsidRDefault="002C6306" w:rsidP="00E23A6A">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3D models </w:t>
      </w:r>
      <w:r w:rsidR="0028738F" w:rsidRPr="005D7F72">
        <w:rPr>
          <w:rFonts w:ascii="Times New Roman" w:hAnsi="Times New Roman" w:cs="Times New Roman"/>
          <w:sz w:val="24"/>
          <w:szCs w:val="24"/>
        </w:rPr>
        <w:t xml:space="preserve">in. </w:t>
      </w:r>
      <w:proofErr w:type="spellStart"/>
      <w:r w:rsidR="0028738F" w:rsidRPr="005D7F72">
        <w:rPr>
          <w:rFonts w:ascii="Times New Roman" w:hAnsi="Times New Roman" w:cs="Times New Roman"/>
          <w:sz w:val="24"/>
          <w:szCs w:val="24"/>
        </w:rPr>
        <w:t>gss</w:t>
      </w:r>
      <w:proofErr w:type="spellEnd"/>
      <w:r w:rsidRPr="005D7F72">
        <w:rPr>
          <w:rFonts w:ascii="Times New Roman" w:hAnsi="Times New Roman" w:cs="Times New Roman"/>
          <w:sz w:val="24"/>
          <w:szCs w:val="24"/>
        </w:rPr>
        <w:t xml:space="preserve"> format file</w:t>
      </w:r>
      <w:r w:rsidR="0028738F" w:rsidRPr="005D7F72">
        <w:rPr>
          <w:rFonts w:ascii="Times New Roman" w:hAnsi="Times New Roman" w:cs="Times New Roman"/>
          <w:sz w:val="24"/>
          <w:szCs w:val="24"/>
        </w:rPr>
        <w:t xml:space="preserve"> and .</w:t>
      </w:r>
      <w:proofErr w:type="spellStart"/>
      <w:r w:rsidR="0028738F" w:rsidRPr="005D7F72">
        <w:rPr>
          <w:rFonts w:ascii="Times New Roman" w:hAnsi="Times New Roman" w:cs="Times New Roman"/>
          <w:sz w:val="24"/>
          <w:szCs w:val="24"/>
        </w:rPr>
        <w:t>pdb</w:t>
      </w:r>
      <w:proofErr w:type="spellEnd"/>
      <w:r w:rsidR="0028738F" w:rsidRPr="005D7F72">
        <w:rPr>
          <w:rFonts w:ascii="Times New Roman" w:hAnsi="Times New Roman" w:cs="Times New Roman"/>
          <w:sz w:val="24"/>
          <w:szCs w:val="24"/>
        </w:rPr>
        <w:t xml:space="preserve"> format file</w:t>
      </w:r>
      <w:r w:rsidR="00101320">
        <w:rPr>
          <w:rFonts w:ascii="Times New Roman" w:hAnsi="Times New Roman" w:cs="Times New Roman"/>
          <w:sz w:val="24"/>
          <w:szCs w:val="24"/>
        </w:rPr>
        <w:t>.</w:t>
      </w:r>
    </w:p>
    <w:p w14:paraId="26F05300" w14:textId="77777777" w:rsidR="00E23A6A" w:rsidRPr="005D7F72" w:rsidRDefault="00117F8A" w:rsidP="00E42080">
      <w:pPr>
        <w:pStyle w:val="Heading3"/>
      </w:pPr>
      <w:bookmarkStart w:id="145" w:name="_Toc508398360"/>
      <w:r w:rsidRPr="005D7F72">
        <w:t>Running</w:t>
      </w:r>
      <w:bookmarkEnd w:id="145"/>
    </w:p>
    <w:p w14:paraId="6CACF9CB" w14:textId="240FA43C" w:rsidR="00117F8A" w:rsidRPr="005D7F72" w:rsidRDefault="00E23A6A" w:rsidP="00844F1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w:t>
      </w:r>
      <w:r w:rsidR="00117F8A" w:rsidRPr="005D7F72">
        <w:rPr>
          <w:rFonts w:ascii="Times New Roman" w:hAnsi="Times New Roman" w:cs="Times New Roman"/>
          <w:sz w:val="24"/>
          <w:szCs w:val="24"/>
        </w:rPr>
        <w:t xml:space="preserve"> the function from the menu toolbar: 3D-Functions/LorDG-3D Modeler</w:t>
      </w:r>
      <w:r w:rsidR="0078707C">
        <w:rPr>
          <w:rFonts w:ascii="Times New Roman" w:hAnsi="Times New Roman" w:cs="Times New Roman"/>
          <w:sz w:val="24"/>
          <w:szCs w:val="24"/>
        </w:rPr>
        <w:t>.</w:t>
      </w:r>
    </w:p>
    <w:p w14:paraId="42F7D5EF" w14:textId="77777777" w:rsidR="0064650B" w:rsidRPr="005D7F72"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Pr="005D7F72"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76190C0F" w:rsidR="00A33008" w:rsidRPr="005D7F72" w:rsidRDefault="00A33008" w:rsidP="008B139E">
      <w:pPr>
        <w:pStyle w:val="Figures"/>
        <w:rPr>
          <w:rFonts w:cs="Times New Roman"/>
          <w:color w:val="000000" w:themeColor="text1"/>
          <w:szCs w:val="24"/>
        </w:rPr>
      </w:pPr>
      <w:bookmarkStart w:id="146" w:name="_Toc503960236"/>
      <w:bookmarkStart w:id="147" w:name="_Toc504661611"/>
      <w:bookmarkStart w:id="148" w:name="_Toc509324194"/>
      <w:r w:rsidRPr="005D7F72">
        <w:rPr>
          <w:rFonts w:cs="Times New Roman"/>
          <w:szCs w:val="24"/>
        </w:rPr>
        <w:t xml:space="preserve">Figure </w:t>
      </w:r>
      <w:r w:rsidR="009D03B9" w:rsidRPr="005D7F72">
        <w:rPr>
          <w:rFonts w:cs="Times New Roman"/>
          <w:szCs w:val="24"/>
        </w:rPr>
        <w:t>13</w:t>
      </w:r>
      <w:r w:rsidRPr="005D7F72">
        <w:rPr>
          <w:rFonts w:cs="Times New Roman"/>
          <w:szCs w:val="24"/>
        </w:rPr>
        <w:t xml:space="preserve">: 3D Model reconstruction by </w:t>
      </w:r>
      <w:proofErr w:type="spellStart"/>
      <w:r w:rsidRPr="005D7F72">
        <w:rPr>
          <w:rFonts w:cs="Times New Roman"/>
          <w:szCs w:val="24"/>
        </w:rPr>
        <w:t>LorDG</w:t>
      </w:r>
      <w:bookmarkEnd w:id="146"/>
      <w:bookmarkEnd w:id="147"/>
      <w:bookmarkEnd w:id="148"/>
      <w:proofErr w:type="spellEnd"/>
    </w:p>
    <w:p w14:paraId="2D65C4BE" w14:textId="77777777" w:rsidR="00967435" w:rsidRPr="005D7F72"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A4775C" w:rsidRPr="005D7F72" w14:paraId="72221945" w14:textId="77777777" w:rsidTr="009D03B9">
        <w:tc>
          <w:tcPr>
            <w:tcW w:w="1800" w:type="dxa"/>
          </w:tcPr>
          <w:p w14:paraId="34396A8A" w14:textId="77777777" w:rsidR="00A4775C" w:rsidRPr="005D7F72"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Field /Button</w:t>
            </w:r>
          </w:p>
        </w:tc>
        <w:tc>
          <w:tcPr>
            <w:tcW w:w="5760" w:type="dxa"/>
          </w:tcPr>
          <w:p w14:paraId="19B90ED8" w14:textId="77777777" w:rsidR="00A4775C" w:rsidRPr="005D7F72"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525" w:type="dxa"/>
          </w:tcPr>
          <w:p w14:paraId="6B7B3EB8" w14:textId="77777777" w:rsidR="00A4775C" w:rsidRPr="005D7F72"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A4775C" w:rsidRPr="005D7F72" w14:paraId="568025E6" w14:textId="77777777" w:rsidTr="009D03B9">
        <w:tc>
          <w:tcPr>
            <w:tcW w:w="1800" w:type="dxa"/>
          </w:tcPr>
          <w:p w14:paraId="213052CC" w14:textId="77777777" w:rsidR="00A4775C" w:rsidRPr="005D7F72" w:rsidRDefault="00F36377" w:rsidP="003B238F">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Conversion Factor</w:t>
            </w:r>
          </w:p>
        </w:tc>
        <w:tc>
          <w:tcPr>
            <w:tcW w:w="5760" w:type="dxa"/>
          </w:tcPr>
          <w:p w14:paraId="55E510C8" w14:textId="063E6308" w:rsidR="00A4775C" w:rsidRPr="005D7F72"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5D7F72">
              <w:rPr>
                <w:rFonts w:ascii="Times New Roman" w:hAnsi="Times New Roman" w:cs="Times New Roman"/>
                <w:sz w:val="24"/>
                <w:szCs w:val="24"/>
              </w:rPr>
              <w:t xml:space="preserve"> in the formula </w:t>
            </w:r>
            <m:oMath>
              <m:sSub>
                <m:sSubPr>
                  <m:ctrlPr>
                    <w:ins w:id="149"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50"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51"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5D7F72">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52"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5D7F72">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5D7F72">
              <w:rPr>
                <w:rFonts w:ascii="Times New Roman" w:eastAsiaTheme="minorEastAsia" w:hAnsi="Times New Roman" w:cs="Times New Roman"/>
                <w:sz w:val="24"/>
                <w:szCs w:val="24"/>
              </w:rPr>
              <w:t>. When the field is left blank, the program will search for the best value in the range [0.1-3.0] with a step size of 0.1. Users can also specify a range to search by put</w:t>
            </w:r>
            <w:r w:rsidR="00F7343F">
              <w:rPr>
                <w:rFonts w:ascii="Times New Roman" w:eastAsiaTheme="minorEastAsia" w:hAnsi="Times New Roman" w:cs="Times New Roman"/>
                <w:sz w:val="24"/>
                <w:szCs w:val="24"/>
              </w:rPr>
              <w:t>ting</w:t>
            </w:r>
            <w:r w:rsidRPr="005D7F72">
              <w:rPr>
                <w:rFonts w:ascii="Times New Roman" w:eastAsiaTheme="minorEastAsia" w:hAnsi="Times New Roman" w:cs="Times New Roman"/>
                <w:sz w:val="24"/>
                <w:szCs w:val="24"/>
              </w:rPr>
              <w:t xml:space="preserve"> </w:t>
            </w:r>
            <w:r w:rsidR="00F7343F">
              <w:rPr>
                <w:rFonts w:ascii="Times New Roman" w:eastAsiaTheme="minorEastAsia" w:hAnsi="Times New Roman" w:cs="Times New Roman"/>
                <w:sz w:val="24"/>
                <w:szCs w:val="24"/>
              </w:rPr>
              <w:t>two</w:t>
            </w:r>
            <w:r w:rsidRPr="005D7F72">
              <w:rPr>
                <w:rFonts w:ascii="Times New Roman" w:eastAsiaTheme="minorEastAsia" w:hAnsi="Times New Roman" w:cs="Times New Roman"/>
                <w:sz w:val="24"/>
                <w:szCs w:val="24"/>
              </w:rPr>
              <w:t xml:space="preserve"> numbers separated by a hyphen (e.g. 0.5-1.0). During the searching, the right-top corner of the main screen displays information about the current value being tested.</w:t>
            </w:r>
          </w:p>
        </w:tc>
        <w:tc>
          <w:tcPr>
            <w:tcW w:w="1525" w:type="dxa"/>
          </w:tcPr>
          <w:p w14:paraId="4FC1BD18" w14:textId="77777777" w:rsidR="00A4775C" w:rsidRPr="005D7F72" w:rsidRDefault="00DC74C8"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1.0</w:t>
            </w:r>
          </w:p>
        </w:tc>
      </w:tr>
      <w:tr w:rsidR="00A4775C" w:rsidRPr="005D7F72" w14:paraId="7E15705D" w14:textId="77777777" w:rsidTr="009D03B9">
        <w:tc>
          <w:tcPr>
            <w:tcW w:w="1800" w:type="dxa"/>
          </w:tcPr>
          <w:p w14:paraId="0D3ABCC7" w14:textId="77777777" w:rsidR="00A4775C" w:rsidRPr="005D7F72" w:rsidRDefault="004F59A2" w:rsidP="003B238F">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Initial Learning Rate</w:t>
            </w:r>
          </w:p>
        </w:tc>
        <w:tc>
          <w:tcPr>
            <w:tcW w:w="5760" w:type="dxa"/>
          </w:tcPr>
          <w:p w14:paraId="2168D811" w14:textId="48C4D68D" w:rsidR="00A4775C" w:rsidRPr="005D7F72" w:rsidRDefault="006619F8"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Initial learning rate of the optimization. Higher learning rate can speed up the reconstruction process but can cause the process to fail as well</w:t>
            </w:r>
            <w:r w:rsidR="00016120">
              <w:rPr>
                <w:rFonts w:ascii="Times New Roman" w:hAnsi="Times New Roman" w:cs="Times New Roman"/>
                <w:sz w:val="24"/>
                <w:szCs w:val="24"/>
              </w:rPr>
              <w:t>.</w:t>
            </w:r>
          </w:p>
        </w:tc>
        <w:tc>
          <w:tcPr>
            <w:tcW w:w="1525" w:type="dxa"/>
          </w:tcPr>
          <w:p w14:paraId="4E35B960" w14:textId="77777777" w:rsidR="00A4775C" w:rsidRPr="005D7F72" w:rsidRDefault="00EA6F5A"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1.0</w:t>
            </w:r>
          </w:p>
        </w:tc>
      </w:tr>
      <w:tr w:rsidR="00A4775C" w:rsidRPr="005D7F72" w14:paraId="73A7A175" w14:textId="77777777" w:rsidTr="009D03B9">
        <w:tc>
          <w:tcPr>
            <w:tcW w:w="1800" w:type="dxa"/>
          </w:tcPr>
          <w:p w14:paraId="17848D7C" w14:textId="00020E0F" w:rsidR="00A4775C" w:rsidRPr="005D7F72" w:rsidRDefault="000A70E6" w:rsidP="003B238F">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 xml:space="preserve">Max </w:t>
            </w:r>
            <w:r w:rsidR="00F7343F">
              <w:rPr>
                <w:rFonts w:ascii="Times New Roman" w:hAnsi="Times New Roman" w:cs="Times New Roman"/>
                <w:sz w:val="24"/>
                <w:szCs w:val="24"/>
              </w:rPr>
              <w:t>N</w:t>
            </w:r>
            <w:r w:rsidRPr="005D7F72">
              <w:rPr>
                <w:rFonts w:ascii="Times New Roman" w:hAnsi="Times New Roman" w:cs="Times New Roman"/>
                <w:sz w:val="24"/>
                <w:szCs w:val="24"/>
              </w:rPr>
              <w:t>umber of Iteration</w:t>
            </w:r>
          </w:p>
        </w:tc>
        <w:tc>
          <w:tcPr>
            <w:tcW w:w="5760" w:type="dxa"/>
          </w:tcPr>
          <w:p w14:paraId="53347E86" w14:textId="11A467DD" w:rsidR="00A4775C" w:rsidRPr="005D7F72" w:rsidRDefault="000A70E6"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Maximum number of iterations for the optimization</w:t>
            </w:r>
            <w:r w:rsidR="004350E1">
              <w:rPr>
                <w:rFonts w:ascii="Times New Roman" w:hAnsi="Times New Roman" w:cs="Times New Roman"/>
                <w:sz w:val="24"/>
                <w:szCs w:val="24"/>
              </w:rPr>
              <w:t>.</w:t>
            </w:r>
          </w:p>
        </w:tc>
        <w:tc>
          <w:tcPr>
            <w:tcW w:w="1525" w:type="dxa"/>
          </w:tcPr>
          <w:p w14:paraId="1FE6C887" w14:textId="77777777" w:rsidR="00A4775C" w:rsidRPr="005D7F72" w:rsidRDefault="004C468F"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1000</w:t>
            </w:r>
          </w:p>
        </w:tc>
      </w:tr>
      <w:tr w:rsidR="00A4775C" w:rsidRPr="005D7F72" w14:paraId="4C9093A7" w14:textId="77777777" w:rsidTr="009D03B9">
        <w:tc>
          <w:tcPr>
            <w:tcW w:w="1800" w:type="dxa"/>
          </w:tcPr>
          <w:p w14:paraId="00E9EB1C" w14:textId="2967CDDC" w:rsidR="00A4775C" w:rsidRPr="005D7F72" w:rsidRDefault="00EF6C20" w:rsidP="003B238F">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Chromosome</w:t>
            </w:r>
          </w:p>
        </w:tc>
        <w:tc>
          <w:tcPr>
            <w:tcW w:w="5760" w:type="dxa"/>
          </w:tcPr>
          <w:p w14:paraId="28ED5057" w14:textId="77777777" w:rsidR="00A4775C" w:rsidRPr="005D7F72" w:rsidRDefault="00EF6C20"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 xml:space="preserve">Chromosome name of the contact matrix in the input. If the input contains contact matrix of the whole genome, </w:t>
            </w:r>
            <w:r w:rsidR="00EA0605" w:rsidRPr="005D7F72">
              <w:rPr>
                <w:rFonts w:ascii="Times New Roman" w:hAnsi="Times New Roman" w:cs="Times New Roman"/>
                <w:sz w:val="24"/>
                <w:szCs w:val="24"/>
              </w:rPr>
              <w:t>leave this field blank</w:t>
            </w:r>
            <w:r w:rsidRPr="005D7F72">
              <w:rPr>
                <w:rFonts w:ascii="Times New Roman" w:hAnsi="Times New Roman" w:cs="Times New Roman"/>
                <w:sz w:val="24"/>
                <w:szCs w:val="24"/>
              </w:rPr>
              <w:t>.</w:t>
            </w:r>
          </w:p>
        </w:tc>
        <w:tc>
          <w:tcPr>
            <w:tcW w:w="1525" w:type="dxa"/>
          </w:tcPr>
          <w:p w14:paraId="332FD1CE" w14:textId="77777777" w:rsidR="00A4775C" w:rsidRPr="005D7F72" w:rsidRDefault="000275F4"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X</w:t>
            </w:r>
          </w:p>
        </w:tc>
      </w:tr>
      <w:tr w:rsidR="00A4775C" w:rsidRPr="005D7F72" w14:paraId="27F6A2C0" w14:textId="77777777" w:rsidTr="009D03B9">
        <w:tc>
          <w:tcPr>
            <w:tcW w:w="1800" w:type="dxa"/>
          </w:tcPr>
          <w:p w14:paraId="617D5E9F" w14:textId="77777777" w:rsidR="00A4775C" w:rsidRPr="005D7F72" w:rsidRDefault="00DA477B"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lastRenderedPageBreak/>
              <w:t>Genome ID</w:t>
            </w:r>
          </w:p>
        </w:tc>
        <w:tc>
          <w:tcPr>
            <w:tcW w:w="5760" w:type="dxa"/>
          </w:tcPr>
          <w:p w14:paraId="21A3DFF7" w14:textId="77777777" w:rsidR="00A4775C" w:rsidRPr="005D7F72" w:rsidRDefault="00DA477B"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Genome version of the contact matrix in the input.</w:t>
            </w:r>
          </w:p>
        </w:tc>
        <w:tc>
          <w:tcPr>
            <w:tcW w:w="1525" w:type="dxa"/>
          </w:tcPr>
          <w:p w14:paraId="26D3D748" w14:textId="77777777" w:rsidR="00A4775C" w:rsidRPr="005D7F72" w:rsidRDefault="004F406D"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hg19</w:t>
            </w:r>
          </w:p>
        </w:tc>
      </w:tr>
      <w:tr w:rsidR="00A4775C" w:rsidRPr="005D7F72" w14:paraId="0C21ABD9" w14:textId="77777777" w:rsidTr="009D03B9">
        <w:tc>
          <w:tcPr>
            <w:tcW w:w="1800" w:type="dxa"/>
          </w:tcPr>
          <w:p w14:paraId="3BCE5F11" w14:textId="77777777" w:rsidR="00A4775C" w:rsidRPr="005D7F72" w:rsidRDefault="00996812" w:rsidP="00801AA3">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Is Multiple-Chromosomes Structure?</w:t>
            </w:r>
          </w:p>
        </w:tc>
        <w:tc>
          <w:tcPr>
            <w:tcW w:w="5760" w:type="dxa"/>
          </w:tcPr>
          <w:p w14:paraId="7721D54E" w14:textId="785E7D11" w:rsidR="00A4775C" w:rsidRPr="005D7F72" w:rsidRDefault="00163CE1"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w:t>
            </w:r>
            <w:r w:rsidR="00E73E96" w:rsidRPr="005D7F72">
              <w:rPr>
                <w:rFonts w:ascii="Times New Roman" w:hAnsi="Times New Roman" w:cs="Times New Roman"/>
                <w:sz w:val="24"/>
                <w:szCs w:val="24"/>
              </w:rPr>
              <w:t>f the input contains both inter-and intra-chromosomal contacts data, this checkbox should be checked.</w:t>
            </w:r>
          </w:p>
        </w:tc>
        <w:tc>
          <w:tcPr>
            <w:tcW w:w="1525" w:type="dxa"/>
          </w:tcPr>
          <w:p w14:paraId="68011223" w14:textId="77777777" w:rsidR="00A4775C" w:rsidRPr="005D7F72" w:rsidRDefault="007B763D"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unchecked</w:t>
            </w:r>
          </w:p>
        </w:tc>
      </w:tr>
      <w:tr w:rsidR="00A4775C" w:rsidRPr="005D7F72" w14:paraId="2ED98F63" w14:textId="77777777" w:rsidTr="009D03B9">
        <w:tc>
          <w:tcPr>
            <w:tcW w:w="1800" w:type="dxa"/>
          </w:tcPr>
          <w:p w14:paraId="02CA633A" w14:textId="77777777" w:rsidR="00A4775C" w:rsidRPr="005D7F72" w:rsidRDefault="004C29C5" w:rsidP="00801AA3">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Length of Chromosomes</w:t>
            </w:r>
          </w:p>
        </w:tc>
        <w:tc>
          <w:tcPr>
            <w:tcW w:w="5760" w:type="dxa"/>
          </w:tcPr>
          <w:p w14:paraId="294D4ECF" w14:textId="5BF0E38B" w:rsidR="00A4775C" w:rsidRPr="005D7F72" w:rsidRDefault="00793469"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Pr="005D7F72"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rsidRPr="005D7F72" w14:paraId="659964F0" w14:textId="77777777" w:rsidTr="009D03B9">
        <w:tc>
          <w:tcPr>
            <w:tcW w:w="1800" w:type="dxa"/>
          </w:tcPr>
          <w:p w14:paraId="6B5E9B29" w14:textId="77777777" w:rsidR="00A4775C" w:rsidRPr="005D7F72" w:rsidRDefault="006F4E47" w:rsidP="00801AA3">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Run</w:t>
            </w:r>
          </w:p>
        </w:tc>
        <w:tc>
          <w:tcPr>
            <w:tcW w:w="5760" w:type="dxa"/>
          </w:tcPr>
          <w:p w14:paraId="277357B3" w14:textId="1FA1C94B" w:rsidR="00A4775C" w:rsidRPr="005D7F72" w:rsidRDefault="006F4E47"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 xml:space="preserve">To start the reconstruction process. The main screen displays how </w:t>
            </w:r>
            <w:r w:rsidR="00D23B23">
              <w:rPr>
                <w:rFonts w:ascii="Times New Roman" w:hAnsi="Times New Roman" w:cs="Times New Roman"/>
                <w:sz w:val="24"/>
                <w:szCs w:val="24"/>
              </w:rPr>
              <w:t xml:space="preserve">new </w:t>
            </w:r>
            <w:r w:rsidRPr="005D7F72">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is being used to build </w:t>
            </w:r>
            <w:r w:rsidR="00D23B23">
              <w:rPr>
                <w:rFonts w:ascii="Times New Roman" w:hAnsi="Times New Roman" w:cs="Times New Roman"/>
                <w:sz w:val="24"/>
                <w:szCs w:val="24"/>
              </w:rPr>
              <w:t xml:space="preserve">the </w:t>
            </w:r>
            <w:r w:rsidRPr="005D7F72">
              <w:rPr>
                <w:rFonts w:ascii="Times New Roman" w:hAnsi="Times New Roman" w:cs="Times New Roman"/>
                <w:sz w:val="24"/>
                <w:szCs w:val="24"/>
              </w:rPr>
              <w:t>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Pr="005D7F72" w:rsidRDefault="00B93906"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NA</w:t>
            </w:r>
          </w:p>
        </w:tc>
      </w:tr>
      <w:tr w:rsidR="00A4775C" w:rsidRPr="005D7F72" w14:paraId="59B23426" w14:textId="77777777" w:rsidTr="009D03B9">
        <w:tc>
          <w:tcPr>
            <w:tcW w:w="1800" w:type="dxa"/>
          </w:tcPr>
          <w:p w14:paraId="48C24B3D" w14:textId="77777777" w:rsidR="00A4775C" w:rsidRPr="005D7F72" w:rsidRDefault="00831AB2" w:rsidP="004D2692">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Stop</w:t>
            </w:r>
          </w:p>
        </w:tc>
        <w:tc>
          <w:tcPr>
            <w:tcW w:w="5760" w:type="dxa"/>
          </w:tcPr>
          <w:p w14:paraId="60CD4D42" w14:textId="7F1F2DAB" w:rsidR="00A4775C" w:rsidRPr="005D7F72" w:rsidRDefault="00831AB2"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During the reconstruction, if this button is presse</w:t>
            </w:r>
            <w:r w:rsidR="00163CE1">
              <w:rPr>
                <w:rFonts w:ascii="Times New Roman" w:hAnsi="Times New Roman" w:cs="Times New Roman"/>
                <w:sz w:val="24"/>
                <w:szCs w:val="24"/>
              </w:rPr>
              <w:t>d</w:t>
            </w:r>
            <w:r w:rsidRPr="005D7F72">
              <w:rPr>
                <w:rFonts w:ascii="Times New Roman" w:hAnsi="Times New Roman" w:cs="Times New Roman"/>
                <w:sz w:val="24"/>
                <w:szCs w:val="24"/>
              </w:rPr>
              <w:t xml:space="preserve">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Pr="005D7F72" w:rsidRDefault="00B93906" w:rsidP="000359B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NA</w:t>
            </w:r>
          </w:p>
        </w:tc>
      </w:tr>
    </w:tbl>
    <w:p w14:paraId="4028699B" w14:textId="5AFF688E" w:rsidR="009123AE" w:rsidRPr="005D7F72" w:rsidRDefault="009123AE" w:rsidP="00CE2DA6">
      <w:pPr>
        <w:pStyle w:val="Heading2"/>
      </w:pPr>
      <w:bookmarkStart w:id="153" w:name="_Toc508398361"/>
      <w:r w:rsidRPr="005D7F72">
        <w:t>3D model reconstruction by 3DMax</w:t>
      </w:r>
      <w:bookmarkEnd w:id="153"/>
    </w:p>
    <w:p w14:paraId="69682344" w14:textId="77777777" w:rsidR="009123AE" w:rsidRPr="005D7F72" w:rsidRDefault="009123AE" w:rsidP="00CE2DA6">
      <w:pPr>
        <w:pStyle w:val="Heading3"/>
      </w:pPr>
      <w:bookmarkStart w:id="154" w:name="_Toc508398362"/>
      <w:r w:rsidRPr="005D7F72">
        <w:t>Purpose</w:t>
      </w:r>
      <w:bookmarkEnd w:id="154"/>
    </w:p>
    <w:p w14:paraId="5B1DDE3D" w14:textId="6A280070"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build 3D chromosomes and genome models</w:t>
      </w:r>
      <w:r w:rsidR="00163CE1">
        <w:rPr>
          <w:rFonts w:ascii="Times New Roman" w:hAnsi="Times New Roman" w:cs="Times New Roman"/>
          <w:sz w:val="24"/>
          <w:szCs w:val="24"/>
        </w:rPr>
        <w:t>.</w:t>
      </w:r>
    </w:p>
    <w:p w14:paraId="23E3B1A3" w14:textId="77777777" w:rsidR="009123AE" w:rsidRPr="005D7F72" w:rsidRDefault="009123AE" w:rsidP="00CE2DA6">
      <w:pPr>
        <w:pStyle w:val="Heading3"/>
      </w:pPr>
      <w:bookmarkStart w:id="155" w:name="_Toc508398363"/>
      <w:r w:rsidRPr="005D7F72">
        <w:t>Input</w:t>
      </w:r>
      <w:bookmarkEnd w:id="155"/>
    </w:p>
    <w:p w14:paraId="71228E22" w14:textId="1BA5CAB1"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lastRenderedPageBreak/>
        <w:t>A contact matrix in sparse matrix format</w:t>
      </w:r>
      <w:r w:rsidR="00163CE1">
        <w:rPr>
          <w:rFonts w:ascii="Times New Roman" w:hAnsi="Times New Roman" w:cs="Times New Roman"/>
          <w:sz w:val="24"/>
          <w:szCs w:val="24"/>
        </w:rPr>
        <w:t>.</w:t>
      </w:r>
    </w:p>
    <w:p w14:paraId="55B398F9" w14:textId="77777777" w:rsidR="009123AE" w:rsidRPr="005D7F72" w:rsidRDefault="009123AE" w:rsidP="00CE2DA6">
      <w:pPr>
        <w:pStyle w:val="Heading3"/>
      </w:pPr>
      <w:bookmarkStart w:id="156" w:name="_Toc508398364"/>
      <w:r w:rsidRPr="005D7F72">
        <w:t>Output</w:t>
      </w:r>
      <w:bookmarkEnd w:id="156"/>
    </w:p>
    <w:p w14:paraId="3483DADC" w14:textId="46A2015A" w:rsidR="0028738F" w:rsidRPr="005D7F72" w:rsidRDefault="009123AE" w:rsidP="0028738F">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3D models </w:t>
      </w:r>
      <w:proofErr w:type="gramStart"/>
      <w:r w:rsidRPr="005D7F72">
        <w:rPr>
          <w:rFonts w:ascii="Times New Roman" w:hAnsi="Times New Roman" w:cs="Times New Roman"/>
          <w:sz w:val="24"/>
          <w:szCs w:val="24"/>
        </w:rPr>
        <w:t>in .</w:t>
      </w:r>
      <w:proofErr w:type="spellStart"/>
      <w:r w:rsidRPr="005D7F72">
        <w:rPr>
          <w:rFonts w:ascii="Times New Roman" w:hAnsi="Times New Roman" w:cs="Times New Roman"/>
          <w:sz w:val="24"/>
          <w:szCs w:val="24"/>
        </w:rPr>
        <w:t>gss</w:t>
      </w:r>
      <w:proofErr w:type="spellEnd"/>
      <w:proofErr w:type="gramEnd"/>
      <w:r w:rsidRPr="005D7F72">
        <w:rPr>
          <w:rFonts w:ascii="Times New Roman" w:hAnsi="Times New Roman" w:cs="Times New Roman"/>
          <w:sz w:val="24"/>
          <w:szCs w:val="24"/>
        </w:rPr>
        <w:t xml:space="preserve"> format file</w:t>
      </w:r>
      <w:r w:rsidR="0028738F" w:rsidRPr="005D7F72">
        <w:rPr>
          <w:rFonts w:ascii="Times New Roman" w:hAnsi="Times New Roman" w:cs="Times New Roman"/>
          <w:sz w:val="24"/>
          <w:szCs w:val="24"/>
        </w:rPr>
        <w:t xml:space="preserve"> and .</w:t>
      </w:r>
      <w:proofErr w:type="spellStart"/>
      <w:r w:rsidR="0028738F" w:rsidRPr="005D7F72">
        <w:rPr>
          <w:rFonts w:ascii="Times New Roman" w:hAnsi="Times New Roman" w:cs="Times New Roman"/>
          <w:sz w:val="24"/>
          <w:szCs w:val="24"/>
        </w:rPr>
        <w:t>pdb</w:t>
      </w:r>
      <w:proofErr w:type="spellEnd"/>
      <w:r w:rsidR="0028738F" w:rsidRPr="005D7F72">
        <w:rPr>
          <w:rFonts w:ascii="Times New Roman" w:hAnsi="Times New Roman" w:cs="Times New Roman"/>
          <w:sz w:val="24"/>
          <w:szCs w:val="24"/>
        </w:rPr>
        <w:t xml:space="preserve"> format file</w:t>
      </w:r>
      <w:r w:rsidR="00EE3FC9">
        <w:rPr>
          <w:rFonts w:ascii="Times New Roman" w:hAnsi="Times New Roman" w:cs="Times New Roman"/>
          <w:sz w:val="24"/>
          <w:szCs w:val="24"/>
        </w:rPr>
        <w:t>.</w:t>
      </w:r>
    </w:p>
    <w:p w14:paraId="66007494" w14:textId="476C124A"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Pr="005D7F72" w:rsidRDefault="009123AE" w:rsidP="00CE2DA6">
      <w:pPr>
        <w:pStyle w:val="Heading3"/>
      </w:pPr>
      <w:bookmarkStart w:id="157" w:name="_Toc508398365"/>
      <w:r w:rsidRPr="005D7F72">
        <w:t>Running</w:t>
      </w:r>
      <w:bookmarkEnd w:id="157"/>
    </w:p>
    <w:p w14:paraId="2284C3DF" w14:textId="78384DD8"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3D-Functions/3DMax-3D Modeler</w:t>
      </w:r>
    </w:p>
    <w:p w14:paraId="5A5AF88F" w14:textId="77777777"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5D7F72"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1679" cy="2639143"/>
                    </a:xfrm>
                    <a:prstGeom prst="rect">
                      <a:avLst/>
                    </a:prstGeom>
                  </pic:spPr>
                </pic:pic>
              </a:graphicData>
            </a:graphic>
          </wp:inline>
        </w:drawing>
      </w:r>
    </w:p>
    <w:p w14:paraId="1FC2F350" w14:textId="1D0BA2D0" w:rsidR="00A4133C" w:rsidRPr="005D7F72" w:rsidRDefault="00A4133C" w:rsidP="008B139E">
      <w:pPr>
        <w:pStyle w:val="Figures"/>
        <w:rPr>
          <w:rFonts w:cs="Times New Roman"/>
          <w:color w:val="000000" w:themeColor="text1"/>
          <w:szCs w:val="24"/>
        </w:rPr>
      </w:pPr>
      <w:bookmarkStart w:id="158" w:name="_Toc503960237"/>
      <w:bookmarkStart w:id="159" w:name="_Toc504661612"/>
      <w:bookmarkStart w:id="160" w:name="_Toc509324195"/>
      <w:r w:rsidRPr="005D7F72">
        <w:rPr>
          <w:rFonts w:cs="Times New Roman"/>
          <w:szCs w:val="24"/>
        </w:rPr>
        <w:t xml:space="preserve">Figure </w:t>
      </w:r>
      <w:r w:rsidR="009D03B9" w:rsidRPr="005D7F72">
        <w:rPr>
          <w:rFonts w:cs="Times New Roman"/>
          <w:szCs w:val="24"/>
        </w:rPr>
        <w:t>14</w:t>
      </w:r>
      <w:r w:rsidRPr="005D7F72">
        <w:rPr>
          <w:rFonts w:cs="Times New Roman"/>
          <w:szCs w:val="24"/>
        </w:rPr>
        <w:t>: 3D Model reconstruction by 3DMax</w:t>
      </w:r>
      <w:bookmarkEnd w:id="158"/>
      <w:bookmarkEnd w:id="159"/>
      <w:bookmarkEnd w:id="160"/>
    </w:p>
    <w:p w14:paraId="31068A89" w14:textId="69985B17" w:rsidR="009123AE" w:rsidRPr="005D7F72"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Pr="005D7F72"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9123AE" w:rsidRPr="005D7F72" w14:paraId="4906F831" w14:textId="77777777" w:rsidTr="009D03B9">
        <w:tc>
          <w:tcPr>
            <w:tcW w:w="1800" w:type="dxa"/>
          </w:tcPr>
          <w:p w14:paraId="62FD8781" w14:textId="77777777" w:rsidR="009123AE" w:rsidRPr="005D7F72"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Field /Button</w:t>
            </w:r>
          </w:p>
        </w:tc>
        <w:tc>
          <w:tcPr>
            <w:tcW w:w="5760" w:type="dxa"/>
          </w:tcPr>
          <w:p w14:paraId="3344429F" w14:textId="77777777" w:rsidR="009123AE" w:rsidRPr="005D7F72"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525" w:type="dxa"/>
          </w:tcPr>
          <w:p w14:paraId="5CBC90AC" w14:textId="77777777" w:rsidR="009123AE" w:rsidRPr="005D7F72"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9123AE" w:rsidRPr="005D7F72" w14:paraId="3D883D48" w14:textId="77777777" w:rsidTr="009D03B9">
        <w:tc>
          <w:tcPr>
            <w:tcW w:w="1800" w:type="dxa"/>
          </w:tcPr>
          <w:p w14:paraId="2B6C443F" w14:textId="77777777" w:rsidR="009123AE" w:rsidRPr="005D7F72" w:rsidRDefault="009123AE" w:rsidP="004520E8">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Conversion Factor</w:t>
            </w:r>
          </w:p>
        </w:tc>
        <w:tc>
          <w:tcPr>
            <w:tcW w:w="5760" w:type="dxa"/>
          </w:tcPr>
          <w:p w14:paraId="7382F38F" w14:textId="7574B204"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5D7F72">
              <w:rPr>
                <w:rFonts w:ascii="Times New Roman" w:hAnsi="Times New Roman" w:cs="Times New Roman"/>
                <w:sz w:val="24"/>
                <w:szCs w:val="24"/>
              </w:rPr>
              <w:t xml:space="preserve"> in the formula </w:t>
            </w:r>
            <m:oMath>
              <m:sSub>
                <m:sSubPr>
                  <m:ctrlPr>
                    <w:ins w:id="161"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62"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63"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5D7F72">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64"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5D7F72">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5D7F72">
              <w:rPr>
                <w:rFonts w:ascii="Times New Roman" w:eastAsiaTheme="minorEastAsia" w:hAnsi="Times New Roman" w:cs="Times New Roman"/>
                <w:sz w:val="24"/>
                <w:szCs w:val="24"/>
              </w:rPr>
              <w:t>. When the field is left blank, the program will search for the best value in the range [0.1-2.0] with a step size of 0.1. Users can also specify a range to search by put</w:t>
            </w:r>
            <w:r w:rsidR="000D684C">
              <w:rPr>
                <w:rFonts w:ascii="Times New Roman" w:eastAsiaTheme="minorEastAsia" w:hAnsi="Times New Roman" w:cs="Times New Roman"/>
                <w:sz w:val="24"/>
                <w:szCs w:val="24"/>
              </w:rPr>
              <w:t>ting</w:t>
            </w:r>
            <w:r w:rsidRPr="005D7F72">
              <w:rPr>
                <w:rFonts w:ascii="Times New Roman" w:eastAsiaTheme="minorEastAsia" w:hAnsi="Times New Roman" w:cs="Times New Roman"/>
                <w:sz w:val="24"/>
                <w:szCs w:val="24"/>
              </w:rPr>
              <w:t xml:space="preserve"> </w:t>
            </w:r>
            <w:r w:rsidR="000D684C">
              <w:rPr>
                <w:rFonts w:ascii="Times New Roman" w:eastAsiaTheme="minorEastAsia" w:hAnsi="Times New Roman" w:cs="Times New Roman"/>
                <w:sz w:val="24"/>
                <w:szCs w:val="24"/>
              </w:rPr>
              <w:t>two</w:t>
            </w:r>
            <w:r w:rsidRPr="005D7F72">
              <w:rPr>
                <w:rFonts w:ascii="Times New Roman" w:eastAsiaTheme="minorEastAsia" w:hAnsi="Times New Roman" w:cs="Times New Roman"/>
                <w:sz w:val="24"/>
                <w:szCs w:val="24"/>
              </w:rPr>
              <w:t xml:space="preserve"> numbers separated by a hyphen (e.g. 0.5-1.0). During the searching, the right-top </w:t>
            </w:r>
            <w:r w:rsidRPr="005D7F72">
              <w:rPr>
                <w:rFonts w:ascii="Times New Roman" w:eastAsiaTheme="minorEastAsia" w:hAnsi="Times New Roman" w:cs="Times New Roman"/>
                <w:sz w:val="24"/>
                <w:szCs w:val="24"/>
              </w:rPr>
              <w:lastRenderedPageBreak/>
              <w:t>corner of the main screen displays information about the current value being tested.</w:t>
            </w:r>
          </w:p>
        </w:tc>
        <w:tc>
          <w:tcPr>
            <w:tcW w:w="1525" w:type="dxa"/>
          </w:tcPr>
          <w:p w14:paraId="01C6AA84" w14:textId="5C7B2E38"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lastRenderedPageBreak/>
              <w:t>0.5</w:t>
            </w:r>
          </w:p>
        </w:tc>
      </w:tr>
      <w:tr w:rsidR="009123AE" w:rsidRPr="005D7F72" w14:paraId="13350533" w14:textId="77777777" w:rsidTr="009D03B9">
        <w:tc>
          <w:tcPr>
            <w:tcW w:w="1800" w:type="dxa"/>
          </w:tcPr>
          <w:p w14:paraId="2EA3B6E5" w14:textId="77777777" w:rsidR="009123AE" w:rsidRPr="005D7F72" w:rsidRDefault="009123AE" w:rsidP="009056D4">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Initial Learning Rate</w:t>
            </w:r>
          </w:p>
        </w:tc>
        <w:tc>
          <w:tcPr>
            <w:tcW w:w="5760" w:type="dxa"/>
          </w:tcPr>
          <w:p w14:paraId="59AC4176" w14:textId="1EEB97E6"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Initial learning rate of the optimization. Higher learning rate can speed up the reconstruction process but can cause the process to fail as well</w:t>
            </w:r>
            <w:r w:rsidR="001269AF">
              <w:rPr>
                <w:rFonts w:ascii="Times New Roman" w:hAnsi="Times New Roman" w:cs="Times New Roman"/>
                <w:sz w:val="24"/>
                <w:szCs w:val="24"/>
              </w:rPr>
              <w:t>.</w:t>
            </w:r>
          </w:p>
        </w:tc>
        <w:tc>
          <w:tcPr>
            <w:tcW w:w="1525" w:type="dxa"/>
          </w:tcPr>
          <w:p w14:paraId="405836A4"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1.0</w:t>
            </w:r>
          </w:p>
        </w:tc>
      </w:tr>
      <w:tr w:rsidR="009123AE" w:rsidRPr="005D7F72" w14:paraId="2AFA9A3F" w14:textId="77777777" w:rsidTr="009D03B9">
        <w:tc>
          <w:tcPr>
            <w:tcW w:w="1800" w:type="dxa"/>
          </w:tcPr>
          <w:p w14:paraId="74154446" w14:textId="21C5168E" w:rsidR="009123AE" w:rsidRPr="005D7F72" w:rsidRDefault="009123AE" w:rsidP="009056D4">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 xml:space="preserve">Max </w:t>
            </w:r>
            <w:r w:rsidR="000D684C">
              <w:rPr>
                <w:rFonts w:ascii="Times New Roman" w:hAnsi="Times New Roman" w:cs="Times New Roman"/>
                <w:sz w:val="24"/>
                <w:szCs w:val="24"/>
              </w:rPr>
              <w:t>N</w:t>
            </w:r>
            <w:r w:rsidRPr="005D7F72">
              <w:rPr>
                <w:rFonts w:ascii="Times New Roman" w:hAnsi="Times New Roman" w:cs="Times New Roman"/>
                <w:sz w:val="24"/>
                <w:szCs w:val="24"/>
              </w:rPr>
              <w:t>umber of Iteration</w:t>
            </w:r>
            <w:r w:rsidR="00163CE1">
              <w:rPr>
                <w:rFonts w:ascii="Times New Roman" w:hAnsi="Times New Roman" w:cs="Times New Roman"/>
                <w:sz w:val="24"/>
                <w:szCs w:val="24"/>
              </w:rPr>
              <w:t>s</w:t>
            </w:r>
          </w:p>
        </w:tc>
        <w:tc>
          <w:tcPr>
            <w:tcW w:w="5760" w:type="dxa"/>
          </w:tcPr>
          <w:p w14:paraId="6EE92DF5" w14:textId="56074039"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Maximum number of iterations for the optimization</w:t>
            </w:r>
            <w:r w:rsidR="0039571A">
              <w:rPr>
                <w:rFonts w:ascii="Times New Roman" w:hAnsi="Times New Roman" w:cs="Times New Roman"/>
                <w:sz w:val="24"/>
                <w:szCs w:val="24"/>
              </w:rPr>
              <w:t>.</w:t>
            </w:r>
          </w:p>
        </w:tc>
        <w:tc>
          <w:tcPr>
            <w:tcW w:w="1525" w:type="dxa"/>
          </w:tcPr>
          <w:p w14:paraId="02950C04" w14:textId="7CB23763"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2000</w:t>
            </w:r>
          </w:p>
        </w:tc>
      </w:tr>
      <w:tr w:rsidR="009123AE" w:rsidRPr="005D7F72" w14:paraId="20FC131D" w14:textId="77777777" w:rsidTr="009D03B9">
        <w:tc>
          <w:tcPr>
            <w:tcW w:w="1800" w:type="dxa"/>
          </w:tcPr>
          <w:p w14:paraId="6AFC1D7B" w14:textId="77777777" w:rsidR="009123AE" w:rsidRPr="005D7F72" w:rsidRDefault="009123AE" w:rsidP="009056D4">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Chromosome</w:t>
            </w:r>
          </w:p>
        </w:tc>
        <w:tc>
          <w:tcPr>
            <w:tcW w:w="5760" w:type="dxa"/>
          </w:tcPr>
          <w:p w14:paraId="6503EA2C"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Chromosome name of the contact matrix in the input. If the input contains contact matrix of the whole genome, leave this field blank.</w:t>
            </w:r>
          </w:p>
        </w:tc>
        <w:tc>
          <w:tcPr>
            <w:tcW w:w="1525" w:type="dxa"/>
          </w:tcPr>
          <w:p w14:paraId="623B88CD"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X</w:t>
            </w:r>
          </w:p>
        </w:tc>
      </w:tr>
      <w:tr w:rsidR="009123AE" w:rsidRPr="005D7F72" w14:paraId="73B85CA6" w14:textId="77777777" w:rsidTr="009D03B9">
        <w:tc>
          <w:tcPr>
            <w:tcW w:w="1800" w:type="dxa"/>
          </w:tcPr>
          <w:p w14:paraId="017615EE" w14:textId="77777777" w:rsidR="009123AE" w:rsidRPr="005D7F72" w:rsidRDefault="009123AE" w:rsidP="009056D4">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Genome ID</w:t>
            </w:r>
          </w:p>
        </w:tc>
        <w:tc>
          <w:tcPr>
            <w:tcW w:w="5760" w:type="dxa"/>
          </w:tcPr>
          <w:p w14:paraId="2A340F7F"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Genome version of the contact matrix in the input.</w:t>
            </w:r>
          </w:p>
        </w:tc>
        <w:tc>
          <w:tcPr>
            <w:tcW w:w="1525" w:type="dxa"/>
          </w:tcPr>
          <w:p w14:paraId="2A435248"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hg19</w:t>
            </w:r>
          </w:p>
        </w:tc>
      </w:tr>
      <w:tr w:rsidR="009123AE" w:rsidRPr="005D7F72" w14:paraId="1C7EA8CD" w14:textId="77777777" w:rsidTr="009D03B9">
        <w:tc>
          <w:tcPr>
            <w:tcW w:w="1800" w:type="dxa"/>
          </w:tcPr>
          <w:p w14:paraId="02C72F40" w14:textId="77777777" w:rsidR="009123AE" w:rsidRPr="005D7F72" w:rsidRDefault="009123AE" w:rsidP="009056D4">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Is Multiple-Chromosomes Structure?</w:t>
            </w:r>
          </w:p>
        </w:tc>
        <w:tc>
          <w:tcPr>
            <w:tcW w:w="5760" w:type="dxa"/>
          </w:tcPr>
          <w:p w14:paraId="2E6C6B84" w14:textId="570CB279" w:rsidR="009123AE" w:rsidRPr="005D7F72" w:rsidRDefault="009154C9"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w:t>
            </w:r>
            <w:r w:rsidR="009123AE" w:rsidRPr="005D7F72">
              <w:rPr>
                <w:rFonts w:ascii="Times New Roman" w:hAnsi="Times New Roman" w:cs="Times New Roman"/>
                <w:sz w:val="24"/>
                <w:szCs w:val="24"/>
              </w:rPr>
              <w:t>f the input contains both inter-and intra-chromosomal contacts data, this checkbox should be checked.</w:t>
            </w:r>
          </w:p>
        </w:tc>
        <w:tc>
          <w:tcPr>
            <w:tcW w:w="1525" w:type="dxa"/>
          </w:tcPr>
          <w:p w14:paraId="10656274"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unchecked</w:t>
            </w:r>
          </w:p>
        </w:tc>
      </w:tr>
      <w:tr w:rsidR="009123AE" w:rsidRPr="005D7F72" w14:paraId="13FDB21D" w14:textId="77777777" w:rsidTr="009D03B9">
        <w:tc>
          <w:tcPr>
            <w:tcW w:w="1800" w:type="dxa"/>
          </w:tcPr>
          <w:p w14:paraId="421E7DD7" w14:textId="77777777" w:rsidR="009123AE" w:rsidRPr="005D7F72" w:rsidRDefault="009123AE" w:rsidP="00DE0102">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Length of Chromosomes</w:t>
            </w:r>
          </w:p>
        </w:tc>
        <w:tc>
          <w:tcPr>
            <w:tcW w:w="5760" w:type="dxa"/>
          </w:tcPr>
          <w:p w14:paraId="26CE71E1" w14:textId="6E3473E4"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rsidRPr="005D7F72" w14:paraId="44CCD730" w14:textId="77777777" w:rsidTr="009D03B9">
        <w:tc>
          <w:tcPr>
            <w:tcW w:w="1800" w:type="dxa"/>
          </w:tcPr>
          <w:p w14:paraId="06A6C9CC" w14:textId="77777777" w:rsidR="009123AE" w:rsidRPr="005D7F72" w:rsidRDefault="009123AE" w:rsidP="00AB4BDB">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t>Run</w:t>
            </w:r>
          </w:p>
        </w:tc>
        <w:tc>
          <w:tcPr>
            <w:tcW w:w="5760" w:type="dxa"/>
          </w:tcPr>
          <w:p w14:paraId="4798409F" w14:textId="61B0EB52"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 xml:space="preserve">To start the reconstruction process. The main screen displays how models are being formed from initially random models. The information about the reconstruction is displayed in the top-right corner of the main screen. The conversion factor is being used to build </w:t>
            </w:r>
            <w:r w:rsidR="00660C02">
              <w:rPr>
                <w:rFonts w:ascii="Times New Roman" w:hAnsi="Times New Roman" w:cs="Times New Roman"/>
                <w:sz w:val="24"/>
                <w:szCs w:val="24"/>
              </w:rPr>
              <w:t xml:space="preserve">the </w:t>
            </w:r>
            <w:r w:rsidRPr="005D7F72">
              <w:rPr>
                <w:rFonts w:ascii="Times New Roman" w:hAnsi="Times New Roman" w:cs="Times New Roman"/>
                <w:sz w:val="24"/>
                <w:szCs w:val="24"/>
              </w:rPr>
              <w:t>model</w:t>
            </w:r>
            <w:r w:rsidR="00660C02">
              <w:rPr>
                <w:rFonts w:ascii="Times New Roman" w:hAnsi="Times New Roman" w:cs="Times New Roman"/>
                <w:sz w:val="24"/>
                <w:szCs w:val="24"/>
              </w:rPr>
              <w:t>s</w:t>
            </w:r>
            <w:r w:rsidRPr="005D7F72">
              <w:rPr>
                <w:rFonts w:ascii="Times New Roman" w:hAnsi="Times New Roman" w:cs="Times New Roman"/>
                <w:sz w:val="24"/>
                <w:szCs w:val="24"/>
              </w:rPr>
              <w:t xml:space="preserve">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NA</w:t>
            </w:r>
          </w:p>
        </w:tc>
      </w:tr>
      <w:tr w:rsidR="009123AE" w:rsidRPr="005D7F72" w14:paraId="3C7267DA" w14:textId="77777777" w:rsidTr="009D03B9">
        <w:tc>
          <w:tcPr>
            <w:tcW w:w="1800" w:type="dxa"/>
          </w:tcPr>
          <w:p w14:paraId="01683591" w14:textId="77777777" w:rsidR="009123AE" w:rsidRPr="005D7F72" w:rsidRDefault="009123AE" w:rsidP="00CE7834">
            <w:pPr>
              <w:pStyle w:val="ListParagraph"/>
              <w:spacing w:before="100" w:beforeAutospacing="1" w:line="360" w:lineRule="auto"/>
              <w:ind w:left="0"/>
              <w:jc w:val="center"/>
              <w:rPr>
                <w:rFonts w:ascii="Times New Roman" w:hAnsi="Times New Roman" w:cs="Times New Roman"/>
                <w:sz w:val="24"/>
                <w:szCs w:val="24"/>
              </w:rPr>
            </w:pPr>
            <w:r w:rsidRPr="005D7F72">
              <w:rPr>
                <w:rFonts w:ascii="Times New Roman" w:hAnsi="Times New Roman" w:cs="Times New Roman"/>
                <w:sz w:val="24"/>
                <w:szCs w:val="24"/>
              </w:rPr>
              <w:lastRenderedPageBreak/>
              <w:t>Stop</w:t>
            </w:r>
          </w:p>
        </w:tc>
        <w:tc>
          <w:tcPr>
            <w:tcW w:w="5760" w:type="dxa"/>
          </w:tcPr>
          <w:p w14:paraId="15DBA916"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During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26F26751" w14:textId="77777777" w:rsidR="009123AE" w:rsidRPr="005D7F72" w:rsidRDefault="009123AE" w:rsidP="009369A0">
            <w:pPr>
              <w:pStyle w:val="ListParagraph"/>
              <w:spacing w:before="100" w:beforeAutospacing="1" w:line="360" w:lineRule="auto"/>
              <w:ind w:left="0"/>
              <w:rPr>
                <w:rFonts w:ascii="Times New Roman" w:hAnsi="Times New Roman" w:cs="Times New Roman"/>
                <w:sz w:val="24"/>
                <w:szCs w:val="24"/>
              </w:rPr>
            </w:pPr>
            <w:r w:rsidRPr="005D7F72">
              <w:rPr>
                <w:rFonts w:ascii="Times New Roman" w:hAnsi="Times New Roman" w:cs="Times New Roman"/>
                <w:sz w:val="24"/>
                <w:szCs w:val="24"/>
              </w:rPr>
              <w:t>NA</w:t>
            </w:r>
          </w:p>
        </w:tc>
      </w:tr>
    </w:tbl>
    <w:p w14:paraId="2487689A" w14:textId="77777777" w:rsidR="00C6787F" w:rsidRPr="005D7F72"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5D7F72" w:rsidRDefault="00C6787F" w:rsidP="00CE2DA6">
      <w:pPr>
        <w:pStyle w:val="Heading2"/>
      </w:pPr>
      <w:bookmarkStart w:id="165" w:name="_Toc508398366"/>
      <w:r w:rsidRPr="005D7F72">
        <w:t>Chromatin loop identification</w:t>
      </w:r>
      <w:bookmarkEnd w:id="165"/>
    </w:p>
    <w:p w14:paraId="08D824B5" w14:textId="77777777" w:rsidR="004B24B6" w:rsidRPr="005D7F72" w:rsidRDefault="007E7DE7" w:rsidP="00CE2DA6">
      <w:pPr>
        <w:pStyle w:val="Heading3"/>
      </w:pPr>
      <w:bookmarkStart w:id="166" w:name="_Toc508398367"/>
      <w:r w:rsidRPr="005D7F72">
        <w:t>Purpose</w:t>
      </w:r>
      <w:bookmarkEnd w:id="166"/>
    </w:p>
    <w:p w14:paraId="6704DED6" w14:textId="34E49909" w:rsidR="007E7DE7" w:rsidRPr="005D7F72" w:rsidRDefault="004B24B6" w:rsidP="00E12232">
      <w:pPr>
        <w:pStyle w:val="ListParagraph"/>
        <w:tabs>
          <w:tab w:val="left" w:pos="5968"/>
        </w:tabs>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w:t>
      </w:r>
      <w:r w:rsidR="007E7DE7" w:rsidRPr="005D7F72">
        <w:rPr>
          <w:rFonts w:ascii="Times New Roman" w:hAnsi="Times New Roman" w:cs="Times New Roman"/>
          <w:sz w:val="24"/>
          <w:szCs w:val="24"/>
        </w:rPr>
        <w:t>o identify chromatin loop in 3D model</w:t>
      </w:r>
      <w:r w:rsidR="00914757">
        <w:rPr>
          <w:rFonts w:ascii="Times New Roman" w:hAnsi="Times New Roman" w:cs="Times New Roman"/>
          <w:sz w:val="24"/>
          <w:szCs w:val="24"/>
        </w:rPr>
        <w:t>s</w:t>
      </w:r>
      <w:r w:rsidR="00E12232">
        <w:rPr>
          <w:rFonts w:ascii="Times New Roman" w:hAnsi="Times New Roman" w:cs="Times New Roman"/>
          <w:sz w:val="24"/>
          <w:szCs w:val="24"/>
        </w:rPr>
        <w:t>.</w:t>
      </w:r>
    </w:p>
    <w:p w14:paraId="40E5A297" w14:textId="77777777" w:rsidR="004B24B6" w:rsidRPr="005D7F72" w:rsidRDefault="007E7DE7" w:rsidP="00CE2DA6">
      <w:pPr>
        <w:pStyle w:val="Heading3"/>
      </w:pPr>
      <w:bookmarkStart w:id="167" w:name="_Toc508398368"/>
      <w:r w:rsidRPr="005D7F72">
        <w:t>Input</w:t>
      </w:r>
      <w:bookmarkEnd w:id="167"/>
    </w:p>
    <w:p w14:paraId="449B5572" w14:textId="33295E5D" w:rsidR="007E7DE7" w:rsidRPr="005D7F72" w:rsidRDefault="004B24B6" w:rsidP="00F60C4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w:t>
      </w:r>
      <w:r w:rsidR="007E7DE7" w:rsidRPr="005D7F72">
        <w:rPr>
          <w:rFonts w:ascii="Times New Roman" w:hAnsi="Times New Roman" w:cs="Times New Roman"/>
          <w:sz w:val="24"/>
          <w:szCs w:val="24"/>
        </w:rPr>
        <w:t xml:space="preserve"> 3D model</w:t>
      </w:r>
      <w:r w:rsidR="009C08ED" w:rsidRPr="005D7F72">
        <w:rPr>
          <w:rFonts w:ascii="Times New Roman" w:hAnsi="Times New Roman" w:cs="Times New Roman"/>
          <w:sz w:val="24"/>
          <w:szCs w:val="24"/>
        </w:rPr>
        <w:t xml:space="preserve"> </w:t>
      </w:r>
      <w:proofErr w:type="gramStart"/>
      <w:r w:rsidR="00660C02">
        <w:rPr>
          <w:rFonts w:ascii="Times New Roman" w:hAnsi="Times New Roman" w:cs="Times New Roman"/>
          <w:sz w:val="24"/>
          <w:szCs w:val="24"/>
        </w:rPr>
        <w:t>in .</w:t>
      </w:r>
      <w:proofErr w:type="spellStart"/>
      <w:r w:rsidR="00660C02">
        <w:rPr>
          <w:rFonts w:ascii="Times New Roman" w:hAnsi="Times New Roman" w:cs="Times New Roman"/>
          <w:sz w:val="24"/>
          <w:szCs w:val="24"/>
        </w:rPr>
        <w:t>gss</w:t>
      </w:r>
      <w:proofErr w:type="spellEnd"/>
      <w:proofErr w:type="gramEnd"/>
      <w:r w:rsidR="00660C02">
        <w:rPr>
          <w:rFonts w:ascii="Times New Roman" w:hAnsi="Times New Roman" w:cs="Times New Roman"/>
          <w:sz w:val="24"/>
          <w:szCs w:val="24"/>
        </w:rPr>
        <w:t xml:space="preserve"> format</w:t>
      </w:r>
      <w:r w:rsidR="00FC2E20">
        <w:rPr>
          <w:rFonts w:ascii="Times New Roman" w:hAnsi="Times New Roman" w:cs="Times New Roman"/>
          <w:sz w:val="24"/>
          <w:szCs w:val="24"/>
        </w:rPr>
        <w:t>.</w:t>
      </w:r>
    </w:p>
    <w:p w14:paraId="1629C10C" w14:textId="77777777" w:rsidR="00F60C4D" w:rsidRPr="005D7F72" w:rsidRDefault="007E7DE7" w:rsidP="00CE2DA6">
      <w:pPr>
        <w:pStyle w:val="Heading3"/>
      </w:pPr>
      <w:bookmarkStart w:id="168" w:name="_Toc508398369"/>
      <w:r w:rsidRPr="005D7F72">
        <w:t>Output</w:t>
      </w:r>
      <w:bookmarkEnd w:id="168"/>
    </w:p>
    <w:p w14:paraId="5ADF9989" w14:textId="5515D83F" w:rsidR="007E7DE7" w:rsidRPr="005D7F72" w:rsidRDefault="00F60C4D" w:rsidP="00F60C4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w:t>
      </w:r>
      <w:r w:rsidR="007E7DE7" w:rsidRPr="005D7F72">
        <w:rPr>
          <w:rFonts w:ascii="Times New Roman" w:hAnsi="Times New Roman" w:cs="Times New Roman"/>
          <w:sz w:val="24"/>
          <w:szCs w:val="24"/>
        </w:rPr>
        <w:t xml:space="preserve"> list of chromatin loops in </w:t>
      </w:r>
      <w:proofErr w:type="gramStart"/>
      <w:r w:rsidR="007E7DE7" w:rsidRPr="00FC2E20">
        <w:rPr>
          <w:rFonts w:ascii="Times New Roman" w:hAnsi="Times New Roman" w:cs="Times New Roman"/>
          <w:i/>
          <w:sz w:val="24"/>
          <w:szCs w:val="24"/>
        </w:rPr>
        <w:t xml:space="preserve">a </w:t>
      </w:r>
      <w:r w:rsidR="00FC2E20" w:rsidRPr="00FC2E20">
        <w:rPr>
          <w:rFonts w:ascii="Times New Roman" w:hAnsi="Times New Roman" w:cs="Times New Roman"/>
          <w:i/>
          <w:sz w:val="24"/>
          <w:szCs w:val="24"/>
        </w:rPr>
        <w:t>.</w:t>
      </w:r>
      <w:r w:rsidR="007E7DE7" w:rsidRPr="00FC2E20">
        <w:rPr>
          <w:rFonts w:ascii="Times New Roman" w:hAnsi="Times New Roman" w:cs="Times New Roman"/>
          <w:i/>
          <w:sz w:val="24"/>
          <w:szCs w:val="24"/>
        </w:rPr>
        <w:t>bed</w:t>
      </w:r>
      <w:proofErr w:type="gramEnd"/>
      <w:r w:rsidR="007E7DE7" w:rsidRPr="005D7F72">
        <w:rPr>
          <w:rFonts w:ascii="Times New Roman" w:hAnsi="Times New Roman" w:cs="Times New Roman"/>
          <w:sz w:val="24"/>
          <w:szCs w:val="24"/>
        </w:rPr>
        <w:t xml:space="preserve"> format file </w:t>
      </w:r>
      <w:r w:rsidR="00ED2D95" w:rsidRPr="005D7F72">
        <w:rPr>
          <w:rFonts w:ascii="Times New Roman" w:hAnsi="Times New Roman" w:cs="Times New Roman"/>
          <w:sz w:val="24"/>
          <w:szCs w:val="24"/>
        </w:rPr>
        <w:t xml:space="preserve">(optional) </w:t>
      </w:r>
      <w:r w:rsidR="007E7DE7" w:rsidRPr="005D7F72">
        <w:rPr>
          <w:rFonts w:ascii="Times New Roman" w:hAnsi="Times New Roman" w:cs="Times New Roman"/>
          <w:sz w:val="24"/>
          <w:szCs w:val="24"/>
        </w:rPr>
        <w:t>and highlighted in the 3D model</w:t>
      </w:r>
      <w:r w:rsidR="00E12232">
        <w:rPr>
          <w:rFonts w:ascii="Times New Roman" w:hAnsi="Times New Roman" w:cs="Times New Roman"/>
          <w:sz w:val="24"/>
          <w:szCs w:val="24"/>
        </w:rPr>
        <w:t>.</w:t>
      </w:r>
    </w:p>
    <w:p w14:paraId="4F12151B" w14:textId="77777777" w:rsidR="00F60C4D" w:rsidRPr="005D7F72" w:rsidRDefault="001720B7" w:rsidP="00CE2DA6">
      <w:pPr>
        <w:pStyle w:val="Heading3"/>
      </w:pPr>
      <w:bookmarkStart w:id="169" w:name="_Toc508398370"/>
      <w:r w:rsidRPr="005D7F72">
        <w:t>Running</w:t>
      </w:r>
      <w:bookmarkEnd w:id="169"/>
    </w:p>
    <w:p w14:paraId="03C07BB6" w14:textId="795712A2" w:rsidR="001720B7" w:rsidRPr="005D7F72" w:rsidRDefault="00F60C4D" w:rsidP="00061F71">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w:t>
      </w:r>
      <w:r w:rsidR="00822408" w:rsidRPr="005D7F72">
        <w:rPr>
          <w:rFonts w:ascii="Times New Roman" w:hAnsi="Times New Roman" w:cs="Times New Roman"/>
          <w:sz w:val="24"/>
          <w:szCs w:val="24"/>
        </w:rPr>
        <w:t xml:space="preserve"> the function from</w:t>
      </w:r>
      <w:r w:rsidR="00E70ADC" w:rsidRPr="005D7F72">
        <w:rPr>
          <w:rFonts w:ascii="Times New Roman" w:hAnsi="Times New Roman" w:cs="Times New Roman"/>
          <w:sz w:val="24"/>
          <w:szCs w:val="24"/>
        </w:rPr>
        <w:t xml:space="preserve"> the menu toolbar</w:t>
      </w:r>
      <w:r w:rsidR="00822408" w:rsidRPr="005D7F72">
        <w:rPr>
          <w:rFonts w:ascii="Times New Roman" w:hAnsi="Times New Roman" w:cs="Times New Roman"/>
          <w:sz w:val="24"/>
          <w:szCs w:val="24"/>
        </w:rPr>
        <w:t>: 3D-Functions/Loop Detection</w:t>
      </w:r>
    </w:p>
    <w:p w14:paraId="0A56B2DD" w14:textId="77777777" w:rsidR="005A2362" w:rsidRPr="005D7F72"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5D7F72">
        <w:rPr>
          <w:rFonts w:ascii="Times New Roman" w:hAnsi="Times New Roman" w:cs="Times New Roman"/>
          <w:noProof/>
          <w:sz w:val="24"/>
          <w:szCs w:val="24"/>
        </w:rPr>
        <w:lastRenderedPageBreak/>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7789168" w:rsidR="005A2362" w:rsidRPr="005D7F72" w:rsidRDefault="00016F9D" w:rsidP="008B139E">
      <w:pPr>
        <w:pStyle w:val="Figures"/>
        <w:rPr>
          <w:rFonts w:cs="Times New Roman"/>
          <w:szCs w:val="24"/>
        </w:rPr>
      </w:pPr>
      <w:bookmarkStart w:id="170" w:name="_Toc503960238"/>
      <w:bookmarkStart w:id="171" w:name="_Toc504661613"/>
      <w:bookmarkStart w:id="172" w:name="_Toc509324196"/>
      <w:r w:rsidRPr="005D7F72">
        <w:rPr>
          <w:rFonts w:cs="Times New Roman"/>
          <w:szCs w:val="24"/>
        </w:rPr>
        <w:t xml:space="preserve">Figure </w:t>
      </w:r>
      <w:r w:rsidR="009D03B9" w:rsidRPr="005D7F72">
        <w:rPr>
          <w:rFonts w:cs="Times New Roman"/>
          <w:szCs w:val="24"/>
        </w:rPr>
        <w:t>15</w:t>
      </w:r>
      <w:r w:rsidRPr="005D7F72">
        <w:rPr>
          <w:rFonts w:cs="Times New Roman"/>
          <w:szCs w:val="24"/>
        </w:rPr>
        <w:t>:</w:t>
      </w:r>
      <w:r w:rsidR="005A2362" w:rsidRPr="005D7F72">
        <w:rPr>
          <w:rFonts w:cs="Times New Roman"/>
          <w:szCs w:val="24"/>
        </w:rPr>
        <w:t xml:space="preserve"> Chromatin loops</w:t>
      </w:r>
      <w:bookmarkEnd w:id="170"/>
      <w:bookmarkEnd w:id="171"/>
      <w:bookmarkEnd w:id="172"/>
    </w:p>
    <w:p w14:paraId="336DCF3D" w14:textId="4215C726" w:rsidR="005A2362" w:rsidRPr="005D7F72" w:rsidRDefault="005A2362" w:rsidP="00E6780D">
      <w:pPr>
        <w:ind w:left="720"/>
        <w:rPr>
          <w:rFonts w:ascii="Times New Roman" w:hAnsi="Times New Roman" w:cs="Times New Roman"/>
          <w:sz w:val="24"/>
          <w:szCs w:val="24"/>
        </w:rPr>
      </w:pPr>
      <w:r w:rsidRPr="005D7F72">
        <w:rPr>
          <w:rFonts w:ascii="Times New Roman" w:hAnsi="Times New Roman" w:cs="Times New Roman"/>
          <w:sz w:val="24"/>
          <w:szCs w:val="24"/>
        </w:rPr>
        <w:t xml:space="preserve">The function </w:t>
      </w:r>
      <w:r w:rsidR="00065D20" w:rsidRPr="005D7F72">
        <w:rPr>
          <w:rFonts w:ascii="Times New Roman" w:hAnsi="Times New Roman" w:cs="Times New Roman"/>
          <w:sz w:val="24"/>
          <w:szCs w:val="24"/>
        </w:rPr>
        <w:t xml:space="preserve">identifies chromatin loops and highlights them in the 3D model. </w:t>
      </w:r>
      <w:r w:rsidR="008B35D4" w:rsidRPr="005D7F72">
        <w:rPr>
          <w:rFonts w:ascii="Times New Roman" w:hAnsi="Times New Roman" w:cs="Times New Roman"/>
          <w:sz w:val="24"/>
          <w:szCs w:val="24"/>
        </w:rPr>
        <w:t xml:space="preserve">The loops can also be outputted into </w:t>
      </w:r>
      <w:proofErr w:type="gramStart"/>
      <w:r w:rsidR="008B35D4" w:rsidRPr="005D7F72">
        <w:rPr>
          <w:rFonts w:ascii="Times New Roman" w:hAnsi="Times New Roman" w:cs="Times New Roman"/>
          <w:sz w:val="24"/>
          <w:szCs w:val="24"/>
        </w:rPr>
        <w:t xml:space="preserve">a </w:t>
      </w:r>
      <w:r w:rsidR="00FC2E20">
        <w:rPr>
          <w:rFonts w:ascii="Times New Roman" w:hAnsi="Times New Roman" w:cs="Times New Roman"/>
          <w:sz w:val="24"/>
          <w:szCs w:val="24"/>
        </w:rPr>
        <w:t>.</w:t>
      </w:r>
      <w:r w:rsidR="008B35D4" w:rsidRPr="005D7F72">
        <w:rPr>
          <w:rFonts w:ascii="Times New Roman" w:hAnsi="Times New Roman" w:cs="Times New Roman"/>
          <w:sz w:val="24"/>
          <w:szCs w:val="24"/>
        </w:rPr>
        <w:t>bed</w:t>
      </w:r>
      <w:proofErr w:type="gramEnd"/>
      <w:r w:rsidR="008B35D4" w:rsidRPr="005D7F72">
        <w:rPr>
          <w:rFonts w:ascii="Times New Roman" w:hAnsi="Times New Roman" w:cs="Times New Roman"/>
          <w:sz w:val="24"/>
          <w:szCs w:val="24"/>
        </w:rPr>
        <w:t xml:space="preserve"> format file specified in the </w:t>
      </w:r>
      <w:r w:rsidR="008B35D4" w:rsidRPr="00FC2E20">
        <w:rPr>
          <w:rFonts w:ascii="Times New Roman" w:hAnsi="Times New Roman" w:cs="Times New Roman"/>
          <w:i/>
          <w:sz w:val="24"/>
          <w:szCs w:val="24"/>
        </w:rPr>
        <w:t>Output File</w:t>
      </w:r>
      <w:r w:rsidR="008B35D4" w:rsidRPr="005D7F72">
        <w:rPr>
          <w:rFonts w:ascii="Times New Roman" w:hAnsi="Times New Roman" w:cs="Times New Roman"/>
          <w:sz w:val="24"/>
          <w:szCs w:val="24"/>
        </w:rPr>
        <w:t xml:space="preserve"> field.</w:t>
      </w:r>
      <w:r w:rsidR="00BD08B1" w:rsidRPr="005D7F72">
        <w:rPr>
          <w:rFonts w:ascii="Times New Roman" w:hAnsi="Times New Roman" w:cs="Times New Roman"/>
          <w:sz w:val="24"/>
          <w:szCs w:val="24"/>
        </w:rPr>
        <w:t xml:space="preserve"> The top-right corner of the main screen displays the number of chromatin loops identified.</w:t>
      </w:r>
    </w:p>
    <w:p w14:paraId="16B4325A" w14:textId="1EAE2A77" w:rsidR="005A2362" w:rsidRPr="005D7F72" w:rsidRDefault="006D6C7F" w:rsidP="006D6C7F">
      <w:pPr>
        <w:ind w:left="720"/>
        <w:rPr>
          <w:rFonts w:ascii="Times New Roman" w:hAnsi="Times New Roman" w:cs="Times New Roman"/>
          <w:sz w:val="24"/>
          <w:szCs w:val="24"/>
        </w:rPr>
      </w:pPr>
      <w:r w:rsidRPr="005D7F72">
        <w:rPr>
          <w:rFonts w:ascii="Times New Roman" w:hAnsi="Times New Roman" w:cs="Times New Roman"/>
          <w:sz w:val="24"/>
          <w:szCs w:val="24"/>
        </w:rPr>
        <w:t>Loops are colored in spectrum (from blue to red). To highlight loops better, color the model by a single color</w:t>
      </w:r>
      <w:r w:rsidR="00B264D3" w:rsidRPr="005D7F72">
        <w:rPr>
          <w:rFonts w:ascii="Times New Roman" w:hAnsi="Times New Roman" w:cs="Times New Roman"/>
          <w:sz w:val="24"/>
          <w:szCs w:val="24"/>
        </w:rPr>
        <w:t xml:space="preserve"> </w:t>
      </w:r>
      <w:r w:rsidRPr="005D7F72">
        <w:rPr>
          <w:rFonts w:ascii="Times New Roman" w:hAnsi="Times New Roman" w:cs="Times New Roman"/>
          <w:sz w:val="24"/>
          <w:szCs w:val="24"/>
        </w:rPr>
        <w:t xml:space="preserve">(right-click on the </w:t>
      </w:r>
      <w:r w:rsidR="00810B91" w:rsidRPr="005D7F72">
        <w:rPr>
          <w:rFonts w:ascii="Times New Roman" w:hAnsi="Times New Roman" w:cs="Times New Roman"/>
          <w:sz w:val="24"/>
          <w:szCs w:val="24"/>
        </w:rPr>
        <w:t xml:space="preserve">main </w:t>
      </w:r>
      <w:r w:rsidRPr="005D7F72">
        <w:rPr>
          <w:rFonts w:ascii="Times New Roman" w:hAnsi="Times New Roman" w:cs="Times New Roman"/>
          <w:sz w:val="24"/>
          <w:szCs w:val="24"/>
        </w:rPr>
        <w:t xml:space="preserve">screen, </w:t>
      </w:r>
      <w:proofErr w:type="gramStart"/>
      <w:r w:rsidRPr="005D7F72">
        <w:rPr>
          <w:rFonts w:ascii="Times New Roman" w:hAnsi="Times New Roman" w:cs="Times New Roman"/>
          <w:sz w:val="24"/>
          <w:szCs w:val="24"/>
        </w:rPr>
        <w:t xml:space="preserve">choose </w:t>
      </w:r>
      <w:r w:rsidR="00FC2E20">
        <w:rPr>
          <w:rFonts w:ascii="Times New Roman" w:hAnsi="Times New Roman" w:cs="Times New Roman"/>
          <w:i/>
          <w:sz w:val="24"/>
          <w:szCs w:val="24"/>
        </w:rPr>
        <w:t>,</w:t>
      </w:r>
      <w:proofErr w:type="gramEnd"/>
      <w:r w:rsidRPr="005D7F72">
        <w:rPr>
          <w:rFonts w:ascii="Times New Roman" w:hAnsi="Times New Roman" w:cs="Times New Roman"/>
          <w:sz w:val="24"/>
          <w:szCs w:val="24"/>
        </w:rPr>
        <w:t xml:space="preserve">) </w:t>
      </w:r>
    </w:p>
    <w:p w14:paraId="19FC5C59" w14:textId="77777777" w:rsidR="006D6C7F" w:rsidRPr="005D7F72" w:rsidRDefault="006D6C7F" w:rsidP="005A2362">
      <w:pPr>
        <w:rPr>
          <w:rFonts w:ascii="Times New Roman" w:hAnsi="Times New Roman" w:cs="Times New Roman"/>
          <w:sz w:val="24"/>
          <w:szCs w:val="24"/>
        </w:rPr>
      </w:pPr>
    </w:p>
    <w:p w14:paraId="016F77E9" w14:textId="77777777" w:rsidR="00BD08B1" w:rsidRPr="005D7F72" w:rsidRDefault="00044C79" w:rsidP="00CE2DA6">
      <w:pPr>
        <w:pStyle w:val="Heading2"/>
      </w:pPr>
      <w:bookmarkStart w:id="173" w:name="_Toc508398371"/>
      <w:r w:rsidRPr="005D7F72">
        <w:t>Model annotation</w:t>
      </w:r>
      <w:bookmarkEnd w:id="173"/>
    </w:p>
    <w:p w14:paraId="2C57D440" w14:textId="77777777" w:rsidR="00243285" w:rsidRPr="005D7F72" w:rsidRDefault="001C227D" w:rsidP="00CE2DA6">
      <w:pPr>
        <w:pStyle w:val="Heading3"/>
      </w:pPr>
      <w:bookmarkStart w:id="174" w:name="_Toc508398372"/>
      <w:r w:rsidRPr="005D7F72">
        <w:t>Purpose</w:t>
      </w:r>
      <w:bookmarkEnd w:id="174"/>
    </w:p>
    <w:p w14:paraId="40767457" w14:textId="03630F9E" w:rsidR="001C227D" w:rsidRPr="005D7F72" w:rsidRDefault="00243285" w:rsidP="00243285">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To </w:t>
      </w:r>
      <w:r w:rsidR="001478F5" w:rsidRPr="005D7F72">
        <w:rPr>
          <w:rFonts w:ascii="Times New Roman" w:hAnsi="Times New Roman" w:cs="Times New Roman"/>
          <w:sz w:val="24"/>
          <w:szCs w:val="24"/>
        </w:rPr>
        <w:t>annotate 3D models</w:t>
      </w:r>
      <w:r w:rsidR="00584FC8" w:rsidRPr="005D7F72">
        <w:rPr>
          <w:rFonts w:ascii="Times New Roman" w:hAnsi="Times New Roman" w:cs="Times New Roman"/>
          <w:sz w:val="24"/>
          <w:szCs w:val="24"/>
        </w:rPr>
        <w:t xml:space="preserve"> with </w:t>
      </w:r>
      <w:r w:rsidR="004D0BC7" w:rsidRPr="005D7F72">
        <w:rPr>
          <w:rFonts w:ascii="Times New Roman" w:hAnsi="Times New Roman" w:cs="Times New Roman"/>
          <w:sz w:val="24"/>
          <w:szCs w:val="24"/>
        </w:rPr>
        <w:t>genomic elements</w:t>
      </w:r>
      <w:r w:rsidR="0028647F">
        <w:rPr>
          <w:rFonts w:ascii="Times New Roman" w:hAnsi="Times New Roman" w:cs="Times New Roman"/>
          <w:sz w:val="24"/>
          <w:szCs w:val="24"/>
        </w:rPr>
        <w:t>.</w:t>
      </w:r>
    </w:p>
    <w:p w14:paraId="1B5A11D3" w14:textId="77777777" w:rsidR="00243285" w:rsidRPr="005D7F72" w:rsidRDefault="00D62790" w:rsidP="00CE2DA6">
      <w:pPr>
        <w:pStyle w:val="Heading3"/>
      </w:pPr>
      <w:bookmarkStart w:id="175" w:name="_Toc508398373"/>
      <w:r w:rsidRPr="005D7F72">
        <w:t>Input</w:t>
      </w:r>
      <w:bookmarkEnd w:id="175"/>
    </w:p>
    <w:p w14:paraId="696A9022" w14:textId="1A9FD533" w:rsidR="00D62790" w:rsidRPr="005D7F72" w:rsidRDefault="00243285" w:rsidP="000615C5">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w:t>
      </w:r>
      <w:r w:rsidR="00D62790" w:rsidRPr="005D7F72">
        <w:rPr>
          <w:rFonts w:ascii="Times New Roman" w:hAnsi="Times New Roman" w:cs="Times New Roman"/>
          <w:sz w:val="24"/>
          <w:szCs w:val="24"/>
        </w:rPr>
        <w:t xml:space="preserve"> 3D model </w:t>
      </w:r>
      <w:r w:rsidR="00C4378D" w:rsidRPr="005D7F72">
        <w:rPr>
          <w:rFonts w:ascii="Times New Roman" w:hAnsi="Times New Roman" w:cs="Times New Roman"/>
          <w:sz w:val="24"/>
          <w:szCs w:val="24"/>
        </w:rPr>
        <w:t xml:space="preserve">(e.g. in </w:t>
      </w:r>
      <w:r w:rsidR="00C4378D" w:rsidRPr="0028647F">
        <w:rPr>
          <w:rFonts w:ascii="Times New Roman" w:hAnsi="Times New Roman" w:cs="Times New Roman"/>
          <w:i/>
          <w:sz w:val="24"/>
          <w:szCs w:val="24"/>
        </w:rPr>
        <w:t>executable/</w:t>
      </w:r>
      <w:proofErr w:type="spellStart"/>
      <w:r w:rsidR="00C4378D" w:rsidRPr="0028647F">
        <w:rPr>
          <w:rFonts w:ascii="Times New Roman" w:hAnsi="Times New Roman" w:cs="Times New Roman"/>
          <w:i/>
          <w:sz w:val="24"/>
          <w:szCs w:val="24"/>
        </w:rPr>
        <w:t>sample_data</w:t>
      </w:r>
      <w:proofErr w:type="spellEnd"/>
      <w:r w:rsidR="00C4378D" w:rsidRPr="0028647F">
        <w:rPr>
          <w:rFonts w:ascii="Times New Roman" w:hAnsi="Times New Roman" w:cs="Times New Roman"/>
          <w:i/>
          <w:sz w:val="24"/>
          <w:szCs w:val="24"/>
        </w:rPr>
        <w:t>/models</w:t>
      </w:r>
      <w:r w:rsidR="00C4378D" w:rsidRPr="005D7F72">
        <w:rPr>
          <w:rFonts w:ascii="Times New Roman" w:hAnsi="Times New Roman" w:cs="Times New Roman"/>
          <w:sz w:val="24"/>
          <w:szCs w:val="24"/>
        </w:rPr>
        <w:t xml:space="preserve">) </w:t>
      </w:r>
      <w:r w:rsidR="00D62790" w:rsidRPr="005D7F72">
        <w:rPr>
          <w:rFonts w:ascii="Times New Roman" w:hAnsi="Times New Roman" w:cs="Times New Roman"/>
          <w:sz w:val="24"/>
          <w:szCs w:val="24"/>
        </w:rPr>
        <w:t xml:space="preserve">and genomic elements </w:t>
      </w:r>
      <w:proofErr w:type="gramStart"/>
      <w:r w:rsidR="00D62790" w:rsidRPr="005D7F72">
        <w:rPr>
          <w:rFonts w:ascii="Times New Roman" w:hAnsi="Times New Roman" w:cs="Times New Roman"/>
          <w:sz w:val="24"/>
          <w:szCs w:val="24"/>
        </w:rPr>
        <w:t xml:space="preserve">in </w:t>
      </w:r>
      <w:r w:rsidR="00FC2E20" w:rsidRPr="00FC2E20">
        <w:rPr>
          <w:rFonts w:ascii="Times New Roman" w:hAnsi="Times New Roman" w:cs="Times New Roman"/>
          <w:i/>
          <w:sz w:val="24"/>
          <w:szCs w:val="24"/>
        </w:rPr>
        <w:t>.</w:t>
      </w:r>
      <w:r w:rsidR="00D62790" w:rsidRPr="00FC2E20">
        <w:rPr>
          <w:rFonts w:ascii="Times New Roman" w:hAnsi="Times New Roman" w:cs="Times New Roman"/>
          <w:i/>
          <w:sz w:val="24"/>
          <w:szCs w:val="24"/>
        </w:rPr>
        <w:t>bed</w:t>
      </w:r>
      <w:proofErr w:type="gramEnd"/>
      <w:r w:rsidR="00D62790" w:rsidRPr="005D7F72">
        <w:rPr>
          <w:rFonts w:ascii="Times New Roman" w:hAnsi="Times New Roman" w:cs="Times New Roman"/>
          <w:sz w:val="24"/>
          <w:szCs w:val="24"/>
        </w:rPr>
        <w:t xml:space="preserve"> format files</w:t>
      </w:r>
      <w:r w:rsidR="00C4378D" w:rsidRPr="005D7F72">
        <w:rPr>
          <w:rFonts w:ascii="Times New Roman" w:hAnsi="Times New Roman" w:cs="Times New Roman"/>
          <w:sz w:val="24"/>
          <w:szCs w:val="24"/>
        </w:rPr>
        <w:t xml:space="preserve"> (e.g. in </w:t>
      </w:r>
      <w:r w:rsidR="00C4378D" w:rsidRPr="0028647F">
        <w:rPr>
          <w:rFonts w:ascii="Times New Roman" w:hAnsi="Times New Roman" w:cs="Times New Roman"/>
          <w:i/>
          <w:sz w:val="24"/>
          <w:szCs w:val="24"/>
        </w:rPr>
        <w:t>executable/</w:t>
      </w:r>
      <w:proofErr w:type="spellStart"/>
      <w:r w:rsidR="00C4378D" w:rsidRPr="0028647F">
        <w:rPr>
          <w:rFonts w:ascii="Times New Roman" w:hAnsi="Times New Roman" w:cs="Times New Roman"/>
          <w:i/>
          <w:sz w:val="24"/>
          <w:szCs w:val="24"/>
        </w:rPr>
        <w:t>track_files</w:t>
      </w:r>
      <w:proofErr w:type="spellEnd"/>
      <w:r w:rsidR="00C4378D" w:rsidRPr="005D7F72">
        <w:rPr>
          <w:rFonts w:ascii="Times New Roman" w:hAnsi="Times New Roman" w:cs="Times New Roman"/>
          <w:sz w:val="24"/>
          <w:szCs w:val="24"/>
        </w:rPr>
        <w:t>)</w:t>
      </w:r>
      <w:r w:rsidR="0028647F">
        <w:rPr>
          <w:rFonts w:ascii="Times New Roman" w:hAnsi="Times New Roman" w:cs="Times New Roman"/>
          <w:sz w:val="24"/>
          <w:szCs w:val="24"/>
        </w:rPr>
        <w:t>.</w:t>
      </w:r>
    </w:p>
    <w:p w14:paraId="3828694E" w14:textId="77777777" w:rsidR="00F8052E" w:rsidRPr="005D7F72" w:rsidRDefault="003467B9" w:rsidP="00CE2DA6">
      <w:pPr>
        <w:pStyle w:val="Heading3"/>
      </w:pPr>
      <w:bookmarkStart w:id="176" w:name="_Toc508398374"/>
      <w:r w:rsidRPr="005D7F72">
        <w:t>Output</w:t>
      </w:r>
      <w:bookmarkEnd w:id="176"/>
    </w:p>
    <w:p w14:paraId="015C9FF8" w14:textId="3B6D8802" w:rsidR="003467B9" w:rsidRPr="005D7F72" w:rsidRDefault="003467B9" w:rsidP="00F8052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3D model is annotated with data </w:t>
      </w:r>
      <w:proofErr w:type="gramStart"/>
      <w:r w:rsidRPr="005D7F72">
        <w:rPr>
          <w:rFonts w:ascii="Times New Roman" w:hAnsi="Times New Roman" w:cs="Times New Roman"/>
          <w:sz w:val="24"/>
          <w:szCs w:val="24"/>
        </w:rPr>
        <w:t xml:space="preserve">from </w:t>
      </w:r>
      <w:r w:rsidR="000D0FB8" w:rsidRPr="000D0FB8">
        <w:rPr>
          <w:rFonts w:ascii="Times New Roman" w:hAnsi="Times New Roman" w:cs="Times New Roman"/>
          <w:i/>
          <w:sz w:val="24"/>
          <w:szCs w:val="24"/>
        </w:rPr>
        <w:t>.</w:t>
      </w:r>
      <w:r w:rsidRPr="000D0FB8">
        <w:rPr>
          <w:rFonts w:ascii="Times New Roman" w:hAnsi="Times New Roman" w:cs="Times New Roman"/>
          <w:i/>
          <w:sz w:val="24"/>
          <w:szCs w:val="24"/>
        </w:rPr>
        <w:t>bed</w:t>
      </w:r>
      <w:proofErr w:type="gramEnd"/>
      <w:r w:rsidRPr="005D7F72">
        <w:rPr>
          <w:rFonts w:ascii="Times New Roman" w:hAnsi="Times New Roman" w:cs="Times New Roman"/>
          <w:sz w:val="24"/>
          <w:szCs w:val="24"/>
        </w:rPr>
        <w:t xml:space="preserve"> format files</w:t>
      </w:r>
      <w:r w:rsidR="004A4B49">
        <w:rPr>
          <w:rFonts w:ascii="Times New Roman" w:hAnsi="Times New Roman" w:cs="Times New Roman"/>
          <w:sz w:val="24"/>
          <w:szCs w:val="24"/>
        </w:rPr>
        <w:t>.</w:t>
      </w:r>
    </w:p>
    <w:p w14:paraId="59719D45" w14:textId="77777777" w:rsidR="00F8052E" w:rsidRPr="005D7F72" w:rsidRDefault="003467B9" w:rsidP="00CE2DA6">
      <w:pPr>
        <w:pStyle w:val="Heading3"/>
      </w:pPr>
      <w:bookmarkStart w:id="177" w:name="_Toc508398375"/>
      <w:r w:rsidRPr="005D7F72">
        <w:t>Running</w:t>
      </w:r>
      <w:bookmarkEnd w:id="177"/>
    </w:p>
    <w:p w14:paraId="76AB5866" w14:textId="77777777" w:rsidR="003467B9" w:rsidRPr="005D7F72" w:rsidRDefault="00F8052E" w:rsidP="00DC08BE">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lastRenderedPageBreak/>
        <w:t xml:space="preserve">Access </w:t>
      </w:r>
      <w:r w:rsidR="003467B9" w:rsidRPr="005D7F72">
        <w:rPr>
          <w:rFonts w:ascii="Times New Roman" w:hAnsi="Times New Roman" w:cs="Times New Roman"/>
          <w:sz w:val="24"/>
          <w:szCs w:val="24"/>
        </w:rPr>
        <w:t>the function from the menu toolbar: 3D-Functions/Model Annotation</w:t>
      </w:r>
    </w:p>
    <w:p w14:paraId="266B41C9" w14:textId="77777777" w:rsidR="0031520D" w:rsidRPr="005D7F72"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5D9A1492" w:rsidR="0031520D" w:rsidRPr="005D7F72" w:rsidRDefault="0031520D" w:rsidP="008B139E">
      <w:pPr>
        <w:pStyle w:val="Figures"/>
        <w:rPr>
          <w:rFonts w:cs="Times New Roman"/>
          <w:szCs w:val="24"/>
        </w:rPr>
      </w:pPr>
      <w:bookmarkStart w:id="178" w:name="_Toc509324197"/>
      <w:r w:rsidRPr="005D7F72">
        <w:rPr>
          <w:rFonts w:cs="Times New Roman"/>
          <w:szCs w:val="24"/>
        </w:rPr>
        <w:t xml:space="preserve">Figure </w:t>
      </w:r>
      <w:r w:rsidR="00817E9E" w:rsidRPr="005D7F72">
        <w:rPr>
          <w:rFonts w:cs="Times New Roman"/>
          <w:szCs w:val="24"/>
        </w:rPr>
        <w:t>16</w:t>
      </w:r>
      <w:r w:rsidR="00000A1C" w:rsidRPr="005D7F72">
        <w:rPr>
          <w:rFonts w:cs="Times New Roman"/>
          <w:szCs w:val="24"/>
        </w:rPr>
        <w:t>:</w:t>
      </w:r>
      <w:r w:rsidRPr="005D7F72">
        <w:rPr>
          <w:rFonts w:cs="Times New Roman"/>
          <w:szCs w:val="24"/>
        </w:rPr>
        <w:t xml:space="preserve"> Function to annotate 3D models</w:t>
      </w:r>
      <w:bookmarkEnd w:id="178"/>
    </w:p>
    <w:p w14:paraId="7980F209" w14:textId="77777777" w:rsidR="00000A1C" w:rsidRPr="005D7F72" w:rsidRDefault="00000A1C" w:rsidP="00000A1C">
      <w:pPr>
        <w:rPr>
          <w:rFonts w:ascii="Times New Roman" w:hAnsi="Times New Roman" w:cs="Times New Roman"/>
          <w:sz w:val="24"/>
          <w:szCs w:val="24"/>
        </w:rPr>
      </w:pPr>
    </w:p>
    <w:p w14:paraId="2D6928AC" w14:textId="77777777" w:rsidR="006D6C7F" w:rsidRPr="005D7F72" w:rsidRDefault="00B848CD" w:rsidP="00B848CD">
      <w:pPr>
        <w:ind w:left="720"/>
        <w:rPr>
          <w:rFonts w:ascii="Times New Roman" w:hAnsi="Times New Roman" w:cs="Times New Roman"/>
          <w:sz w:val="24"/>
          <w:szCs w:val="24"/>
        </w:rPr>
      </w:pPr>
      <w:r w:rsidRPr="005D7F72">
        <w:rPr>
          <w:rFonts w:ascii="Times New Roman" w:hAnsi="Times New Roman" w:cs="Times New Roman"/>
          <w:sz w:val="24"/>
          <w:szCs w:val="24"/>
        </w:rPr>
        <w:t>To better highlight track data, change the color of the model to a sing color (right-click on the main screen, Color/Structure/Reset)</w:t>
      </w:r>
      <w:r w:rsidR="00E5113A" w:rsidRPr="005D7F72">
        <w:rPr>
          <w:rFonts w:ascii="Times New Roman" w:hAnsi="Times New Roman" w:cs="Times New Roman"/>
          <w:sz w:val="24"/>
          <w:szCs w:val="24"/>
        </w:rPr>
        <w:t>. The background can be changed to white to (Color/Background/White)</w:t>
      </w:r>
    </w:p>
    <w:p w14:paraId="364A173E" w14:textId="77777777" w:rsidR="002B72E2" w:rsidRPr="005D7F72"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rsidRPr="005D7F72" w14:paraId="5DB8CF54" w14:textId="77777777" w:rsidTr="009D03B9">
        <w:tc>
          <w:tcPr>
            <w:tcW w:w="1247" w:type="dxa"/>
          </w:tcPr>
          <w:p w14:paraId="536A674F" w14:textId="77777777" w:rsidR="002B72E2" w:rsidRPr="005D7F72" w:rsidRDefault="002B72E2" w:rsidP="00710E33">
            <w:pPr>
              <w:jc w:val="center"/>
              <w:rPr>
                <w:rFonts w:ascii="Times New Roman" w:hAnsi="Times New Roman" w:cs="Times New Roman"/>
                <w:b/>
                <w:sz w:val="24"/>
                <w:szCs w:val="24"/>
              </w:rPr>
            </w:pPr>
            <w:r w:rsidRPr="005D7F72">
              <w:rPr>
                <w:rFonts w:ascii="Times New Roman" w:hAnsi="Times New Roman" w:cs="Times New Roman"/>
                <w:b/>
                <w:sz w:val="24"/>
                <w:szCs w:val="24"/>
              </w:rPr>
              <w:t>Field / Button</w:t>
            </w:r>
          </w:p>
        </w:tc>
        <w:tc>
          <w:tcPr>
            <w:tcW w:w="6807" w:type="dxa"/>
          </w:tcPr>
          <w:p w14:paraId="340A2DF9" w14:textId="77777777" w:rsidR="002B72E2" w:rsidRPr="005D7F72" w:rsidRDefault="002B72E2" w:rsidP="00710E33">
            <w:pPr>
              <w:jc w:val="center"/>
              <w:rPr>
                <w:rFonts w:ascii="Times New Roman" w:hAnsi="Times New Roman" w:cs="Times New Roman"/>
                <w:b/>
                <w:sz w:val="24"/>
                <w:szCs w:val="24"/>
              </w:rPr>
            </w:pPr>
            <w:r w:rsidRPr="005D7F72">
              <w:rPr>
                <w:rFonts w:ascii="Times New Roman" w:hAnsi="Times New Roman" w:cs="Times New Roman"/>
                <w:b/>
                <w:sz w:val="24"/>
                <w:szCs w:val="24"/>
              </w:rPr>
              <w:t>Description</w:t>
            </w:r>
          </w:p>
        </w:tc>
        <w:tc>
          <w:tcPr>
            <w:tcW w:w="1296" w:type="dxa"/>
          </w:tcPr>
          <w:p w14:paraId="05926EFF" w14:textId="77777777" w:rsidR="002B72E2" w:rsidRPr="005D7F72" w:rsidRDefault="002B72E2" w:rsidP="00710E33">
            <w:pPr>
              <w:jc w:val="center"/>
              <w:rPr>
                <w:rFonts w:ascii="Times New Roman" w:hAnsi="Times New Roman" w:cs="Times New Roman"/>
                <w:b/>
                <w:sz w:val="24"/>
                <w:szCs w:val="24"/>
              </w:rPr>
            </w:pPr>
            <w:r w:rsidRPr="005D7F72">
              <w:rPr>
                <w:rFonts w:ascii="Times New Roman" w:hAnsi="Times New Roman" w:cs="Times New Roman"/>
                <w:b/>
                <w:sz w:val="24"/>
                <w:szCs w:val="24"/>
              </w:rPr>
              <w:t>Default</w:t>
            </w:r>
          </w:p>
        </w:tc>
      </w:tr>
      <w:tr w:rsidR="002B72E2" w:rsidRPr="005D7F72" w14:paraId="03D27EB9" w14:textId="77777777" w:rsidTr="009D03B9">
        <w:tc>
          <w:tcPr>
            <w:tcW w:w="1247" w:type="dxa"/>
          </w:tcPr>
          <w:p w14:paraId="15F6A72E" w14:textId="77777777" w:rsidR="002B72E2" w:rsidRPr="005D7F72" w:rsidRDefault="00565B36" w:rsidP="002B72E2">
            <w:pPr>
              <w:rPr>
                <w:rFonts w:ascii="Times New Roman" w:hAnsi="Times New Roman" w:cs="Times New Roman"/>
                <w:sz w:val="24"/>
                <w:szCs w:val="24"/>
              </w:rPr>
            </w:pPr>
            <w:r w:rsidRPr="005D7F72">
              <w:rPr>
                <w:rFonts w:ascii="Times New Roman" w:hAnsi="Times New Roman" w:cs="Times New Roman"/>
                <w:sz w:val="24"/>
                <w:szCs w:val="24"/>
              </w:rPr>
              <w:t>Track file</w:t>
            </w:r>
          </w:p>
        </w:tc>
        <w:tc>
          <w:tcPr>
            <w:tcW w:w="6807" w:type="dxa"/>
          </w:tcPr>
          <w:p w14:paraId="32784523" w14:textId="5FE9CBB4" w:rsidR="002B72E2" w:rsidRPr="005D7F72" w:rsidRDefault="00565B36" w:rsidP="002B72E2">
            <w:pPr>
              <w:rPr>
                <w:rFonts w:ascii="Times New Roman" w:hAnsi="Times New Roman" w:cs="Times New Roman"/>
                <w:sz w:val="24"/>
                <w:szCs w:val="24"/>
              </w:rPr>
            </w:pPr>
            <w:r w:rsidRPr="005D7F72">
              <w:rPr>
                <w:rFonts w:ascii="Times New Roman" w:hAnsi="Times New Roman" w:cs="Times New Roman"/>
                <w:sz w:val="24"/>
                <w:szCs w:val="24"/>
              </w:rPr>
              <w:t>A file in bed format (see executable/</w:t>
            </w:r>
            <w:proofErr w:type="spellStart"/>
            <w:r w:rsidRPr="005D7F72">
              <w:rPr>
                <w:rFonts w:ascii="Times New Roman" w:hAnsi="Times New Roman" w:cs="Times New Roman"/>
                <w:sz w:val="24"/>
                <w:szCs w:val="24"/>
              </w:rPr>
              <w:t>track_files</w:t>
            </w:r>
            <w:proofErr w:type="spellEnd"/>
            <w:r w:rsidRPr="005D7F72">
              <w:rPr>
                <w:rFonts w:ascii="Times New Roman" w:hAnsi="Times New Roman" w:cs="Times New Roman"/>
                <w:sz w:val="24"/>
                <w:szCs w:val="24"/>
              </w:rPr>
              <w:t xml:space="preserve"> for example) to annotate the model</w:t>
            </w:r>
            <w:r w:rsidR="00353542">
              <w:rPr>
                <w:rFonts w:ascii="Times New Roman" w:hAnsi="Times New Roman" w:cs="Times New Roman"/>
                <w:sz w:val="24"/>
                <w:szCs w:val="24"/>
              </w:rPr>
              <w:t>.</w:t>
            </w:r>
          </w:p>
        </w:tc>
        <w:tc>
          <w:tcPr>
            <w:tcW w:w="1296" w:type="dxa"/>
          </w:tcPr>
          <w:p w14:paraId="4B0116BF" w14:textId="77777777" w:rsidR="002B72E2" w:rsidRPr="005D7F72" w:rsidRDefault="00565B36" w:rsidP="002B72E2">
            <w:pPr>
              <w:rPr>
                <w:rFonts w:ascii="Times New Roman" w:hAnsi="Times New Roman" w:cs="Times New Roman"/>
                <w:sz w:val="24"/>
                <w:szCs w:val="24"/>
              </w:rPr>
            </w:pPr>
            <w:r w:rsidRPr="005D7F72">
              <w:rPr>
                <w:rFonts w:ascii="Times New Roman" w:hAnsi="Times New Roman" w:cs="Times New Roman"/>
                <w:sz w:val="24"/>
                <w:szCs w:val="24"/>
              </w:rPr>
              <w:t>NA</w:t>
            </w:r>
          </w:p>
        </w:tc>
      </w:tr>
      <w:tr w:rsidR="002B72E2" w:rsidRPr="005D7F72" w14:paraId="78341BF2" w14:textId="77777777" w:rsidTr="009D03B9">
        <w:tc>
          <w:tcPr>
            <w:tcW w:w="1247" w:type="dxa"/>
          </w:tcPr>
          <w:p w14:paraId="3D5430CF" w14:textId="77777777" w:rsidR="002B72E2" w:rsidRPr="005D7F72" w:rsidRDefault="00322707" w:rsidP="00834BB8">
            <w:pPr>
              <w:jc w:val="center"/>
              <w:rPr>
                <w:rFonts w:ascii="Times New Roman" w:hAnsi="Times New Roman" w:cs="Times New Roman"/>
                <w:sz w:val="24"/>
                <w:szCs w:val="24"/>
              </w:rPr>
            </w:pPr>
            <w:r w:rsidRPr="005D7F72">
              <w:rPr>
                <w:rFonts w:ascii="Times New Roman" w:hAnsi="Times New Roman" w:cs="Times New Roman"/>
                <w:sz w:val="24"/>
                <w:szCs w:val="24"/>
              </w:rPr>
              <w:t>Track name</w:t>
            </w:r>
          </w:p>
        </w:tc>
        <w:tc>
          <w:tcPr>
            <w:tcW w:w="6807" w:type="dxa"/>
          </w:tcPr>
          <w:p w14:paraId="61E1587A" w14:textId="4165E4FC" w:rsidR="002B72E2" w:rsidRPr="005D7F72" w:rsidRDefault="0036790F" w:rsidP="002B72E2">
            <w:pPr>
              <w:rPr>
                <w:rFonts w:ascii="Times New Roman" w:hAnsi="Times New Roman" w:cs="Times New Roman"/>
                <w:sz w:val="24"/>
                <w:szCs w:val="24"/>
              </w:rPr>
            </w:pPr>
            <w:r w:rsidRPr="005D7F72">
              <w:rPr>
                <w:rFonts w:ascii="Times New Roman" w:hAnsi="Times New Roman" w:cs="Times New Roman"/>
                <w:sz w:val="24"/>
                <w:szCs w:val="24"/>
              </w:rPr>
              <w:t>A unique name associated with the above input file</w:t>
            </w:r>
            <w:r w:rsidR="00B54877">
              <w:rPr>
                <w:rFonts w:ascii="Times New Roman" w:hAnsi="Times New Roman" w:cs="Times New Roman"/>
                <w:sz w:val="24"/>
                <w:szCs w:val="24"/>
              </w:rPr>
              <w:t>.</w:t>
            </w:r>
          </w:p>
        </w:tc>
        <w:tc>
          <w:tcPr>
            <w:tcW w:w="1296" w:type="dxa"/>
          </w:tcPr>
          <w:p w14:paraId="1D0C3403" w14:textId="77777777" w:rsidR="002B72E2" w:rsidRPr="005D7F72" w:rsidRDefault="00740E50" w:rsidP="002B72E2">
            <w:pPr>
              <w:rPr>
                <w:rFonts w:ascii="Times New Roman" w:hAnsi="Times New Roman" w:cs="Times New Roman"/>
                <w:sz w:val="24"/>
                <w:szCs w:val="24"/>
              </w:rPr>
            </w:pPr>
            <w:r w:rsidRPr="005D7F72">
              <w:rPr>
                <w:rFonts w:ascii="Times New Roman" w:hAnsi="Times New Roman" w:cs="Times New Roman"/>
                <w:sz w:val="24"/>
                <w:szCs w:val="24"/>
              </w:rPr>
              <w:t>N</w:t>
            </w:r>
            <w:r w:rsidR="0023610B" w:rsidRPr="005D7F72">
              <w:rPr>
                <w:rFonts w:ascii="Times New Roman" w:hAnsi="Times New Roman" w:cs="Times New Roman"/>
                <w:sz w:val="24"/>
                <w:szCs w:val="24"/>
              </w:rPr>
              <w:t>ame of track file</w:t>
            </w:r>
          </w:p>
        </w:tc>
      </w:tr>
      <w:tr w:rsidR="002B72E2" w:rsidRPr="005D7F72" w14:paraId="44015E78" w14:textId="77777777" w:rsidTr="009D03B9">
        <w:tc>
          <w:tcPr>
            <w:tcW w:w="1247" w:type="dxa"/>
          </w:tcPr>
          <w:p w14:paraId="02211059" w14:textId="77777777" w:rsidR="002B72E2" w:rsidRPr="005D7F72" w:rsidRDefault="002451AC" w:rsidP="00834BB8">
            <w:pPr>
              <w:jc w:val="center"/>
              <w:rPr>
                <w:rFonts w:ascii="Times New Roman" w:hAnsi="Times New Roman" w:cs="Times New Roman"/>
                <w:sz w:val="24"/>
                <w:szCs w:val="24"/>
              </w:rPr>
            </w:pPr>
            <w:r w:rsidRPr="005D7F72">
              <w:rPr>
                <w:rFonts w:ascii="Times New Roman" w:hAnsi="Times New Roman" w:cs="Times New Roman"/>
                <w:sz w:val="24"/>
                <w:szCs w:val="24"/>
              </w:rPr>
              <w:t>Is domain or loop?</w:t>
            </w:r>
          </w:p>
        </w:tc>
        <w:tc>
          <w:tcPr>
            <w:tcW w:w="6807" w:type="dxa"/>
          </w:tcPr>
          <w:p w14:paraId="497CDC81" w14:textId="77777777" w:rsidR="002B72E2" w:rsidRPr="005D7F72" w:rsidRDefault="002451AC" w:rsidP="002B72E2">
            <w:pPr>
              <w:rPr>
                <w:rFonts w:ascii="Times New Roman" w:hAnsi="Times New Roman" w:cs="Times New Roman"/>
                <w:sz w:val="24"/>
                <w:szCs w:val="24"/>
              </w:rPr>
            </w:pPr>
            <w:r w:rsidRPr="005D7F72">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Pr="005D7F72" w:rsidRDefault="003B7A2C" w:rsidP="002B72E2">
            <w:pPr>
              <w:rPr>
                <w:rFonts w:ascii="Times New Roman" w:hAnsi="Times New Roman" w:cs="Times New Roman"/>
                <w:sz w:val="24"/>
                <w:szCs w:val="24"/>
              </w:rPr>
            </w:pPr>
            <w:r w:rsidRPr="005D7F72">
              <w:rPr>
                <w:rFonts w:ascii="Times New Roman" w:hAnsi="Times New Roman" w:cs="Times New Roman"/>
                <w:sz w:val="24"/>
                <w:szCs w:val="24"/>
              </w:rPr>
              <w:t>Unchecked</w:t>
            </w:r>
          </w:p>
        </w:tc>
      </w:tr>
      <w:tr w:rsidR="002B72E2" w:rsidRPr="005D7F72" w14:paraId="2854C94E" w14:textId="77777777" w:rsidTr="009D03B9">
        <w:tc>
          <w:tcPr>
            <w:tcW w:w="1247" w:type="dxa"/>
          </w:tcPr>
          <w:p w14:paraId="0391F43E" w14:textId="77777777" w:rsidR="002B72E2" w:rsidRPr="005D7F72" w:rsidRDefault="000F6321" w:rsidP="00834BB8">
            <w:pPr>
              <w:jc w:val="center"/>
              <w:rPr>
                <w:rFonts w:ascii="Times New Roman" w:hAnsi="Times New Roman" w:cs="Times New Roman"/>
                <w:sz w:val="24"/>
                <w:szCs w:val="24"/>
              </w:rPr>
            </w:pPr>
            <w:r w:rsidRPr="005D7F72">
              <w:rPr>
                <w:rFonts w:ascii="Times New Roman" w:hAnsi="Times New Roman" w:cs="Times New Roman"/>
                <w:sz w:val="24"/>
                <w:szCs w:val="24"/>
              </w:rPr>
              <w:t>Choose color</w:t>
            </w:r>
          </w:p>
        </w:tc>
        <w:tc>
          <w:tcPr>
            <w:tcW w:w="6807" w:type="dxa"/>
          </w:tcPr>
          <w:p w14:paraId="1153AF6A" w14:textId="77777777" w:rsidR="002B72E2" w:rsidRPr="005D7F72" w:rsidRDefault="000F6321" w:rsidP="002B72E2">
            <w:pPr>
              <w:rPr>
                <w:rFonts w:ascii="Times New Roman" w:hAnsi="Times New Roman" w:cs="Times New Roman"/>
                <w:sz w:val="24"/>
                <w:szCs w:val="24"/>
              </w:rPr>
            </w:pPr>
            <w:r w:rsidRPr="005D7F72">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Pr="005D7F72" w:rsidRDefault="00D02D4E" w:rsidP="002B72E2">
            <w:pPr>
              <w:rPr>
                <w:rFonts w:ascii="Times New Roman" w:hAnsi="Times New Roman" w:cs="Times New Roman"/>
                <w:sz w:val="24"/>
                <w:szCs w:val="24"/>
              </w:rPr>
            </w:pPr>
            <w:r w:rsidRPr="005D7F72">
              <w:rPr>
                <w:rFonts w:ascii="Times New Roman" w:hAnsi="Times New Roman" w:cs="Times New Roman"/>
                <w:sz w:val="24"/>
                <w:szCs w:val="24"/>
              </w:rPr>
              <w:t>Random</w:t>
            </w:r>
          </w:p>
        </w:tc>
      </w:tr>
      <w:tr w:rsidR="002B72E2" w:rsidRPr="005D7F72" w14:paraId="0A2035E6" w14:textId="77777777" w:rsidTr="009D03B9">
        <w:tc>
          <w:tcPr>
            <w:tcW w:w="1247" w:type="dxa"/>
          </w:tcPr>
          <w:p w14:paraId="57BB79E5" w14:textId="77777777" w:rsidR="002B72E2" w:rsidRPr="005D7F72" w:rsidRDefault="00022D2A" w:rsidP="00834BB8">
            <w:pPr>
              <w:jc w:val="center"/>
              <w:rPr>
                <w:rFonts w:ascii="Times New Roman" w:hAnsi="Times New Roman" w:cs="Times New Roman"/>
                <w:sz w:val="24"/>
                <w:szCs w:val="24"/>
              </w:rPr>
            </w:pPr>
            <w:r w:rsidRPr="005D7F72">
              <w:rPr>
                <w:rFonts w:ascii="Times New Roman" w:hAnsi="Times New Roman" w:cs="Times New Roman"/>
                <w:sz w:val="24"/>
                <w:szCs w:val="24"/>
              </w:rPr>
              <w:t>Change color</w:t>
            </w:r>
          </w:p>
        </w:tc>
        <w:tc>
          <w:tcPr>
            <w:tcW w:w="6807" w:type="dxa"/>
          </w:tcPr>
          <w:p w14:paraId="4E4027BF" w14:textId="77777777" w:rsidR="002B72E2" w:rsidRPr="005D7F72" w:rsidRDefault="001D0935" w:rsidP="002B72E2">
            <w:pPr>
              <w:rPr>
                <w:rFonts w:ascii="Times New Roman" w:hAnsi="Times New Roman" w:cs="Times New Roman"/>
                <w:sz w:val="24"/>
                <w:szCs w:val="24"/>
              </w:rPr>
            </w:pPr>
            <w:r w:rsidRPr="005D7F72">
              <w:rPr>
                <w:rFonts w:ascii="Times New Roman" w:hAnsi="Times New Roman" w:cs="Times New Roman"/>
                <w:sz w:val="24"/>
                <w:szCs w:val="24"/>
              </w:rPr>
              <w:t>To change color of the corresponding track</w:t>
            </w:r>
          </w:p>
        </w:tc>
        <w:tc>
          <w:tcPr>
            <w:tcW w:w="1296" w:type="dxa"/>
          </w:tcPr>
          <w:p w14:paraId="0E41B743" w14:textId="77777777" w:rsidR="002B72E2" w:rsidRPr="005D7F72" w:rsidRDefault="00E65A24" w:rsidP="002B72E2">
            <w:pPr>
              <w:rPr>
                <w:rFonts w:ascii="Times New Roman" w:hAnsi="Times New Roman" w:cs="Times New Roman"/>
                <w:sz w:val="24"/>
                <w:szCs w:val="24"/>
              </w:rPr>
            </w:pPr>
            <w:r w:rsidRPr="005D7F72">
              <w:rPr>
                <w:rFonts w:ascii="Times New Roman" w:hAnsi="Times New Roman" w:cs="Times New Roman"/>
                <w:sz w:val="24"/>
                <w:szCs w:val="24"/>
              </w:rPr>
              <w:t>NA</w:t>
            </w:r>
          </w:p>
        </w:tc>
      </w:tr>
      <w:tr w:rsidR="0065504F" w:rsidRPr="005D7F72" w14:paraId="739DF8EF" w14:textId="77777777" w:rsidTr="009D03B9">
        <w:tc>
          <w:tcPr>
            <w:tcW w:w="1247" w:type="dxa"/>
          </w:tcPr>
          <w:p w14:paraId="10C060A5" w14:textId="77777777" w:rsidR="0065504F" w:rsidRPr="005D7F72" w:rsidRDefault="0065504F" w:rsidP="002B72E2">
            <w:pPr>
              <w:rPr>
                <w:rFonts w:ascii="Times New Roman" w:hAnsi="Times New Roman" w:cs="Times New Roman"/>
                <w:sz w:val="24"/>
                <w:szCs w:val="24"/>
              </w:rPr>
            </w:pPr>
          </w:p>
        </w:tc>
        <w:tc>
          <w:tcPr>
            <w:tcW w:w="6807" w:type="dxa"/>
          </w:tcPr>
          <w:p w14:paraId="3F48543C" w14:textId="77777777" w:rsidR="0065504F" w:rsidRPr="005D7F72" w:rsidRDefault="0065504F" w:rsidP="0064285B">
            <w:pPr>
              <w:rPr>
                <w:rFonts w:ascii="Times New Roman" w:hAnsi="Times New Roman" w:cs="Times New Roman"/>
                <w:sz w:val="24"/>
                <w:szCs w:val="24"/>
              </w:rPr>
            </w:pPr>
            <w:r w:rsidRPr="005D7F72">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Pr="005D7F72" w:rsidRDefault="0065504F" w:rsidP="002B72E2">
            <w:pPr>
              <w:rPr>
                <w:rFonts w:ascii="Times New Roman" w:hAnsi="Times New Roman" w:cs="Times New Roman"/>
                <w:sz w:val="24"/>
                <w:szCs w:val="24"/>
              </w:rPr>
            </w:pPr>
          </w:p>
        </w:tc>
      </w:tr>
    </w:tbl>
    <w:p w14:paraId="0E63D925" w14:textId="77777777" w:rsidR="00F237A6" w:rsidRPr="005D7F72" w:rsidRDefault="002B72E2" w:rsidP="002B72E2">
      <w:pPr>
        <w:rPr>
          <w:rFonts w:ascii="Times New Roman" w:hAnsi="Times New Roman" w:cs="Times New Roman"/>
          <w:sz w:val="24"/>
          <w:szCs w:val="24"/>
        </w:rPr>
      </w:pPr>
      <w:r w:rsidRPr="005D7F72">
        <w:rPr>
          <w:rFonts w:ascii="Times New Roman" w:hAnsi="Times New Roman" w:cs="Times New Roman"/>
          <w:sz w:val="24"/>
          <w:szCs w:val="24"/>
        </w:rPr>
        <w:tab/>
      </w:r>
    </w:p>
    <w:p w14:paraId="278E1EB5" w14:textId="7B104870" w:rsidR="007C026D" w:rsidRPr="005D7F72" w:rsidRDefault="007C026D" w:rsidP="00F237A6">
      <w:pPr>
        <w:ind w:left="720"/>
        <w:rPr>
          <w:rFonts w:ascii="Times New Roman" w:hAnsi="Times New Roman" w:cs="Times New Roman"/>
          <w:sz w:val="24"/>
          <w:szCs w:val="24"/>
        </w:rPr>
      </w:pPr>
      <w:r w:rsidRPr="005D7F72">
        <w:rPr>
          <w:rFonts w:ascii="Times New Roman" w:hAnsi="Times New Roman" w:cs="Times New Roman"/>
          <w:sz w:val="24"/>
          <w:szCs w:val="24"/>
        </w:rPr>
        <w:t>To get the genomic</w:t>
      </w:r>
      <w:r w:rsidR="00823104" w:rsidRPr="005D7F72">
        <w:rPr>
          <w:rFonts w:ascii="Times New Roman" w:hAnsi="Times New Roman" w:cs="Times New Roman"/>
          <w:sz w:val="24"/>
          <w:szCs w:val="24"/>
        </w:rPr>
        <w:t xml:space="preserve"> coordinate of a point, l</w:t>
      </w:r>
      <w:r w:rsidRPr="005D7F72">
        <w:rPr>
          <w:rFonts w:ascii="Times New Roman" w:hAnsi="Times New Roman" w:cs="Times New Roman"/>
          <w:sz w:val="24"/>
          <w:szCs w:val="24"/>
        </w:rPr>
        <w:t xml:space="preserve">eft-click or mouse-over to </w:t>
      </w:r>
      <w:r w:rsidR="00823104" w:rsidRPr="005D7F72">
        <w:rPr>
          <w:rFonts w:ascii="Times New Roman" w:hAnsi="Times New Roman" w:cs="Times New Roman"/>
          <w:sz w:val="24"/>
          <w:szCs w:val="24"/>
        </w:rPr>
        <w:t>the point</w:t>
      </w:r>
      <w:r w:rsidR="00601FCD" w:rsidRPr="005D7F72">
        <w:rPr>
          <w:rFonts w:ascii="Times New Roman" w:hAnsi="Times New Roman" w:cs="Times New Roman"/>
          <w:sz w:val="24"/>
          <w:szCs w:val="24"/>
        </w:rPr>
        <w:t xml:space="preserve"> as shown in </w:t>
      </w:r>
      <w:r w:rsidR="00601FCD" w:rsidRPr="005D7F72">
        <w:rPr>
          <w:rFonts w:ascii="Times New Roman" w:hAnsi="Times New Roman" w:cs="Times New Roman"/>
          <w:b/>
          <w:sz w:val="24"/>
          <w:szCs w:val="24"/>
        </w:rPr>
        <w:fldChar w:fldCharType="begin"/>
      </w:r>
      <w:r w:rsidR="00601FCD" w:rsidRPr="005D7F72">
        <w:rPr>
          <w:rFonts w:ascii="Times New Roman" w:hAnsi="Times New Roman" w:cs="Times New Roman"/>
          <w:b/>
          <w:sz w:val="24"/>
          <w:szCs w:val="24"/>
        </w:rPr>
        <w:instrText xml:space="preserve"> REF _Ref499735927 \h  \* MERGEFORMAT </w:instrText>
      </w:r>
      <w:r w:rsidR="00601FCD" w:rsidRPr="005D7F72">
        <w:rPr>
          <w:rFonts w:ascii="Times New Roman" w:hAnsi="Times New Roman" w:cs="Times New Roman"/>
          <w:b/>
          <w:sz w:val="24"/>
          <w:szCs w:val="24"/>
        </w:rPr>
      </w:r>
      <w:r w:rsidR="00601FCD" w:rsidRPr="005D7F72">
        <w:rPr>
          <w:rFonts w:ascii="Times New Roman" w:hAnsi="Times New Roman" w:cs="Times New Roman"/>
          <w:b/>
          <w:sz w:val="24"/>
          <w:szCs w:val="24"/>
        </w:rPr>
        <w:fldChar w:fldCharType="separate"/>
      </w:r>
      <w:r w:rsidR="00310218" w:rsidRPr="005D7F72">
        <w:rPr>
          <w:rFonts w:ascii="Times New Roman" w:hAnsi="Times New Roman" w:cs="Times New Roman"/>
          <w:b/>
          <w:sz w:val="24"/>
          <w:szCs w:val="24"/>
        </w:rPr>
        <w:t xml:space="preserve">Figure </w:t>
      </w:r>
      <w:r w:rsidR="00601FCD" w:rsidRPr="005D7F72">
        <w:rPr>
          <w:rFonts w:ascii="Times New Roman" w:hAnsi="Times New Roman" w:cs="Times New Roman"/>
          <w:b/>
          <w:sz w:val="24"/>
          <w:szCs w:val="24"/>
        </w:rPr>
        <w:fldChar w:fldCharType="end"/>
      </w:r>
      <w:r w:rsidR="00601FCD" w:rsidRPr="005D7F72">
        <w:rPr>
          <w:rFonts w:ascii="Times New Roman" w:hAnsi="Times New Roman" w:cs="Times New Roman"/>
          <w:b/>
          <w:sz w:val="24"/>
          <w:szCs w:val="24"/>
        </w:rPr>
        <w:t>.</w:t>
      </w:r>
    </w:p>
    <w:p w14:paraId="123CDD6C" w14:textId="77777777" w:rsidR="007C026D" w:rsidRPr="005D7F72" w:rsidRDefault="007C026D" w:rsidP="007C026D">
      <w:pPr>
        <w:keepNext/>
        <w:ind w:left="720"/>
        <w:jc w:val="center"/>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4620A09F" w:rsidR="007C026D" w:rsidRPr="005D7F72" w:rsidRDefault="007C026D" w:rsidP="008B139E">
      <w:pPr>
        <w:pStyle w:val="Figures"/>
        <w:rPr>
          <w:rFonts w:cs="Times New Roman"/>
          <w:szCs w:val="24"/>
        </w:rPr>
      </w:pPr>
      <w:bookmarkStart w:id="179" w:name="_Ref499735927"/>
      <w:bookmarkStart w:id="180" w:name="_Toc503960239"/>
      <w:bookmarkStart w:id="181" w:name="_Toc504661614"/>
      <w:bookmarkStart w:id="182" w:name="_Toc509324198"/>
      <w:r w:rsidRPr="005D7F72">
        <w:rPr>
          <w:rFonts w:cs="Times New Roman"/>
          <w:szCs w:val="24"/>
        </w:rPr>
        <w:t xml:space="preserve">Figure </w:t>
      </w:r>
      <w:bookmarkEnd w:id="179"/>
      <w:r w:rsidR="009D03B9" w:rsidRPr="005D7F72">
        <w:rPr>
          <w:rFonts w:cs="Times New Roman"/>
          <w:szCs w:val="24"/>
        </w:rPr>
        <w:t>1</w:t>
      </w:r>
      <w:r w:rsidR="00817E9E" w:rsidRPr="005D7F72">
        <w:rPr>
          <w:rFonts w:cs="Times New Roman"/>
          <w:szCs w:val="24"/>
        </w:rPr>
        <w:t>7</w:t>
      </w:r>
      <w:r w:rsidR="00065E1A" w:rsidRPr="005D7F72">
        <w:rPr>
          <w:rFonts w:cs="Times New Roman"/>
          <w:szCs w:val="24"/>
        </w:rPr>
        <w:t>:</w:t>
      </w:r>
      <w:r w:rsidRPr="005D7F72">
        <w:rPr>
          <w:rFonts w:cs="Times New Roman"/>
          <w:szCs w:val="24"/>
        </w:rPr>
        <w:t xml:space="preserve"> Coordinate of a point in the model</w:t>
      </w:r>
      <w:bookmarkEnd w:id="180"/>
      <w:bookmarkEnd w:id="181"/>
      <w:bookmarkEnd w:id="182"/>
    </w:p>
    <w:p w14:paraId="65215463" w14:textId="77777777" w:rsidR="00840A25" w:rsidRPr="005D7F72" w:rsidRDefault="00840A25" w:rsidP="00840A25">
      <w:pPr>
        <w:rPr>
          <w:rFonts w:ascii="Times New Roman" w:hAnsi="Times New Roman" w:cs="Times New Roman"/>
          <w:sz w:val="24"/>
          <w:szCs w:val="24"/>
        </w:rPr>
      </w:pPr>
    </w:p>
    <w:p w14:paraId="4AAF43B0" w14:textId="62994CCA" w:rsidR="00840A25" w:rsidRPr="005D7F72" w:rsidRDefault="00566B4F" w:rsidP="00CE2DA6">
      <w:pPr>
        <w:pStyle w:val="Heading2"/>
      </w:pPr>
      <w:bookmarkStart w:id="183" w:name="_Toc508398376"/>
      <w:r w:rsidRPr="005D7F72">
        <w:t>Gene expression data visualization</w:t>
      </w:r>
      <w:r w:rsidR="001D577F" w:rsidRPr="005D7F72">
        <w:t xml:space="preserve"> (a special case of model annotation)</w:t>
      </w:r>
      <w:bookmarkEnd w:id="183"/>
    </w:p>
    <w:p w14:paraId="667F258A" w14:textId="72B3FF44" w:rsidR="004F0CF4" w:rsidRPr="005D7F72" w:rsidRDefault="004F0CF4" w:rsidP="00CE2DA6">
      <w:pPr>
        <w:pStyle w:val="Heading3"/>
      </w:pPr>
      <w:bookmarkStart w:id="184" w:name="_Toc508398377"/>
      <w:r w:rsidRPr="005D7F72">
        <w:t>Purpose</w:t>
      </w:r>
      <w:bookmarkEnd w:id="184"/>
    </w:p>
    <w:p w14:paraId="5A7E1F8C" w14:textId="1CEE00DD" w:rsidR="004F0CF4" w:rsidRPr="005D7F72" w:rsidRDefault="004F0CF4" w:rsidP="00404EE3">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To display gene expression level along a 3D model</w:t>
      </w:r>
      <w:r w:rsidR="000A3B10">
        <w:rPr>
          <w:rFonts w:ascii="Times New Roman" w:hAnsi="Times New Roman" w:cs="Times New Roman"/>
          <w:sz w:val="24"/>
          <w:szCs w:val="24"/>
        </w:rPr>
        <w:t>.</w:t>
      </w:r>
    </w:p>
    <w:p w14:paraId="5BB2BAC5" w14:textId="13D16561" w:rsidR="004F0CF4" w:rsidRPr="005D7F72" w:rsidRDefault="004F0CF4" w:rsidP="00CE2DA6">
      <w:pPr>
        <w:pStyle w:val="Heading3"/>
      </w:pPr>
      <w:bookmarkStart w:id="185" w:name="_Toc508398378"/>
      <w:r w:rsidRPr="005D7F72">
        <w:t>Input</w:t>
      </w:r>
      <w:bookmarkEnd w:id="185"/>
    </w:p>
    <w:p w14:paraId="0A7BCFA5" w14:textId="559840F0" w:rsidR="00276015" w:rsidRPr="005D7F72" w:rsidRDefault="004F0CF4"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A 3D model in GSS format (e.g. in executable/</w:t>
      </w:r>
      <w:proofErr w:type="spellStart"/>
      <w:r w:rsidRPr="005D7F72">
        <w:rPr>
          <w:rFonts w:ascii="Times New Roman" w:hAnsi="Times New Roman" w:cs="Times New Roman"/>
          <w:sz w:val="24"/>
          <w:szCs w:val="24"/>
        </w:rPr>
        <w:t>sample_data</w:t>
      </w:r>
      <w:proofErr w:type="spellEnd"/>
      <w:r w:rsidRPr="005D7F72">
        <w:rPr>
          <w:rFonts w:ascii="Times New Roman" w:hAnsi="Times New Roman" w:cs="Times New Roman"/>
          <w:sz w:val="24"/>
          <w:szCs w:val="24"/>
        </w:rPr>
        <w:t>/models</w:t>
      </w:r>
      <w:r w:rsidR="004E12DF" w:rsidRPr="005D7F72">
        <w:rPr>
          <w:rFonts w:ascii="Times New Roman" w:hAnsi="Times New Roman" w:cs="Times New Roman"/>
          <w:sz w:val="24"/>
          <w:szCs w:val="24"/>
        </w:rPr>
        <w:t>/</w:t>
      </w:r>
      <w:r w:rsidR="00B62C9D" w:rsidRPr="005D7F72">
        <w:rPr>
          <w:rFonts w:ascii="Times New Roman" w:hAnsi="Times New Roman" w:cs="Times New Roman"/>
          <w:sz w:val="24"/>
          <w:szCs w:val="24"/>
        </w:rPr>
        <w:t xml:space="preserve"> chr11_10kb_gm12878_list_60mb_70mb_1514493462531.gss</w:t>
      </w:r>
      <w:r w:rsidRPr="005D7F72">
        <w:rPr>
          <w:rFonts w:ascii="Times New Roman" w:hAnsi="Times New Roman" w:cs="Times New Roman"/>
          <w:sz w:val="24"/>
          <w:szCs w:val="24"/>
        </w:rPr>
        <w:t>) to visualize,</w:t>
      </w:r>
    </w:p>
    <w:p w14:paraId="5E5E8D41" w14:textId="31160269" w:rsidR="00276015" w:rsidRPr="005D7F72"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A</w:t>
      </w:r>
      <w:r w:rsidR="004F0CF4" w:rsidRPr="005D7F72">
        <w:rPr>
          <w:rFonts w:ascii="Times New Roman" w:hAnsi="Times New Roman" w:cs="Times New Roman"/>
          <w:sz w:val="24"/>
          <w:szCs w:val="24"/>
        </w:rPr>
        <w:t xml:space="preserve"> gene expression data file in GCT format ( </w:t>
      </w:r>
      <w:hyperlink r:id="rId81" w:anchor="GCT" w:history="1">
        <w:r w:rsidR="004F0CF4" w:rsidRPr="005D7F72">
          <w:rPr>
            <w:rStyle w:val="Hyperlink"/>
            <w:rFonts w:ascii="Times New Roman" w:hAnsi="Times New Roman" w:cs="Times New Roman"/>
            <w:sz w:val="24"/>
            <w:szCs w:val="24"/>
          </w:rPr>
          <w:t>http://software.broadinstitute.org/cancer/software/genepattern/file-formats-guide#GCT</w:t>
        </w:r>
      </w:hyperlink>
      <w:r w:rsidR="002D056C" w:rsidRPr="005D7F72">
        <w:rPr>
          <w:rFonts w:ascii="Times New Roman" w:hAnsi="Times New Roman" w:cs="Times New Roman"/>
          <w:sz w:val="24"/>
          <w:szCs w:val="24"/>
        </w:rPr>
        <w:t xml:space="preserve"> ), an example file is executable/</w:t>
      </w:r>
      <w:proofErr w:type="spellStart"/>
      <w:r w:rsidR="002D056C" w:rsidRPr="005D7F72">
        <w:rPr>
          <w:rFonts w:ascii="Times New Roman" w:hAnsi="Times New Roman" w:cs="Times New Roman"/>
          <w:sz w:val="24"/>
          <w:szCs w:val="24"/>
        </w:rPr>
        <w:t>sample_data</w:t>
      </w:r>
      <w:proofErr w:type="spellEnd"/>
      <w:r w:rsidR="002D056C" w:rsidRPr="005D7F72">
        <w:rPr>
          <w:rFonts w:ascii="Times New Roman" w:hAnsi="Times New Roman" w:cs="Times New Roman"/>
          <w:sz w:val="24"/>
          <w:szCs w:val="24"/>
        </w:rPr>
        <w:t>/</w:t>
      </w:r>
      <w:proofErr w:type="spellStart"/>
      <w:r w:rsidR="002D056C" w:rsidRPr="005D7F72">
        <w:rPr>
          <w:rFonts w:ascii="Times New Roman" w:hAnsi="Times New Roman" w:cs="Times New Roman"/>
          <w:sz w:val="24"/>
          <w:szCs w:val="24"/>
        </w:rPr>
        <w:t>gene_expression</w:t>
      </w:r>
      <w:proofErr w:type="spellEnd"/>
      <w:r w:rsidR="002D056C" w:rsidRPr="005D7F72">
        <w:rPr>
          <w:rFonts w:ascii="Times New Roman" w:hAnsi="Times New Roman" w:cs="Times New Roman"/>
          <w:sz w:val="24"/>
          <w:szCs w:val="24"/>
        </w:rPr>
        <w:t>/</w:t>
      </w:r>
      <w:proofErr w:type="spellStart"/>
      <w:r w:rsidR="002D056C" w:rsidRPr="005D7F72">
        <w:rPr>
          <w:rFonts w:ascii="Times New Roman" w:hAnsi="Times New Roman" w:cs="Times New Roman"/>
          <w:sz w:val="24"/>
          <w:szCs w:val="24"/>
        </w:rPr>
        <w:t>allaml.dataset.gct</w:t>
      </w:r>
      <w:bookmarkStart w:id="186" w:name="_GoBack"/>
      <w:bookmarkEnd w:id="186"/>
      <w:proofErr w:type="spellEnd"/>
      <w:r w:rsidR="002D056C" w:rsidRPr="005D7F72">
        <w:rPr>
          <w:rFonts w:ascii="Times New Roman" w:hAnsi="Times New Roman" w:cs="Times New Roman"/>
          <w:sz w:val="24"/>
          <w:szCs w:val="24"/>
        </w:rPr>
        <w:t>.</w:t>
      </w:r>
    </w:p>
    <w:p w14:paraId="649330FE" w14:textId="6EEEC8E4" w:rsidR="004F0CF4" w:rsidRPr="005D7F72"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5D7F72">
        <w:rPr>
          <w:rFonts w:ascii="Times New Roman" w:hAnsi="Times New Roman" w:cs="Times New Roman"/>
          <w:sz w:val="24"/>
          <w:szCs w:val="24"/>
        </w:rPr>
        <w:t>A</w:t>
      </w:r>
      <w:r w:rsidR="004F0CF4" w:rsidRPr="005D7F72">
        <w:rPr>
          <w:rFonts w:ascii="Times New Roman" w:hAnsi="Times New Roman" w:cs="Times New Roman"/>
          <w:sz w:val="24"/>
          <w:szCs w:val="24"/>
        </w:rPr>
        <w:t>nd a text file to specify genomic coordinates of probe</w:t>
      </w:r>
      <w:r w:rsidR="00436DD2" w:rsidRPr="005D7F72">
        <w:rPr>
          <w:rFonts w:ascii="Times New Roman" w:hAnsi="Times New Roman" w:cs="Times New Roman"/>
          <w:sz w:val="24"/>
          <w:szCs w:val="24"/>
        </w:rPr>
        <w:t xml:space="preserve">s/genes in the GCT format file (each line consists of 4 elements separated </w:t>
      </w:r>
      <w:r w:rsidR="00932C82" w:rsidRPr="005D7F72">
        <w:rPr>
          <w:rFonts w:ascii="Times New Roman" w:hAnsi="Times New Roman" w:cs="Times New Roman"/>
          <w:sz w:val="24"/>
          <w:szCs w:val="24"/>
        </w:rPr>
        <w:t>by space or tab, e.g.</w:t>
      </w:r>
      <w:r w:rsidR="00436DD2" w:rsidRPr="005D7F72">
        <w:rPr>
          <w:rFonts w:ascii="Times New Roman" w:hAnsi="Times New Roman" w:cs="Times New Roman"/>
          <w:sz w:val="24"/>
          <w:szCs w:val="24"/>
        </w:rPr>
        <w:t xml:space="preserve">: </w:t>
      </w:r>
      <w:proofErr w:type="spellStart"/>
      <w:r w:rsidR="00436DD2" w:rsidRPr="005D7F72">
        <w:rPr>
          <w:rFonts w:ascii="Times New Roman" w:hAnsi="Times New Roman" w:cs="Times New Roman"/>
          <w:sz w:val="24"/>
          <w:szCs w:val="24"/>
        </w:rPr>
        <w:t>probe_or_gene_name</w:t>
      </w:r>
      <w:proofErr w:type="spellEnd"/>
      <w:r w:rsidR="00436DD2" w:rsidRPr="005D7F72">
        <w:rPr>
          <w:rFonts w:ascii="Times New Roman" w:hAnsi="Times New Roman" w:cs="Times New Roman"/>
          <w:sz w:val="24"/>
          <w:szCs w:val="24"/>
        </w:rPr>
        <w:t xml:space="preserve"> </w:t>
      </w:r>
      <w:r w:rsidR="00AD3010" w:rsidRPr="005D7F72">
        <w:rPr>
          <w:rFonts w:ascii="Times New Roman" w:hAnsi="Times New Roman" w:cs="Times New Roman"/>
          <w:sz w:val="24"/>
          <w:szCs w:val="24"/>
        </w:rPr>
        <w:t xml:space="preserve">   </w:t>
      </w:r>
      <w:proofErr w:type="spellStart"/>
      <w:r w:rsidR="00436DD2" w:rsidRPr="005D7F72">
        <w:rPr>
          <w:rFonts w:ascii="Times New Roman" w:hAnsi="Times New Roman" w:cs="Times New Roman"/>
          <w:sz w:val="24"/>
          <w:szCs w:val="24"/>
        </w:rPr>
        <w:t>chr_number</w:t>
      </w:r>
      <w:proofErr w:type="spellEnd"/>
      <w:r w:rsidR="00436DD2" w:rsidRPr="005D7F72">
        <w:rPr>
          <w:rFonts w:ascii="Times New Roman" w:hAnsi="Times New Roman" w:cs="Times New Roman"/>
          <w:sz w:val="24"/>
          <w:szCs w:val="24"/>
        </w:rPr>
        <w:t xml:space="preserve"> </w:t>
      </w:r>
      <w:r w:rsidR="00AD3010" w:rsidRPr="005D7F72">
        <w:rPr>
          <w:rFonts w:ascii="Times New Roman" w:hAnsi="Times New Roman" w:cs="Times New Roman"/>
          <w:sz w:val="24"/>
          <w:szCs w:val="24"/>
        </w:rPr>
        <w:t xml:space="preserve">   </w:t>
      </w:r>
      <w:r w:rsidR="00436DD2" w:rsidRPr="005D7F72">
        <w:rPr>
          <w:rFonts w:ascii="Times New Roman" w:hAnsi="Times New Roman" w:cs="Times New Roman"/>
          <w:sz w:val="24"/>
          <w:szCs w:val="24"/>
        </w:rPr>
        <w:t xml:space="preserve">start </w:t>
      </w:r>
      <w:r w:rsidR="00AD3010" w:rsidRPr="005D7F72">
        <w:rPr>
          <w:rFonts w:ascii="Times New Roman" w:hAnsi="Times New Roman" w:cs="Times New Roman"/>
          <w:sz w:val="24"/>
          <w:szCs w:val="24"/>
        </w:rPr>
        <w:t xml:space="preserve">    </w:t>
      </w:r>
      <w:r w:rsidR="00436DD2" w:rsidRPr="005D7F72">
        <w:rPr>
          <w:rFonts w:ascii="Times New Roman" w:hAnsi="Times New Roman" w:cs="Times New Roman"/>
          <w:sz w:val="24"/>
          <w:szCs w:val="24"/>
        </w:rPr>
        <w:t>end)</w:t>
      </w:r>
      <w:r w:rsidR="00E90B46" w:rsidRPr="005D7F72">
        <w:rPr>
          <w:rFonts w:ascii="Times New Roman" w:hAnsi="Times New Roman" w:cs="Times New Roman"/>
          <w:sz w:val="24"/>
          <w:szCs w:val="24"/>
        </w:rPr>
        <w:t xml:space="preserve">. </w:t>
      </w:r>
      <w:r w:rsidR="00D116D4" w:rsidRPr="005D7F72">
        <w:rPr>
          <w:rFonts w:ascii="Times New Roman" w:hAnsi="Times New Roman" w:cs="Times New Roman"/>
          <w:sz w:val="24"/>
          <w:szCs w:val="24"/>
        </w:rPr>
        <w:t xml:space="preserve">A </w:t>
      </w:r>
      <w:r w:rsidR="00F67660" w:rsidRPr="005D7F72">
        <w:rPr>
          <w:rFonts w:ascii="Times New Roman" w:hAnsi="Times New Roman" w:cs="Times New Roman"/>
          <w:sz w:val="24"/>
          <w:szCs w:val="24"/>
        </w:rPr>
        <w:t xml:space="preserve">sample </w:t>
      </w:r>
      <w:r w:rsidR="00912D1A" w:rsidRPr="005D7F72">
        <w:rPr>
          <w:rFonts w:ascii="Times New Roman" w:hAnsi="Times New Roman" w:cs="Times New Roman"/>
          <w:sz w:val="24"/>
          <w:szCs w:val="24"/>
        </w:rPr>
        <w:t xml:space="preserve">is </w:t>
      </w:r>
      <w:r w:rsidR="00D116D4" w:rsidRPr="005D7F72">
        <w:rPr>
          <w:rFonts w:ascii="Times New Roman" w:hAnsi="Times New Roman" w:cs="Times New Roman"/>
          <w:sz w:val="24"/>
          <w:szCs w:val="24"/>
        </w:rPr>
        <w:t>executable/</w:t>
      </w:r>
      <w:proofErr w:type="spellStart"/>
      <w:r w:rsidR="00D116D4" w:rsidRPr="005D7F72">
        <w:rPr>
          <w:rFonts w:ascii="Times New Roman" w:hAnsi="Times New Roman" w:cs="Times New Roman"/>
          <w:sz w:val="24"/>
          <w:szCs w:val="24"/>
        </w:rPr>
        <w:t>sample_data</w:t>
      </w:r>
      <w:proofErr w:type="spellEnd"/>
      <w:r w:rsidR="00D116D4" w:rsidRPr="005D7F72">
        <w:rPr>
          <w:rFonts w:ascii="Times New Roman" w:hAnsi="Times New Roman" w:cs="Times New Roman"/>
          <w:sz w:val="24"/>
          <w:szCs w:val="24"/>
        </w:rPr>
        <w:t>/</w:t>
      </w:r>
      <w:proofErr w:type="spellStart"/>
      <w:r w:rsidR="00D116D4" w:rsidRPr="005D7F72">
        <w:rPr>
          <w:rFonts w:ascii="Times New Roman" w:hAnsi="Times New Roman" w:cs="Times New Roman"/>
          <w:sz w:val="24"/>
          <w:szCs w:val="24"/>
        </w:rPr>
        <w:t>gene_expression</w:t>
      </w:r>
      <w:proofErr w:type="spellEnd"/>
      <w:r w:rsidR="00D116D4" w:rsidRPr="005D7F72">
        <w:rPr>
          <w:rFonts w:ascii="Times New Roman" w:hAnsi="Times New Roman" w:cs="Times New Roman"/>
          <w:sz w:val="24"/>
          <w:szCs w:val="24"/>
        </w:rPr>
        <w:t xml:space="preserve">/probe_coordinates.txt </w:t>
      </w:r>
    </w:p>
    <w:p w14:paraId="2583B3EA" w14:textId="4175D43D" w:rsidR="00F5502A" w:rsidRPr="005D7F72" w:rsidRDefault="00AE13AB" w:rsidP="00475D90">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These 3 following files are prepared for demo: </w:t>
      </w:r>
      <w:r w:rsidR="00F5502A" w:rsidRPr="005D7F72">
        <w:rPr>
          <w:rFonts w:ascii="Times New Roman" w:hAnsi="Times New Roman" w:cs="Times New Roman"/>
          <w:sz w:val="24"/>
          <w:szCs w:val="24"/>
        </w:rPr>
        <w:t>executable/</w:t>
      </w:r>
      <w:proofErr w:type="spellStart"/>
      <w:r w:rsidR="00F5502A" w:rsidRPr="005D7F72">
        <w:rPr>
          <w:rFonts w:ascii="Times New Roman" w:hAnsi="Times New Roman" w:cs="Times New Roman"/>
          <w:sz w:val="24"/>
          <w:szCs w:val="24"/>
        </w:rPr>
        <w:t>sample_data</w:t>
      </w:r>
      <w:proofErr w:type="spellEnd"/>
      <w:r w:rsidR="00F5502A" w:rsidRPr="005D7F72">
        <w:rPr>
          <w:rFonts w:ascii="Times New Roman" w:hAnsi="Times New Roman" w:cs="Times New Roman"/>
          <w:sz w:val="24"/>
          <w:szCs w:val="24"/>
        </w:rPr>
        <w:t xml:space="preserve">/models/ chr11_10kb_gm12878_list_60mb_70mb_1514493462531.gss, </w:t>
      </w:r>
      <w:r w:rsidR="00F5502A" w:rsidRPr="005D7F72">
        <w:rPr>
          <w:rFonts w:ascii="Times New Roman" w:hAnsi="Times New Roman" w:cs="Times New Roman"/>
          <w:sz w:val="24"/>
          <w:szCs w:val="24"/>
        </w:rPr>
        <w:lastRenderedPageBreak/>
        <w:t>executable/</w:t>
      </w:r>
      <w:proofErr w:type="spellStart"/>
      <w:r w:rsidR="00F5502A" w:rsidRPr="005D7F72">
        <w:rPr>
          <w:rFonts w:ascii="Times New Roman" w:hAnsi="Times New Roman" w:cs="Times New Roman"/>
          <w:sz w:val="24"/>
          <w:szCs w:val="24"/>
        </w:rPr>
        <w:t>sample_data</w:t>
      </w:r>
      <w:proofErr w:type="spellEnd"/>
      <w:r w:rsidR="00F5502A" w:rsidRPr="005D7F72">
        <w:rPr>
          <w:rFonts w:ascii="Times New Roman" w:hAnsi="Times New Roman" w:cs="Times New Roman"/>
          <w:sz w:val="24"/>
          <w:szCs w:val="24"/>
        </w:rPr>
        <w:t>/</w:t>
      </w:r>
      <w:proofErr w:type="spellStart"/>
      <w:r w:rsidR="00F5502A" w:rsidRPr="005D7F72">
        <w:rPr>
          <w:rFonts w:ascii="Times New Roman" w:hAnsi="Times New Roman" w:cs="Times New Roman"/>
          <w:sz w:val="24"/>
          <w:szCs w:val="24"/>
        </w:rPr>
        <w:t>gene_expression</w:t>
      </w:r>
      <w:proofErr w:type="spellEnd"/>
      <w:r w:rsidR="00F5502A" w:rsidRPr="005D7F72">
        <w:rPr>
          <w:rFonts w:ascii="Times New Roman" w:hAnsi="Times New Roman" w:cs="Times New Roman"/>
          <w:sz w:val="24"/>
          <w:szCs w:val="24"/>
        </w:rPr>
        <w:t>/</w:t>
      </w:r>
      <w:proofErr w:type="spellStart"/>
      <w:r w:rsidR="00F5502A" w:rsidRPr="005D7F72">
        <w:rPr>
          <w:rFonts w:ascii="Times New Roman" w:hAnsi="Times New Roman" w:cs="Times New Roman"/>
          <w:sz w:val="24"/>
          <w:szCs w:val="24"/>
        </w:rPr>
        <w:t>allaml.dataset.gct</w:t>
      </w:r>
      <w:proofErr w:type="spellEnd"/>
      <w:r w:rsidR="001934F7" w:rsidRPr="005D7F72">
        <w:rPr>
          <w:rFonts w:ascii="Times New Roman" w:hAnsi="Times New Roman" w:cs="Times New Roman"/>
          <w:sz w:val="24"/>
          <w:szCs w:val="24"/>
        </w:rPr>
        <w:t xml:space="preserve"> and executable/</w:t>
      </w:r>
      <w:proofErr w:type="spellStart"/>
      <w:r w:rsidR="001934F7" w:rsidRPr="005D7F72">
        <w:rPr>
          <w:rFonts w:ascii="Times New Roman" w:hAnsi="Times New Roman" w:cs="Times New Roman"/>
          <w:sz w:val="24"/>
          <w:szCs w:val="24"/>
        </w:rPr>
        <w:t>sample_data</w:t>
      </w:r>
      <w:proofErr w:type="spellEnd"/>
      <w:r w:rsidR="001934F7" w:rsidRPr="005D7F72">
        <w:rPr>
          <w:rFonts w:ascii="Times New Roman" w:hAnsi="Times New Roman" w:cs="Times New Roman"/>
          <w:sz w:val="24"/>
          <w:szCs w:val="24"/>
        </w:rPr>
        <w:t>/</w:t>
      </w:r>
      <w:proofErr w:type="spellStart"/>
      <w:r w:rsidR="001934F7" w:rsidRPr="005D7F72">
        <w:rPr>
          <w:rFonts w:ascii="Times New Roman" w:hAnsi="Times New Roman" w:cs="Times New Roman"/>
          <w:sz w:val="24"/>
          <w:szCs w:val="24"/>
        </w:rPr>
        <w:t>gene_expression</w:t>
      </w:r>
      <w:proofErr w:type="spellEnd"/>
      <w:r w:rsidR="001934F7" w:rsidRPr="005D7F72">
        <w:rPr>
          <w:rFonts w:ascii="Times New Roman" w:hAnsi="Times New Roman" w:cs="Times New Roman"/>
          <w:sz w:val="24"/>
          <w:szCs w:val="24"/>
        </w:rPr>
        <w:t>/ probe_coordinates.txt.</w:t>
      </w:r>
    </w:p>
    <w:p w14:paraId="7E54BC86" w14:textId="04E229A2" w:rsidR="004F0CF4" w:rsidRPr="005D7F72" w:rsidRDefault="004F0CF4" w:rsidP="00CE2DA6">
      <w:pPr>
        <w:pStyle w:val="Heading3"/>
      </w:pPr>
      <w:bookmarkStart w:id="187" w:name="_Toc508398379"/>
      <w:r w:rsidRPr="005D7F72">
        <w:t>Output</w:t>
      </w:r>
      <w:bookmarkEnd w:id="187"/>
    </w:p>
    <w:p w14:paraId="247C5681" w14:textId="50C440CA" w:rsidR="00E90B46" w:rsidRPr="005D7F72" w:rsidRDefault="00E90B46"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Expression levels of genes/probes are annotated in the 3D model.</w:t>
      </w:r>
      <w:r w:rsidR="005E3808" w:rsidRPr="005D7F72">
        <w:rPr>
          <w:rFonts w:ascii="Times New Roman" w:hAnsi="Times New Roman" w:cs="Times New Roman"/>
          <w:sz w:val="24"/>
          <w:szCs w:val="24"/>
        </w:rPr>
        <w:t xml:space="preserve"> Usually, the GCT file contains several samples and therefore, the median value</w:t>
      </w:r>
      <w:r w:rsidR="009516C3" w:rsidRPr="005D7F72">
        <w:rPr>
          <w:rFonts w:ascii="Times New Roman" w:hAnsi="Times New Roman" w:cs="Times New Roman"/>
          <w:sz w:val="24"/>
          <w:szCs w:val="24"/>
        </w:rPr>
        <w:t xml:space="preserve"> (across all samples)</w:t>
      </w:r>
      <w:r w:rsidR="005E3808" w:rsidRPr="005D7F72">
        <w:rPr>
          <w:rFonts w:ascii="Times New Roman" w:hAnsi="Times New Roman" w:cs="Times New Roman"/>
          <w:sz w:val="24"/>
          <w:szCs w:val="24"/>
        </w:rPr>
        <w:t xml:space="preserve"> together with minimum and maximum values (in brackets)</w:t>
      </w:r>
      <w:r w:rsidR="00167CB5" w:rsidRPr="005D7F72">
        <w:rPr>
          <w:rFonts w:ascii="Times New Roman" w:hAnsi="Times New Roman" w:cs="Times New Roman"/>
          <w:sz w:val="24"/>
          <w:szCs w:val="24"/>
        </w:rPr>
        <w:t xml:space="preserve"> are displayed </w:t>
      </w:r>
      <w:r w:rsidR="0094057D" w:rsidRPr="005D7F72">
        <w:rPr>
          <w:rFonts w:ascii="Times New Roman" w:hAnsi="Times New Roman" w:cs="Times New Roman"/>
          <w:sz w:val="24"/>
          <w:szCs w:val="24"/>
        </w:rPr>
        <w:t>next to probe/gene names</w:t>
      </w:r>
      <w:r w:rsidR="00937AC0" w:rsidRPr="005D7F72">
        <w:rPr>
          <w:rFonts w:ascii="Times New Roman" w:hAnsi="Times New Roman" w:cs="Times New Roman"/>
          <w:sz w:val="24"/>
          <w:szCs w:val="24"/>
        </w:rPr>
        <w:t>.</w:t>
      </w:r>
    </w:p>
    <w:p w14:paraId="132CD3A3" w14:textId="39BFC1FF" w:rsidR="00607610" w:rsidRPr="005D7F72" w:rsidRDefault="00607610" w:rsidP="00475D90">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Pr="005D7F72" w:rsidRDefault="004F0CF4" w:rsidP="00CE2DA6">
      <w:pPr>
        <w:pStyle w:val="Heading3"/>
      </w:pPr>
      <w:bookmarkStart w:id="188" w:name="_Toc508398380"/>
      <w:r w:rsidRPr="005D7F72">
        <w:t>Running</w:t>
      </w:r>
      <w:bookmarkEnd w:id="188"/>
    </w:p>
    <w:p w14:paraId="5443FAFA" w14:textId="6E04BC74" w:rsidR="00B549E4" w:rsidRPr="005D7F72" w:rsidRDefault="00B549E4"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3D-Functions/Model Annotation</w:t>
      </w:r>
      <w:r w:rsidR="009630CA" w:rsidRPr="005D7F72">
        <w:rPr>
          <w:rFonts w:ascii="Times New Roman" w:hAnsi="Times New Roman" w:cs="Times New Roman"/>
          <w:sz w:val="24"/>
          <w:szCs w:val="24"/>
        </w:rPr>
        <w:t xml:space="preserve">. </w:t>
      </w:r>
      <w:r w:rsidR="00C114B7" w:rsidRPr="005D7F72">
        <w:rPr>
          <w:rFonts w:ascii="Times New Roman" w:hAnsi="Times New Roman" w:cs="Times New Roman"/>
          <w:sz w:val="24"/>
          <w:szCs w:val="24"/>
        </w:rPr>
        <w:t>A GCT file must be</w:t>
      </w:r>
      <w:r w:rsidR="00FA322B" w:rsidRPr="005D7F72">
        <w:rPr>
          <w:rFonts w:ascii="Times New Roman" w:hAnsi="Times New Roman" w:cs="Times New Roman"/>
          <w:sz w:val="24"/>
          <w:szCs w:val="24"/>
        </w:rPr>
        <w:t xml:space="preserve"> filled in the “Track File”</w:t>
      </w:r>
      <w:r w:rsidR="00C114B7" w:rsidRPr="005D7F72">
        <w:rPr>
          <w:rFonts w:ascii="Times New Roman" w:hAnsi="Times New Roman" w:cs="Times New Roman"/>
          <w:sz w:val="24"/>
          <w:szCs w:val="24"/>
        </w:rPr>
        <w:t xml:space="preserve"> field.</w:t>
      </w:r>
    </w:p>
    <w:p w14:paraId="780E8A6B" w14:textId="77777777" w:rsidR="009630CA" w:rsidRPr="005D7F72"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Pr="005D7F72" w:rsidRDefault="005E3808"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A459F63" w:rsidR="00322C8F" w:rsidRPr="005D7F72" w:rsidRDefault="00322C8F" w:rsidP="008B139E">
      <w:pPr>
        <w:pStyle w:val="Figures"/>
        <w:rPr>
          <w:rFonts w:cs="Times New Roman"/>
          <w:color w:val="000000" w:themeColor="text1"/>
          <w:szCs w:val="24"/>
        </w:rPr>
      </w:pPr>
      <w:bookmarkStart w:id="189" w:name="_Toc503960240"/>
      <w:bookmarkStart w:id="190" w:name="_Toc504661615"/>
      <w:bookmarkStart w:id="191" w:name="_Toc509324199"/>
      <w:r w:rsidRPr="005D7F72">
        <w:rPr>
          <w:rFonts w:cs="Times New Roman"/>
          <w:szCs w:val="24"/>
        </w:rPr>
        <w:t xml:space="preserve">Figure </w:t>
      </w:r>
      <w:r w:rsidR="00817E9E" w:rsidRPr="005D7F72">
        <w:rPr>
          <w:rFonts w:cs="Times New Roman"/>
          <w:szCs w:val="24"/>
        </w:rPr>
        <w:t>18</w:t>
      </w:r>
      <w:r w:rsidRPr="005D7F72">
        <w:rPr>
          <w:rFonts w:cs="Times New Roman"/>
          <w:szCs w:val="24"/>
        </w:rPr>
        <w:t>: Gene expression visualization demonstration</w:t>
      </w:r>
      <w:bookmarkEnd w:id="189"/>
      <w:bookmarkEnd w:id="190"/>
      <w:bookmarkEnd w:id="191"/>
    </w:p>
    <w:p w14:paraId="679A6FFA" w14:textId="77777777" w:rsidR="00322C8F" w:rsidRPr="005D7F72"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Pr="005D7F72" w:rsidRDefault="004F0CF4" w:rsidP="00CE2DA6">
      <w:pPr>
        <w:pStyle w:val="Heading2"/>
      </w:pPr>
      <w:bookmarkStart w:id="192" w:name="_Toc508398381"/>
      <w:r w:rsidRPr="005D7F72">
        <w:lastRenderedPageBreak/>
        <w:t>Comparing 2 models</w:t>
      </w:r>
      <w:bookmarkEnd w:id="192"/>
    </w:p>
    <w:p w14:paraId="6EE9D0E6" w14:textId="1281BAF6" w:rsidR="004F0CF4" w:rsidRPr="005D7F72" w:rsidRDefault="007D3815" w:rsidP="00CE2DA6">
      <w:pPr>
        <w:pStyle w:val="Heading3"/>
      </w:pPr>
      <w:bookmarkStart w:id="193" w:name="_Toc508398382"/>
      <w:r w:rsidRPr="005D7F72">
        <w:t>Purpose</w:t>
      </w:r>
      <w:bookmarkEnd w:id="193"/>
    </w:p>
    <w:p w14:paraId="653E3D74" w14:textId="7162596B" w:rsidR="006D0B0B" w:rsidRPr="005D7F72" w:rsidRDefault="00B27229"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To </w:t>
      </w:r>
      <w:r w:rsidR="00EA51FF" w:rsidRPr="005D7F72">
        <w:rPr>
          <w:rFonts w:ascii="Times New Roman" w:hAnsi="Times New Roman" w:cs="Times New Roman"/>
          <w:sz w:val="24"/>
          <w:szCs w:val="24"/>
        </w:rPr>
        <w:t xml:space="preserve">superimpose and </w:t>
      </w:r>
      <w:r w:rsidRPr="005D7F72">
        <w:rPr>
          <w:rFonts w:ascii="Times New Roman" w:hAnsi="Times New Roman" w:cs="Times New Roman"/>
          <w:sz w:val="24"/>
          <w:szCs w:val="24"/>
        </w:rPr>
        <w:t>compare two</w:t>
      </w:r>
      <w:r w:rsidR="006D0B0B" w:rsidRPr="005D7F72">
        <w:rPr>
          <w:rFonts w:ascii="Times New Roman" w:hAnsi="Times New Roman" w:cs="Times New Roman"/>
          <w:sz w:val="24"/>
          <w:szCs w:val="24"/>
        </w:rPr>
        <w:t xml:space="preserve"> 3D-models in GSS format</w:t>
      </w:r>
      <w:r w:rsidR="00715732" w:rsidRPr="005D7F72">
        <w:rPr>
          <w:rFonts w:ascii="Times New Roman" w:hAnsi="Times New Roman" w:cs="Times New Roman"/>
          <w:sz w:val="24"/>
          <w:szCs w:val="24"/>
        </w:rPr>
        <w:t>.</w:t>
      </w:r>
    </w:p>
    <w:p w14:paraId="54EA1E3B" w14:textId="11DF96F7" w:rsidR="007D3815" w:rsidRPr="005D7F72" w:rsidRDefault="007D3815" w:rsidP="00CE2DA6">
      <w:pPr>
        <w:pStyle w:val="Heading3"/>
      </w:pPr>
      <w:bookmarkStart w:id="194" w:name="_Toc508398383"/>
      <w:r w:rsidRPr="005D7F72">
        <w:t>Input</w:t>
      </w:r>
      <w:bookmarkEnd w:id="194"/>
    </w:p>
    <w:p w14:paraId="42FCB811" w14:textId="457CF6BF" w:rsidR="007B469A" w:rsidRPr="005D7F72" w:rsidRDefault="007B469A"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Two </w:t>
      </w:r>
      <w:r w:rsidR="004567F4" w:rsidRPr="005D7F72">
        <w:rPr>
          <w:rFonts w:ascii="Times New Roman" w:hAnsi="Times New Roman" w:cs="Times New Roman"/>
          <w:sz w:val="24"/>
          <w:szCs w:val="24"/>
        </w:rPr>
        <w:t xml:space="preserve">chromosome </w:t>
      </w:r>
      <w:r w:rsidRPr="005D7F72">
        <w:rPr>
          <w:rFonts w:ascii="Times New Roman" w:hAnsi="Times New Roman" w:cs="Times New Roman"/>
          <w:sz w:val="24"/>
          <w:szCs w:val="24"/>
        </w:rPr>
        <w:t>models in GSS format</w:t>
      </w:r>
      <w:r w:rsidR="004567F4" w:rsidRPr="005D7F72">
        <w:rPr>
          <w:rFonts w:ascii="Times New Roman" w:hAnsi="Times New Roman" w:cs="Times New Roman"/>
          <w:sz w:val="24"/>
          <w:szCs w:val="24"/>
        </w:rPr>
        <w:t xml:space="preserve">. </w:t>
      </w:r>
    </w:p>
    <w:p w14:paraId="3496A25D" w14:textId="621D3DFA" w:rsidR="007D3815" w:rsidRPr="005D7F72" w:rsidRDefault="007D3815" w:rsidP="00CE2DA6">
      <w:pPr>
        <w:pStyle w:val="Heading3"/>
      </w:pPr>
      <w:bookmarkStart w:id="195" w:name="_Toc508398384"/>
      <w:r w:rsidRPr="005D7F72">
        <w:t>Output</w:t>
      </w:r>
      <w:bookmarkEnd w:id="195"/>
    </w:p>
    <w:p w14:paraId="1CF9CDAE" w14:textId="6EE591C0" w:rsidR="00C67858" w:rsidRPr="005D7F72" w:rsidRDefault="0017274A"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 xml:space="preserve">The two models are scaled, superimposed and visualized. </w:t>
      </w:r>
      <w:r w:rsidR="00385053" w:rsidRPr="005D7F72">
        <w:rPr>
          <w:rFonts w:ascii="Times New Roman" w:hAnsi="Times New Roman" w:cs="Times New Roman"/>
          <w:sz w:val="24"/>
          <w:szCs w:val="24"/>
        </w:rPr>
        <w:t xml:space="preserve">Spearman’s correlation and RMSE between pairwise distances </w:t>
      </w:r>
      <w:r w:rsidR="00DF4A0F" w:rsidRPr="005D7F72">
        <w:rPr>
          <w:rFonts w:ascii="Times New Roman" w:hAnsi="Times New Roman" w:cs="Times New Roman"/>
          <w:sz w:val="24"/>
          <w:szCs w:val="24"/>
        </w:rPr>
        <w:t>of</w:t>
      </w:r>
      <w:r w:rsidR="00385053" w:rsidRPr="005D7F72">
        <w:rPr>
          <w:rFonts w:ascii="Times New Roman" w:hAnsi="Times New Roman" w:cs="Times New Roman"/>
          <w:sz w:val="24"/>
          <w:szCs w:val="24"/>
        </w:rPr>
        <w:t xml:space="preserve"> the two models are calculated.</w:t>
      </w:r>
    </w:p>
    <w:p w14:paraId="49AF38A7" w14:textId="16DF7B76" w:rsidR="007D3815" w:rsidRPr="005D7F72" w:rsidRDefault="007D3815" w:rsidP="00CE2DA6">
      <w:pPr>
        <w:pStyle w:val="Heading3"/>
      </w:pPr>
      <w:bookmarkStart w:id="196" w:name="_Toc508398385"/>
      <w:r w:rsidRPr="005D7F72">
        <w:t>Running</w:t>
      </w:r>
      <w:bookmarkEnd w:id="196"/>
    </w:p>
    <w:p w14:paraId="3A434A5A" w14:textId="093BFD1A" w:rsidR="006670F5" w:rsidRPr="005D7F72" w:rsidRDefault="006670F5"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sz w:val="24"/>
          <w:szCs w:val="24"/>
        </w:rPr>
        <w:t>Access the function from the menu toolbar: 3D-Functions/Compare Models</w:t>
      </w:r>
    </w:p>
    <w:p w14:paraId="0A8E2D17" w14:textId="4BDCE768" w:rsidR="005A79AF" w:rsidRPr="005D7F72" w:rsidRDefault="005A79AF" w:rsidP="00CA432D">
      <w:pPr>
        <w:pStyle w:val="ListParagraph"/>
        <w:spacing w:before="100" w:beforeAutospacing="1" w:after="0" w:line="360" w:lineRule="auto"/>
        <w:ind w:left="1080"/>
        <w:rPr>
          <w:rFonts w:ascii="Times New Roman" w:hAnsi="Times New Roman" w:cs="Times New Roman"/>
          <w:sz w:val="24"/>
          <w:szCs w:val="24"/>
        </w:rPr>
      </w:pPr>
      <w:r w:rsidRPr="005D7F72">
        <w:rPr>
          <w:rFonts w:ascii="Times New Roman" w:hAnsi="Times New Roman" w:cs="Times New Roman"/>
          <w:noProof/>
          <w:sz w:val="24"/>
          <w:szCs w:val="24"/>
        </w:rPr>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30AE056A" w:rsidR="00777B7B" w:rsidRPr="005D7F72" w:rsidRDefault="00777B7B" w:rsidP="008B139E">
      <w:pPr>
        <w:pStyle w:val="Figures"/>
        <w:rPr>
          <w:rFonts w:cs="Times New Roman"/>
          <w:szCs w:val="24"/>
        </w:rPr>
      </w:pPr>
      <w:bookmarkStart w:id="197" w:name="_Toc503960241"/>
      <w:bookmarkStart w:id="198" w:name="_Toc504661616"/>
      <w:bookmarkStart w:id="199" w:name="_Toc509324200"/>
      <w:r w:rsidRPr="005D7F72">
        <w:rPr>
          <w:rFonts w:cs="Times New Roman"/>
          <w:szCs w:val="24"/>
        </w:rPr>
        <w:t xml:space="preserve">Figure </w:t>
      </w:r>
      <w:r w:rsidR="00817E9E" w:rsidRPr="005D7F72">
        <w:rPr>
          <w:rFonts w:cs="Times New Roman"/>
          <w:szCs w:val="24"/>
        </w:rPr>
        <w:t>19</w:t>
      </w:r>
      <w:r w:rsidRPr="005D7F72">
        <w:rPr>
          <w:rFonts w:cs="Times New Roman"/>
          <w:szCs w:val="24"/>
        </w:rPr>
        <w:t>: Comparing two constructed models</w:t>
      </w:r>
      <w:bookmarkEnd w:id="197"/>
      <w:bookmarkEnd w:id="198"/>
      <w:bookmarkEnd w:id="199"/>
    </w:p>
    <w:p w14:paraId="37C8AF4B" w14:textId="15DBAC55" w:rsidR="00777B7B" w:rsidRPr="005D7F72" w:rsidRDefault="00777B7B" w:rsidP="008B139E">
      <w:pPr>
        <w:pStyle w:val="Figures"/>
        <w:rPr>
          <w:rFonts w:cs="Times New Roman"/>
          <w:i/>
          <w:color w:val="000000" w:themeColor="text1"/>
          <w:szCs w:val="24"/>
        </w:rPr>
      </w:pPr>
    </w:p>
    <w:p w14:paraId="74A661A9" w14:textId="77777777" w:rsidR="00777B7B" w:rsidRPr="005D7F72"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5D7F72" w:rsidSect="00265D11">
      <w:footerReference w:type="default" r:id="rId84"/>
      <w:pgSz w:w="12240" w:h="15840"/>
      <w:pgMar w:top="1440" w:right="90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Julia Wopata" w:date="2018-04-06T11:32:00Z" w:initials="JW">
    <w:p w14:paraId="36073A0B" w14:textId="22DADADF" w:rsidR="00A22B88" w:rsidRDefault="00A22B88">
      <w:pPr>
        <w:pStyle w:val="CommentText"/>
      </w:pPr>
      <w:r>
        <w:rPr>
          <w:rStyle w:val="CommentReference"/>
        </w:rPr>
        <w:annotationRef/>
      </w:r>
      <w:r>
        <w:t>Can you make this sentence a little more specific? Maybe specify which file.</w:t>
      </w:r>
    </w:p>
  </w:comment>
  <w:comment w:id="15" w:author="Julia Wopata" w:date="2018-04-06T11:32:00Z" w:initials="JW">
    <w:p w14:paraId="0C22F3BE" w14:textId="41EBB769" w:rsidR="00A22B88" w:rsidRDefault="00A22B88">
      <w:pPr>
        <w:pStyle w:val="CommentText"/>
      </w:pPr>
      <w:r>
        <w:rPr>
          <w:rStyle w:val="CommentReference"/>
        </w:rPr>
        <w:annotationRef/>
      </w:r>
      <w:r>
        <w:t>For example,</w:t>
      </w:r>
    </w:p>
  </w:comment>
  <w:comment w:id="27" w:author="Julia Wopata" w:date="2018-04-06T11:27:00Z" w:initials="JW">
    <w:p w14:paraId="03532523" w14:textId="516D50C5" w:rsidR="00A22B88" w:rsidRDefault="00A22B88">
      <w:pPr>
        <w:pStyle w:val="CommentText"/>
      </w:pPr>
      <w:r>
        <w:rPr>
          <w:rStyle w:val="CommentReference"/>
        </w:rPr>
        <w:annotationRef/>
      </w:r>
      <w:r>
        <w:t>generate</w:t>
      </w:r>
    </w:p>
  </w:comment>
  <w:comment w:id="28" w:author="Julia Wopata" w:date="2018-04-06T11:33:00Z" w:initials="JW">
    <w:p w14:paraId="72A86665" w14:textId="77777777" w:rsidR="00A22B88" w:rsidRDefault="00A22B88">
      <w:pPr>
        <w:pStyle w:val="CommentText"/>
      </w:pPr>
      <w:r>
        <w:rPr>
          <w:rStyle w:val="CommentReference"/>
        </w:rPr>
        <w:annotationRef/>
      </w:r>
      <w:r>
        <w:t xml:space="preserve">I think this sentence needs to be changed. </w:t>
      </w:r>
    </w:p>
    <w:p w14:paraId="1244D22F" w14:textId="77777777" w:rsidR="00A22B88" w:rsidRDefault="00A22B88">
      <w:pPr>
        <w:pStyle w:val="CommentText"/>
      </w:pPr>
    </w:p>
    <w:p w14:paraId="3D35EEB3" w14:textId="728F3D7D" w:rsidR="00A22B88" w:rsidRDefault="00A22B88">
      <w:pPr>
        <w:pStyle w:val="CommentText"/>
      </w:pPr>
      <w:r>
        <w:t>Using these tools together allows you to get ***???** alignments in SAM format.</w:t>
      </w:r>
    </w:p>
  </w:comment>
  <w:comment w:id="45" w:author="Julia Wopata" w:date="2018-04-06T11:38:00Z" w:initials="JW">
    <w:p w14:paraId="5848A271" w14:textId="758339D6" w:rsidR="00F9182B" w:rsidRDefault="00F9182B">
      <w:pPr>
        <w:pStyle w:val="CommentText"/>
      </w:pPr>
      <w:r>
        <w:rPr>
          <w:rStyle w:val="CommentReference"/>
        </w:rPr>
        <w:annotationRef/>
      </w:r>
      <w:r>
        <w:t>I have the same question about the structure of this sentence as bef</w:t>
      </w:r>
      <w:r w:rsidR="00405DC6">
        <w:t>ore.</w:t>
      </w:r>
    </w:p>
  </w:comment>
  <w:comment w:id="46" w:author="Julia Wopata" w:date="2018-04-06T11:40:00Z" w:initials="JW">
    <w:p w14:paraId="4212F274" w14:textId="76D0CE29" w:rsidR="00C677F5" w:rsidRDefault="00C677F5">
      <w:pPr>
        <w:pStyle w:val="CommentText"/>
      </w:pPr>
      <w:r>
        <w:rPr>
          <w:rStyle w:val="CommentReference"/>
        </w:rPr>
        <w:annotationRef/>
      </w:r>
      <w:r>
        <w:t>It is suggested to change this from “low quality” to “low-quality”</w:t>
      </w:r>
    </w:p>
  </w:comment>
  <w:comment w:id="61" w:author="Julia Wopata" w:date="2018-04-06T11:42:00Z" w:initials="JW">
    <w:p w14:paraId="748B46D1" w14:textId="4A323E41" w:rsidR="00B23495" w:rsidRDefault="00B23495">
      <w:pPr>
        <w:pStyle w:val="CommentText"/>
      </w:pPr>
      <w:r>
        <w:rPr>
          <w:rStyle w:val="CommentReference"/>
        </w:rPr>
        <w:annotationRef/>
      </w:r>
      <w:r>
        <w:t>Same question on this sentence.</w:t>
      </w:r>
    </w:p>
  </w:comment>
  <w:comment w:id="68" w:author="Julia Wopata" w:date="2018-04-06T11:43:00Z" w:initials="JW">
    <w:p w14:paraId="63840199" w14:textId="77777777" w:rsidR="00A9019D" w:rsidRDefault="00A9019D">
      <w:pPr>
        <w:pStyle w:val="CommentText"/>
      </w:pPr>
      <w:r>
        <w:rPr>
          <w:rStyle w:val="CommentReference"/>
        </w:rPr>
        <w:annotationRef/>
      </w:r>
      <w:r>
        <w:t>Earlier you wrote “A medium input file format with 11 columns…”</w:t>
      </w:r>
    </w:p>
    <w:p w14:paraId="03CC9268" w14:textId="77777777" w:rsidR="004C3ED1" w:rsidRDefault="004C3ED1">
      <w:pPr>
        <w:pStyle w:val="CommentText"/>
      </w:pPr>
      <w:r>
        <w:t>This was in section 1.5.5</w:t>
      </w:r>
    </w:p>
    <w:p w14:paraId="1584A841" w14:textId="3D1C6E67" w:rsidR="004C3ED1" w:rsidRDefault="004C3ED1">
      <w:pPr>
        <w:pStyle w:val="CommentText"/>
      </w:pPr>
      <w:r>
        <w:t>I’m not sure if these files you’re talking about are similar, but I noticed a difference. If anything, M in medium should be lowercase I think.</w:t>
      </w:r>
    </w:p>
  </w:comment>
  <w:comment w:id="74" w:author="Julia Wopata" w:date="2018-04-06T11:47:00Z" w:initials="JW">
    <w:p w14:paraId="54721789" w14:textId="77777777" w:rsidR="009B5CF8" w:rsidRDefault="009B5CF8">
      <w:pPr>
        <w:pStyle w:val="CommentText"/>
      </w:pPr>
      <w:r>
        <w:rPr>
          <w:rStyle w:val="CommentReference"/>
        </w:rPr>
        <w:annotationRef/>
      </w:r>
      <w:r w:rsidR="000D57E2">
        <w:t>Might change this to simply,</w:t>
      </w:r>
    </w:p>
    <w:p w14:paraId="1EA0A2AC" w14:textId="77777777" w:rsidR="000D57E2" w:rsidRDefault="000D57E2">
      <w:pPr>
        <w:pStyle w:val="CommentText"/>
      </w:pPr>
    </w:p>
    <w:p w14:paraId="23790D63" w14:textId="77777777" w:rsidR="000D57E2" w:rsidRDefault="000D57E2">
      <w:pPr>
        <w:pStyle w:val="CommentText"/>
      </w:pPr>
      <w:r>
        <w:t>Select the tool which was used to generate the reference genome index.</w:t>
      </w:r>
    </w:p>
    <w:p w14:paraId="765DB79E" w14:textId="77777777" w:rsidR="000D57E2" w:rsidRDefault="000D57E2">
      <w:pPr>
        <w:pStyle w:val="CommentText"/>
      </w:pPr>
    </w:p>
    <w:p w14:paraId="22AE717A" w14:textId="77777777" w:rsidR="000D57E2" w:rsidRDefault="000D57E2">
      <w:pPr>
        <w:pStyle w:val="CommentText"/>
      </w:pPr>
      <w:r>
        <w:t xml:space="preserve">Saying “only” could imply that you could choose multiple tools. </w:t>
      </w:r>
    </w:p>
    <w:p w14:paraId="67240A63" w14:textId="77777777" w:rsidR="000D57E2" w:rsidRDefault="000D57E2">
      <w:pPr>
        <w:pStyle w:val="CommentText"/>
      </w:pPr>
    </w:p>
    <w:p w14:paraId="6048938E" w14:textId="5DE3E5FE" w:rsidR="000D57E2" w:rsidRDefault="000D57E2">
      <w:pPr>
        <w:pStyle w:val="CommentText"/>
      </w:pPr>
      <w:r>
        <w:t>Regardless, need to lowercase I in Index, M in Map, and change generated to generate</w:t>
      </w:r>
    </w:p>
  </w:comment>
  <w:comment w:id="111" w:author="Julia Wopata" w:date="2018-04-06T11:57:00Z" w:initials="JW">
    <w:p w14:paraId="68F98984" w14:textId="7E47095A" w:rsidR="00C16EB5" w:rsidRDefault="00C16EB5">
      <w:pPr>
        <w:pStyle w:val="CommentText"/>
      </w:pPr>
      <w:r>
        <w:rPr>
          <w:rStyle w:val="CommentReference"/>
        </w:rPr>
        <w:annotationRef/>
      </w:r>
      <w:r>
        <w:t>I don’t think Heatmap needs to have a capital H</w:t>
      </w:r>
    </w:p>
  </w:comment>
  <w:comment w:id="117" w:author="Julia Wopata" w:date="2018-04-06T11:58:00Z" w:initials="JW">
    <w:p w14:paraId="55356422" w14:textId="4563A0BD" w:rsidR="00E949CC" w:rsidRDefault="00E949CC">
      <w:pPr>
        <w:pStyle w:val="CommentText"/>
      </w:pPr>
      <w:r>
        <w:rPr>
          <w:rStyle w:val="CommentReference"/>
        </w:rPr>
        <w:annotationRef/>
      </w:r>
      <w:r>
        <w:t>If you change the H above, change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6073A0B" w15:done="0"/>
  <w15:commentEx w15:paraId="0C22F3BE" w15:done="0"/>
  <w15:commentEx w15:paraId="03532523" w15:done="0"/>
  <w15:commentEx w15:paraId="3D35EEB3" w15:done="0"/>
  <w15:commentEx w15:paraId="5848A271" w15:done="0"/>
  <w15:commentEx w15:paraId="4212F274" w15:done="0"/>
  <w15:commentEx w15:paraId="748B46D1" w15:done="0"/>
  <w15:commentEx w15:paraId="1584A841" w15:done="0"/>
  <w15:commentEx w15:paraId="6048938E" w15:done="0"/>
  <w15:commentEx w15:paraId="68F98984" w15:done="0"/>
  <w15:commentEx w15:paraId="553564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073A0B" w16cid:durableId="1E71D962"/>
  <w16cid:commentId w16cid:paraId="0C22F3BE" w16cid:durableId="1E71D93D"/>
  <w16cid:commentId w16cid:paraId="03532523" w16cid:durableId="1E71D809"/>
  <w16cid:commentId w16cid:paraId="3D35EEB3" w16cid:durableId="1E71D9A6"/>
  <w16cid:commentId w16cid:paraId="5848A271" w16cid:durableId="1E71DACE"/>
  <w16cid:commentId w16cid:paraId="4212F274" w16cid:durableId="1E71DB1E"/>
  <w16cid:commentId w16cid:paraId="748B46D1" w16cid:durableId="1E71DBA2"/>
  <w16cid:commentId w16cid:paraId="1584A841" w16cid:durableId="1E71DBF3"/>
  <w16cid:commentId w16cid:paraId="6048938E" w16cid:durableId="1E71DCE5"/>
  <w16cid:commentId w16cid:paraId="68F98984" w16cid:durableId="1E71DF28"/>
  <w16cid:commentId w16cid:paraId="55356422" w16cid:durableId="1E71D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9D24C" w14:textId="77777777" w:rsidR="0015002D" w:rsidRDefault="0015002D" w:rsidP="009369A0">
      <w:pPr>
        <w:spacing w:after="0" w:line="240" w:lineRule="auto"/>
      </w:pPr>
      <w:r>
        <w:separator/>
      </w:r>
    </w:p>
  </w:endnote>
  <w:endnote w:type="continuationSeparator" w:id="0">
    <w:p w14:paraId="0F56BC34" w14:textId="77777777" w:rsidR="0015002D" w:rsidRDefault="0015002D"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903662"/>
      <w:docPartObj>
        <w:docPartGallery w:val="Page Numbers (Bottom of Page)"/>
        <w:docPartUnique/>
      </w:docPartObj>
    </w:sdtPr>
    <w:sdtEndPr>
      <w:rPr>
        <w:color w:val="7F7F7F" w:themeColor="background1" w:themeShade="7F"/>
        <w:spacing w:val="60"/>
      </w:rPr>
    </w:sdtEndPr>
    <w:sdtContent>
      <w:p w14:paraId="109BD48A" w14:textId="13A32092" w:rsidR="00A22B88" w:rsidRDefault="00A22B8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22</w:t>
        </w:r>
        <w:r>
          <w:rPr>
            <w:noProof/>
          </w:rPr>
          <w:fldChar w:fldCharType="end"/>
        </w:r>
        <w:r>
          <w:t xml:space="preserve"> | </w:t>
        </w:r>
        <w:r>
          <w:rPr>
            <w:color w:val="7F7F7F" w:themeColor="background1" w:themeShade="7F"/>
            <w:spacing w:val="60"/>
          </w:rPr>
          <w:t>Page</w:t>
        </w:r>
      </w:p>
    </w:sdtContent>
  </w:sdt>
  <w:p w14:paraId="72FA53E5" w14:textId="77777777" w:rsidR="00A22B88" w:rsidRDefault="00A22B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CF7DA" w14:textId="77777777" w:rsidR="0015002D" w:rsidRDefault="0015002D" w:rsidP="009369A0">
      <w:pPr>
        <w:spacing w:after="0" w:line="240" w:lineRule="auto"/>
      </w:pPr>
      <w:r>
        <w:separator/>
      </w:r>
    </w:p>
  </w:footnote>
  <w:footnote w:type="continuationSeparator" w:id="0">
    <w:p w14:paraId="2C15003E" w14:textId="77777777" w:rsidR="0015002D" w:rsidRDefault="0015002D"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E2674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85FF4"/>
    <w:multiLevelType w:val="hybridMultilevel"/>
    <w:tmpl w:val="CC2EAE7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74E30"/>
    <w:multiLevelType w:val="hybridMultilevel"/>
    <w:tmpl w:val="FE86FAEE"/>
    <w:lvl w:ilvl="0" w:tplc="F0D01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85CDE"/>
    <w:multiLevelType w:val="hybridMultilevel"/>
    <w:tmpl w:val="04046D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805D8"/>
    <w:multiLevelType w:val="hybridMultilevel"/>
    <w:tmpl w:val="AAAC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1F18CA"/>
    <w:multiLevelType w:val="hybridMultilevel"/>
    <w:tmpl w:val="796C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40019C"/>
    <w:multiLevelType w:val="hybridMultilevel"/>
    <w:tmpl w:val="FEEEB80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306E39EF"/>
    <w:multiLevelType w:val="hybridMultilevel"/>
    <w:tmpl w:val="881E6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B23C2C"/>
    <w:multiLevelType w:val="hybridMultilevel"/>
    <w:tmpl w:val="35880CFC"/>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35681EA5"/>
    <w:multiLevelType w:val="hybridMultilevel"/>
    <w:tmpl w:val="77FE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ADF3C69"/>
    <w:multiLevelType w:val="hybridMultilevel"/>
    <w:tmpl w:val="90CECD22"/>
    <w:lvl w:ilvl="0" w:tplc="16B20F3C">
      <w:start w:val="1"/>
      <w:numFmt w:val="lowerLetter"/>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C41060"/>
    <w:multiLevelType w:val="hybridMultilevel"/>
    <w:tmpl w:val="BB2ACDCE"/>
    <w:lvl w:ilvl="0" w:tplc="04090015">
      <w:start w:val="1"/>
      <w:numFmt w:val="upperLetter"/>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CD53E4C"/>
    <w:multiLevelType w:val="hybridMultilevel"/>
    <w:tmpl w:val="77E895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54CE1D31"/>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82823"/>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7"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8" w15:restartNumberingAfterBreak="0">
    <w:nsid w:val="65566359"/>
    <w:multiLevelType w:val="hybridMultilevel"/>
    <w:tmpl w:val="18CA6D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7D3125"/>
    <w:multiLevelType w:val="hybridMultilevel"/>
    <w:tmpl w:val="0E40F444"/>
    <w:lvl w:ilvl="0" w:tplc="7F80F76E">
      <w:start w:val="1"/>
      <w:numFmt w:val="decimal"/>
      <w:lvlText w:val="%1."/>
      <w:lvlJc w:val="left"/>
      <w:pPr>
        <w:ind w:left="720" w:hanging="360"/>
      </w:pPr>
      <w:rPr>
        <w:rFonts w:hint="default"/>
      </w:rPr>
    </w:lvl>
    <w:lvl w:ilvl="1" w:tplc="1C788FA0">
      <w:start w:val="1"/>
      <w:numFmt w:val="lowerLetter"/>
      <w:lvlText w:val="%2)"/>
      <w:lvlJc w:val="left"/>
      <w:pPr>
        <w:ind w:left="1440" w:hanging="360"/>
      </w:pPr>
      <w:rPr>
        <w:b/>
      </w:rPr>
    </w:lvl>
    <w:lvl w:ilvl="2" w:tplc="13AE4E8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1"/>
  </w:num>
  <w:num w:numId="2">
    <w:abstractNumId w:val="21"/>
  </w:num>
  <w:num w:numId="3">
    <w:abstractNumId w:val="32"/>
  </w:num>
  <w:num w:numId="4">
    <w:abstractNumId w:val="11"/>
  </w:num>
  <w:num w:numId="5">
    <w:abstractNumId w:val="10"/>
  </w:num>
  <w:num w:numId="6">
    <w:abstractNumId w:val="19"/>
  </w:num>
  <w:num w:numId="7">
    <w:abstractNumId w:val="2"/>
  </w:num>
  <w:num w:numId="8">
    <w:abstractNumId w:val="1"/>
  </w:num>
  <w:num w:numId="9">
    <w:abstractNumId w:val="9"/>
  </w:num>
  <w:num w:numId="10">
    <w:abstractNumId w:val="0"/>
  </w:num>
  <w:num w:numId="11">
    <w:abstractNumId w:val="34"/>
  </w:num>
  <w:num w:numId="12">
    <w:abstractNumId w:val="16"/>
  </w:num>
  <w:num w:numId="13">
    <w:abstractNumId w:val="20"/>
  </w:num>
  <w:num w:numId="14">
    <w:abstractNumId w:val="27"/>
  </w:num>
  <w:num w:numId="15">
    <w:abstractNumId w:val="6"/>
  </w:num>
  <w:num w:numId="16">
    <w:abstractNumId w:val="33"/>
  </w:num>
  <w:num w:numId="17">
    <w:abstractNumId w:val="26"/>
  </w:num>
  <w:num w:numId="18">
    <w:abstractNumId w:val="29"/>
  </w:num>
  <w:num w:numId="19">
    <w:abstractNumId w:val="30"/>
  </w:num>
  <w:num w:numId="20">
    <w:abstractNumId w:val="4"/>
  </w:num>
  <w:num w:numId="21">
    <w:abstractNumId w:val="22"/>
  </w:num>
  <w:num w:numId="22">
    <w:abstractNumId w:val="25"/>
  </w:num>
  <w:num w:numId="23">
    <w:abstractNumId w:val="24"/>
  </w:num>
  <w:num w:numId="24">
    <w:abstractNumId w:val="8"/>
  </w:num>
  <w:num w:numId="25">
    <w:abstractNumId w:val="14"/>
  </w:num>
  <w:num w:numId="26">
    <w:abstractNumId w:val="12"/>
  </w:num>
  <w:num w:numId="27">
    <w:abstractNumId w:val="5"/>
  </w:num>
  <w:num w:numId="28">
    <w:abstractNumId w:val="7"/>
  </w:num>
  <w:num w:numId="29">
    <w:abstractNumId w:val="3"/>
  </w:num>
  <w:num w:numId="30">
    <w:abstractNumId w:val="23"/>
  </w:num>
  <w:num w:numId="31">
    <w:abstractNumId w:val="17"/>
  </w:num>
  <w:num w:numId="32">
    <w:abstractNumId w:val="13"/>
  </w:num>
  <w:num w:numId="33">
    <w:abstractNumId w:val="18"/>
  </w:num>
  <w:num w:numId="34">
    <w:abstractNumId w:val="15"/>
  </w:num>
  <w:num w:numId="35">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 Wopata">
    <w15:presenceInfo w15:providerId="Windows Live" w15:userId="c7d0a0361245df1d"/>
  </w15:person>
  <w15:person w15:author="oeow39">
    <w15:presenceInfo w15:providerId="None" w15:userId="oeow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755"/>
    <w:rsid w:val="00000A1C"/>
    <w:rsid w:val="00007B5F"/>
    <w:rsid w:val="00010BAB"/>
    <w:rsid w:val="00016120"/>
    <w:rsid w:val="00016AC3"/>
    <w:rsid w:val="00016F9D"/>
    <w:rsid w:val="00017C15"/>
    <w:rsid w:val="000221E8"/>
    <w:rsid w:val="00022D2A"/>
    <w:rsid w:val="00023ED0"/>
    <w:rsid w:val="000268AA"/>
    <w:rsid w:val="000275F4"/>
    <w:rsid w:val="00030298"/>
    <w:rsid w:val="00030E69"/>
    <w:rsid w:val="00033C59"/>
    <w:rsid w:val="000359B0"/>
    <w:rsid w:val="00040D62"/>
    <w:rsid w:val="00041C71"/>
    <w:rsid w:val="00044C79"/>
    <w:rsid w:val="00047668"/>
    <w:rsid w:val="00053748"/>
    <w:rsid w:val="000555A9"/>
    <w:rsid w:val="00056EBB"/>
    <w:rsid w:val="0006003B"/>
    <w:rsid w:val="000615C5"/>
    <w:rsid w:val="00061F71"/>
    <w:rsid w:val="0006432D"/>
    <w:rsid w:val="00065D20"/>
    <w:rsid w:val="00065E1A"/>
    <w:rsid w:val="00067396"/>
    <w:rsid w:val="00070748"/>
    <w:rsid w:val="00072EA2"/>
    <w:rsid w:val="00086CB6"/>
    <w:rsid w:val="00086D07"/>
    <w:rsid w:val="00090408"/>
    <w:rsid w:val="0009445C"/>
    <w:rsid w:val="000A1339"/>
    <w:rsid w:val="000A25A4"/>
    <w:rsid w:val="000A3168"/>
    <w:rsid w:val="000A3B10"/>
    <w:rsid w:val="000A5288"/>
    <w:rsid w:val="000A70E6"/>
    <w:rsid w:val="000C170E"/>
    <w:rsid w:val="000C7F8F"/>
    <w:rsid w:val="000D0FB8"/>
    <w:rsid w:val="000D1CC2"/>
    <w:rsid w:val="000D25C5"/>
    <w:rsid w:val="000D2CEB"/>
    <w:rsid w:val="000D57E2"/>
    <w:rsid w:val="000D684C"/>
    <w:rsid w:val="000F3304"/>
    <w:rsid w:val="000F3A7D"/>
    <w:rsid w:val="000F47DC"/>
    <w:rsid w:val="000F6321"/>
    <w:rsid w:val="000F79FE"/>
    <w:rsid w:val="001002E7"/>
    <w:rsid w:val="00101320"/>
    <w:rsid w:val="0010278C"/>
    <w:rsid w:val="0010328B"/>
    <w:rsid w:val="001056E1"/>
    <w:rsid w:val="0011488A"/>
    <w:rsid w:val="00117F8A"/>
    <w:rsid w:val="001208B0"/>
    <w:rsid w:val="001246CF"/>
    <w:rsid w:val="00124BA8"/>
    <w:rsid w:val="00124D3C"/>
    <w:rsid w:val="001269AF"/>
    <w:rsid w:val="00130921"/>
    <w:rsid w:val="00132A1F"/>
    <w:rsid w:val="00132FBA"/>
    <w:rsid w:val="00134296"/>
    <w:rsid w:val="00136B69"/>
    <w:rsid w:val="00146BB2"/>
    <w:rsid w:val="00146DDF"/>
    <w:rsid w:val="00147611"/>
    <w:rsid w:val="001478F5"/>
    <w:rsid w:val="0015002D"/>
    <w:rsid w:val="001575F5"/>
    <w:rsid w:val="00161A85"/>
    <w:rsid w:val="00163CE1"/>
    <w:rsid w:val="00163E3E"/>
    <w:rsid w:val="0016663E"/>
    <w:rsid w:val="00167CB5"/>
    <w:rsid w:val="001720B7"/>
    <w:rsid w:val="0017274A"/>
    <w:rsid w:val="001731DB"/>
    <w:rsid w:val="001742D8"/>
    <w:rsid w:val="00181A83"/>
    <w:rsid w:val="00182221"/>
    <w:rsid w:val="001829DE"/>
    <w:rsid w:val="00186DDA"/>
    <w:rsid w:val="001934F7"/>
    <w:rsid w:val="00196661"/>
    <w:rsid w:val="001A6B02"/>
    <w:rsid w:val="001C060B"/>
    <w:rsid w:val="001C1605"/>
    <w:rsid w:val="001C199D"/>
    <w:rsid w:val="001C1C68"/>
    <w:rsid w:val="001C227D"/>
    <w:rsid w:val="001C7A4C"/>
    <w:rsid w:val="001D0935"/>
    <w:rsid w:val="001D4CC1"/>
    <w:rsid w:val="001D577F"/>
    <w:rsid w:val="001D5D50"/>
    <w:rsid w:val="001D6DC9"/>
    <w:rsid w:val="001E10B1"/>
    <w:rsid w:val="001E3C7E"/>
    <w:rsid w:val="001E6D58"/>
    <w:rsid w:val="001F4B6C"/>
    <w:rsid w:val="001F57D5"/>
    <w:rsid w:val="00202598"/>
    <w:rsid w:val="00204BFD"/>
    <w:rsid w:val="002102D8"/>
    <w:rsid w:val="00210779"/>
    <w:rsid w:val="00213F8D"/>
    <w:rsid w:val="00217168"/>
    <w:rsid w:val="002178A6"/>
    <w:rsid w:val="002221BB"/>
    <w:rsid w:val="00226106"/>
    <w:rsid w:val="00227AF0"/>
    <w:rsid w:val="0023610B"/>
    <w:rsid w:val="002428AA"/>
    <w:rsid w:val="002431C7"/>
    <w:rsid w:val="00243285"/>
    <w:rsid w:val="002451AC"/>
    <w:rsid w:val="00252649"/>
    <w:rsid w:val="0025744B"/>
    <w:rsid w:val="00260D45"/>
    <w:rsid w:val="002619D7"/>
    <w:rsid w:val="002633D8"/>
    <w:rsid w:val="00265D11"/>
    <w:rsid w:val="00267D87"/>
    <w:rsid w:val="00270915"/>
    <w:rsid w:val="002724DF"/>
    <w:rsid w:val="00274674"/>
    <w:rsid w:val="00275D5A"/>
    <w:rsid w:val="00276015"/>
    <w:rsid w:val="00276B5A"/>
    <w:rsid w:val="002815BB"/>
    <w:rsid w:val="00282479"/>
    <w:rsid w:val="00283A1E"/>
    <w:rsid w:val="002840FA"/>
    <w:rsid w:val="0028605E"/>
    <w:rsid w:val="0028647F"/>
    <w:rsid w:val="0028738F"/>
    <w:rsid w:val="002903B6"/>
    <w:rsid w:val="002A041D"/>
    <w:rsid w:val="002A07F3"/>
    <w:rsid w:val="002B03D7"/>
    <w:rsid w:val="002B291E"/>
    <w:rsid w:val="002B2CA6"/>
    <w:rsid w:val="002B3C0F"/>
    <w:rsid w:val="002B3F6B"/>
    <w:rsid w:val="002B5060"/>
    <w:rsid w:val="002B72E2"/>
    <w:rsid w:val="002C1BBB"/>
    <w:rsid w:val="002C4089"/>
    <w:rsid w:val="002C461E"/>
    <w:rsid w:val="002C5B79"/>
    <w:rsid w:val="002C6306"/>
    <w:rsid w:val="002D056C"/>
    <w:rsid w:val="002D3D55"/>
    <w:rsid w:val="002D3E41"/>
    <w:rsid w:val="002D70D5"/>
    <w:rsid w:val="002E0AB9"/>
    <w:rsid w:val="002E26C0"/>
    <w:rsid w:val="002F3F00"/>
    <w:rsid w:val="002F7F77"/>
    <w:rsid w:val="00302E9F"/>
    <w:rsid w:val="00305F4D"/>
    <w:rsid w:val="00306561"/>
    <w:rsid w:val="00310218"/>
    <w:rsid w:val="0031124A"/>
    <w:rsid w:val="00313B2E"/>
    <w:rsid w:val="0031520D"/>
    <w:rsid w:val="0031636F"/>
    <w:rsid w:val="003173EA"/>
    <w:rsid w:val="00322707"/>
    <w:rsid w:val="00322C8F"/>
    <w:rsid w:val="00323753"/>
    <w:rsid w:val="00325D4F"/>
    <w:rsid w:val="00326738"/>
    <w:rsid w:val="003304A5"/>
    <w:rsid w:val="00331CC2"/>
    <w:rsid w:val="00340BA3"/>
    <w:rsid w:val="00342146"/>
    <w:rsid w:val="003446A1"/>
    <w:rsid w:val="00344BE3"/>
    <w:rsid w:val="003467B9"/>
    <w:rsid w:val="00351FCA"/>
    <w:rsid w:val="00352867"/>
    <w:rsid w:val="00353542"/>
    <w:rsid w:val="00355F17"/>
    <w:rsid w:val="00364508"/>
    <w:rsid w:val="00365167"/>
    <w:rsid w:val="003656A3"/>
    <w:rsid w:val="003661E0"/>
    <w:rsid w:val="0036660F"/>
    <w:rsid w:val="00366BE4"/>
    <w:rsid w:val="00366F14"/>
    <w:rsid w:val="0036790F"/>
    <w:rsid w:val="00367A92"/>
    <w:rsid w:val="00374037"/>
    <w:rsid w:val="00374888"/>
    <w:rsid w:val="00376220"/>
    <w:rsid w:val="00377023"/>
    <w:rsid w:val="00382DA9"/>
    <w:rsid w:val="00383906"/>
    <w:rsid w:val="00384805"/>
    <w:rsid w:val="0038482C"/>
    <w:rsid w:val="00385053"/>
    <w:rsid w:val="00390C19"/>
    <w:rsid w:val="00391695"/>
    <w:rsid w:val="00393B83"/>
    <w:rsid w:val="003940A5"/>
    <w:rsid w:val="0039571A"/>
    <w:rsid w:val="003A05B1"/>
    <w:rsid w:val="003A206D"/>
    <w:rsid w:val="003A50B2"/>
    <w:rsid w:val="003A678E"/>
    <w:rsid w:val="003B238F"/>
    <w:rsid w:val="003B72F5"/>
    <w:rsid w:val="003B7A2C"/>
    <w:rsid w:val="003C1CA8"/>
    <w:rsid w:val="003C2894"/>
    <w:rsid w:val="003C29ED"/>
    <w:rsid w:val="003D075B"/>
    <w:rsid w:val="003D0F5F"/>
    <w:rsid w:val="003D3AF7"/>
    <w:rsid w:val="003D3F21"/>
    <w:rsid w:val="003E12CB"/>
    <w:rsid w:val="003E378C"/>
    <w:rsid w:val="003E51AE"/>
    <w:rsid w:val="003E5E1B"/>
    <w:rsid w:val="003F38E5"/>
    <w:rsid w:val="003F3B2C"/>
    <w:rsid w:val="00400DAA"/>
    <w:rsid w:val="00404EE3"/>
    <w:rsid w:val="00405DC6"/>
    <w:rsid w:val="004114C8"/>
    <w:rsid w:val="00413FD8"/>
    <w:rsid w:val="00415DC5"/>
    <w:rsid w:val="00415FA0"/>
    <w:rsid w:val="0041713B"/>
    <w:rsid w:val="00431A7E"/>
    <w:rsid w:val="004350E1"/>
    <w:rsid w:val="00436DD2"/>
    <w:rsid w:val="00442BD4"/>
    <w:rsid w:val="00445751"/>
    <w:rsid w:val="00446449"/>
    <w:rsid w:val="0044671A"/>
    <w:rsid w:val="00450372"/>
    <w:rsid w:val="00450922"/>
    <w:rsid w:val="004520E8"/>
    <w:rsid w:val="004523CF"/>
    <w:rsid w:val="004567F4"/>
    <w:rsid w:val="0046467F"/>
    <w:rsid w:val="00464976"/>
    <w:rsid w:val="004668BA"/>
    <w:rsid w:val="0047125A"/>
    <w:rsid w:val="0047179A"/>
    <w:rsid w:val="00475429"/>
    <w:rsid w:val="0047590C"/>
    <w:rsid w:val="00475BC2"/>
    <w:rsid w:val="00475D90"/>
    <w:rsid w:val="004802D3"/>
    <w:rsid w:val="00481345"/>
    <w:rsid w:val="0048484C"/>
    <w:rsid w:val="004862ED"/>
    <w:rsid w:val="004868A4"/>
    <w:rsid w:val="00496E18"/>
    <w:rsid w:val="004A1391"/>
    <w:rsid w:val="004A4B49"/>
    <w:rsid w:val="004B24B6"/>
    <w:rsid w:val="004B5D0C"/>
    <w:rsid w:val="004B6C26"/>
    <w:rsid w:val="004C0641"/>
    <w:rsid w:val="004C0AA7"/>
    <w:rsid w:val="004C29C5"/>
    <w:rsid w:val="004C3D21"/>
    <w:rsid w:val="004C3ED1"/>
    <w:rsid w:val="004C468F"/>
    <w:rsid w:val="004C5139"/>
    <w:rsid w:val="004C768B"/>
    <w:rsid w:val="004D0BC7"/>
    <w:rsid w:val="004D2692"/>
    <w:rsid w:val="004D28DB"/>
    <w:rsid w:val="004D4755"/>
    <w:rsid w:val="004D4C84"/>
    <w:rsid w:val="004D6B18"/>
    <w:rsid w:val="004E12DF"/>
    <w:rsid w:val="004E7478"/>
    <w:rsid w:val="004F0CF4"/>
    <w:rsid w:val="004F406D"/>
    <w:rsid w:val="004F59A2"/>
    <w:rsid w:val="004F6854"/>
    <w:rsid w:val="00504896"/>
    <w:rsid w:val="0050557F"/>
    <w:rsid w:val="00507ED5"/>
    <w:rsid w:val="0051045C"/>
    <w:rsid w:val="005111AD"/>
    <w:rsid w:val="00511357"/>
    <w:rsid w:val="00512C04"/>
    <w:rsid w:val="0051317A"/>
    <w:rsid w:val="0051428A"/>
    <w:rsid w:val="00516B81"/>
    <w:rsid w:val="00516F47"/>
    <w:rsid w:val="005175F2"/>
    <w:rsid w:val="00523646"/>
    <w:rsid w:val="00523F0B"/>
    <w:rsid w:val="005308BB"/>
    <w:rsid w:val="00535A11"/>
    <w:rsid w:val="00535B40"/>
    <w:rsid w:val="0054020A"/>
    <w:rsid w:val="00547092"/>
    <w:rsid w:val="005473AA"/>
    <w:rsid w:val="00550F40"/>
    <w:rsid w:val="00552566"/>
    <w:rsid w:val="00562653"/>
    <w:rsid w:val="00564C74"/>
    <w:rsid w:val="00565B36"/>
    <w:rsid w:val="005663AB"/>
    <w:rsid w:val="00566B4F"/>
    <w:rsid w:val="005715FA"/>
    <w:rsid w:val="005723FF"/>
    <w:rsid w:val="00575681"/>
    <w:rsid w:val="00580B79"/>
    <w:rsid w:val="00580D4F"/>
    <w:rsid w:val="005834BD"/>
    <w:rsid w:val="00583A8B"/>
    <w:rsid w:val="00584FC8"/>
    <w:rsid w:val="00587AA5"/>
    <w:rsid w:val="005963B8"/>
    <w:rsid w:val="00596F1C"/>
    <w:rsid w:val="00597E84"/>
    <w:rsid w:val="005A22B5"/>
    <w:rsid w:val="005A2362"/>
    <w:rsid w:val="005A79AF"/>
    <w:rsid w:val="005B2928"/>
    <w:rsid w:val="005C1F01"/>
    <w:rsid w:val="005C40D3"/>
    <w:rsid w:val="005C5F3F"/>
    <w:rsid w:val="005D507D"/>
    <w:rsid w:val="005D67C6"/>
    <w:rsid w:val="005D7F72"/>
    <w:rsid w:val="005E0B57"/>
    <w:rsid w:val="005E3808"/>
    <w:rsid w:val="005E75DE"/>
    <w:rsid w:val="005F58E5"/>
    <w:rsid w:val="005F692A"/>
    <w:rsid w:val="0060049B"/>
    <w:rsid w:val="00601FCD"/>
    <w:rsid w:val="006024A9"/>
    <w:rsid w:val="006031CF"/>
    <w:rsid w:val="006064AC"/>
    <w:rsid w:val="00607610"/>
    <w:rsid w:val="006149B1"/>
    <w:rsid w:val="00631DE4"/>
    <w:rsid w:val="006321D4"/>
    <w:rsid w:val="006358B0"/>
    <w:rsid w:val="006364A6"/>
    <w:rsid w:val="006417D7"/>
    <w:rsid w:val="00642589"/>
    <w:rsid w:val="0064285B"/>
    <w:rsid w:val="0064650B"/>
    <w:rsid w:val="00651EDE"/>
    <w:rsid w:val="0065504F"/>
    <w:rsid w:val="006561F8"/>
    <w:rsid w:val="00660168"/>
    <w:rsid w:val="006608F4"/>
    <w:rsid w:val="00660C02"/>
    <w:rsid w:val="00660D4D"/>
    <w:rsid w:val="006619F8"/>
    <w:rsid w:val="00661F21"/>
    <w:rsid w:val="006670F5"/>
    <w:rsid w:val="0066735C"/>
    <w:rsid w:val="00671167"/>
    <w:rsid w:val="0067140B"/>
    <w:rsid w:val="006725C3"/>
    <w:rsid w:val="006736A1"/>
    <w:rsid w:val="006770C8"/>
    <w:rsid w:val="00683041"/>
    <w:rsid w:val="0068338B"/>
    <w:rsid w:val="006851CE"/>
    <w:rsid w:val="006857B3"/>
    <w:rsid w:val="00691E96"/>
    <w:rsid w:val="006971EC"/>
    <w:rsid w:val="006A0074"/>
    <w:rsid w:val="006A0E0C"/>
    <w:rsid w:val="006A2BC1"/>
    <w:rsid w:val="006A6A7A"/>
    <w:rsid w:val="006A7894"/>
    <w:rsid w:val="006B185D"/>
    <w:rsid w:val="006B2914"/>
    <w:rsid w:val="006B3775"/>
    <w:rsid w:val="006B57DF"/>
    <w:rsid w:val="006C08EA"/>
    <w:rsid w:val="006C4ABB"/>
    <w:rsid w:val="006C6123"/>
    <w:rsid w:val="006D0B0B"/>
    <w:rsid w:val="006D33E7"/>
    <w:rsid w:val="006D67DE"/>
    <w:rsid w:val="006D6C7F"/>
    <w:rsid w:val="006E0478"/>
    <w:rsid w:val="006E04A5"/>
    <w:rsid w:val="006F01F2"/>
    <w:rsid w:val="006F2A0C"/>
    <w:rsid w:val="006F4E47"/>
    <w:rsid w:val="00701E2E"/>
    <w:rsid w:val="00701E4A"/>
    <w:rsid w:val="00710E33"/>
    <w:rsid w:val="00713F11"/>
    <w:rsid w:val="00715732"/>
    <w:rsid w:val="0071702C"/>
    <w:rsid w:val="007210FA"/>
    <w:rsid w:val="00725825"/>
    <w:rsid w:val="007263E5"/>
    <w:rsid w:val="00733B79"/>
    <w:rsid w:val="007347DD"/>
    <w:rsid w:val="0073542E"/>
    <w:rsid w:val="007359E1"/>
    <w:rsid w:val="007409A8"/>
    <w:rsid w:val="00740E50"/>
    <w:rsid w:val="00744FB1"/>
    <w:rsid w:val="00747A04"/>
    <w:rsid w:val="00757E45"/>
    <w:rsid w:val="00764783"/>
    <w:rsid w:val="007671FB"/>
    <w:rsid w:val="0077480E"/>
    <w:rsid w:val="00774E89"/>
    <w:rsid w:val="0077516F"/>
    <w:rsid w:val="00777B7B"/>
    <w:rsid w:val="0078065A"/>
    <w:rsid w:val="007832D8"/>
    <w:rsid w:val="007839C9"/>
    <w:rsid w:val="00785738"/>
    <w:rsid w:val="0078707C"/>
    <w:rsid w:val="007877B0"/>
    <w:rsid w:val="007906A8"/>
    <w:rsid w:val="00792DA4"/>
    <w:rsid w:val="00793469"/>
    <w:rsid w:val="007A104E"/>
    <w:rsid w:val="007A48D1"/>
    <w:rsid w:val="007A675D"/>
    <w:rsid w:val="007A7352"/>
    <w:rsid w:val="007B469A"/>
    <w:rsid w:val="007B4FA9"/>
    <w:rsid w:val="007B71F5"/>
    <w:rsid w:val="007B735F"/>
    <w:rsid w:val="007B763D"/>
    <w:rsid w:val="007C026D"/>
    <w:rsid w:val="007C469F"/>
    <w:rsid w:val="007C64DD"/>
    <w:rsid w:val="007C7D5E"/>
    <w:rsid w:val="007D3815"/>
    <w:rsid w:val="007E02E3"/>
    <w:rsid w:val="007E0D6E"/>
    <w:rsid w:val="007E1BB0"/>
    <w:rsid w:val="007E48BE"/>
    <w:rsid w:val="007E6D44"/>
    <w:rsid w:val="007E7DE7"/>
    <w:rsid w:val="007F2938"/>
    <w:rsid w:val="007F2D81"/>
    <w:rsid w:val="007F4786"/>
    <w:rsid w:val="007F70E5"/>
    <w:rsid w:val="007F7B98"/>
    <w:rsid w:val="008019A3"/>
    <w:rsid w:val="00801AA3"/>
    <w:rsid w:val="00803018"/>
    <w:rsid w:val="008031E7"/>
    <w:rsid w:val="00807E1C"/>
    <w:rsid w:val="00807F7C"/>
    <w:rsid w:val="00810B91"/>
    <w:rsid w:val="00811294"/>
    <w:rsid w:val="00815084"/>
    <w:rsid w:val="00815206"/>
    <w:rsid w:val="00817143"/>
    <w:rsid w:val="00817E9E"/>
    <w:rsid w:val="00820261"/>
    <w:rsid w:val="0082223A"/>
    <w:rsid w:val="00822408"/>
    <w:rsid w:val="00823104"/>
    <w:rsid w:val="0082319A"/>
    <w:rsid w:val="00825282"/>
    <w:rsid w:val="0082676A"/>
    <w:rsid w:val="00831158"/>
    <w:rsid w:val="00831AB2"/>
    <w:rsid w:val="0083336A"/>
    <w:rsid w:val="00834BB8"/>
    <w:rsid w:val="00835785"/>
    <w:rsid w:val="00840A25"/>
    <w:rsid w:val="008412CD"/>
    <w:rsid w:val="008428CA"/>
    <w:rsid w:val="00844F1E"/>
    <w:rsid w:val="00850468"/>
    <w:rsid w:val="00856D0F"/>
    <w:rsid w:val="008635B5"/>
    <w:rsid w:val="00863D9E"/>
    <w:rsid w:val="008640ED"/>
    <w:rsid w:val="00865FA5"/>
    <w:rsid w:val="008665ED"/>
    <w:rsid w:val="00866986"/>
    <w:rsid w:val="00872388"/>
    <w:rsid w:val="008752A1"/>
    <w:rsid w:val="00883D90"/>
    <w:rsid w:val="0088622D"/>
    <w:rsid w:val="00887391"/>
    <w:rsid w:val="00887AD5"/>
    <w:rsid w:val="00890060"/>
    <w:rsid w:val="008966CE"/>
    <w:rsid w:val="0089695F"/>
    <w:rsid w:val="008A2FB5"/>
    <w:rsid w:val="008A7C41"/>
    <w:rsid w:val="008B139E"/>
    <w:rsid w:val="008B35D4"/>
    <w:rsid w:val="008B3BAA"/>
    <w:rsid w:val="008B78C0"/>
    <w:rsid w:val="008C29A1"/>
    <w:rsid w:val="008C4553"/>
    <w:rsid w:val="008C488F"/>
    <w:rsid w:val="008D62C7"/>
    <w:rsid w:val="008E033A"/>
    <w:rsid w:val="008E0A58"/>
    <w:rsid w:val="008F27B5"/>
    <w:rsid w:val="00901FE4"/>
    <w:rsid w:val="009043BC"/>
    <w:rsid w:val="00905525"/>
    <w:rsid w:val="009056D4"/>
    <w:rsid w:val="00906099"/>
    <w:rsid w:val="009123AE"/>
    <w:rsid w:val="0091270E"/>
    <w:rsid w:val="00912D1A"/>
    <w:rsid w:val="00914757"/>
    <w:rsid w:val="009154C9"/>
    <w:rsid w:val="00915C3F"/>
    <w:rsid w:val="0091784E"/>
    <w:rsid w:val="00932C82"/>
    <w:rsid w:val="009369A0"/>
    <w:rsid w:val="00937AC0"/>
    <w:rsid w:val="0094057D"/>
    <w:rsid w:val="00941A94"/>
    <w:rsid w:val="009423AD"/>
    <w:rsid w:val="0094343A"/>
    <w:rsid w:val="0094425A"/>
    <w:rsid w:val="00944A39"/>
    <w:rsid w:val="00947519"/>
    <w:rsid w:val="00947B58"/>
    <w:rsid w:val="00947C8E"/>
    <w:rsid w:val="009516C3"/>
    <w:rsid w:val="00953E8F"/>
    <w:rsid w:val="009571E0"/>
    <w:rsid w:val="00960372"/>
    <w:rsid w:val="009630CA"/>
    <w:rsid w:val="0096360A"/>
    <w:rsid w:val="00967435"/>
    <w:rsid w:val="009713FD"/>
    <w:rsid w:val="00971585"/>
    <w:rsid w:val="00971FCD"/>
    <w:rsid w:val="0097327D"/>
    <w:rsid w:val="00975C2B"/>
    <w:rsid w:val="009811F1"/>
    <w:rsid w:val="00984BF5"/>
    <w:rsid w:val="00990785"/>
    <w:rsid w:val="00992B2C"/>
    <w:rsid w:val="00993AD6"/>
    <w:rsid w:val="0099505D"/>
    <w:rsid w:val="00996812"/>
    <w:rsid w:val="00996B2C"/>
    <w:rsid w:val="00996F01"/>
    <w:rsid w:val="009A019C"/>
    <w:rsid w:val="009A0AD5"/>
    <w:rsid w:val="009A13E4"/>
    <w:rsid w:val="009A640D"/>
    <w:rsid w:val="009B5CF8"/>
    <w:rsid w:val="009B739A"/>
    <w:rsid w:val="009C08ED"/>
    <w:rsid w:val="009C3B50"/>
    <w:rsid w:val="009C4C30"/>
    <w:rsid w:val="009C56C5"/>
    <w:rsid w:val="009C731C"/>
    <w:rsid w:val="009D03B9"/>
    <w:rsid w:val="009E386B"/>
    <w:rsid w:val="009E7154"/>
    <w:rsid w:val="00A0179E"/>
    <w:rsid w:val="00A02C04"/>
    <w:rsid w:val="00A05BF5"/>
    <w:rsid w:val="00A07343"/>
    <w:rsid w:val="00A10D8F"/>
    <w:rsid w:val="00A12A83"/>
    <w:rsid w:val="00A15B37"/>
    <w:rsid w:val="00A165AF"/>
    <w:rsid w:val="00A21609"/>
    <w:rsid w:val="00A22B88"/>
    <w:rsid w:val="00A24D80"/>
    <w:rsid w:val="00A26E43"/>
    <w:rsid w:val="00A33008"/>
    <w:rsid w:val="00A35910"/>
    <w:rsid w:val="00A3610C"/>
    <w:rsid w:val="00A36B0C"/>
    <w:rsid w:val="00A36FB8"/>
    <w:rsid w:val="00A403CE"/>
    <w:rsid w:val="00A4133C"/>
    <w:rsid w:val="00A43525"/>
    <w:rsid w:val="00A438B0"/>
    <w:rsid w:val="00A45E1E"/>
    <w:rsid w:val="00A45F6C"/>
    <w:rsid w:val="00A4775C"/>
    <w:rsid w:val="00A51C45"/>
    <w:rsid w:val="00A55E0D"/>
    <w:rsid w:val="00A564D5"/>
    <w:rsid w:val="00A648F2"/>
    <w:rsid w:val="00A67471"/>
    <w:rsid w:val="00A74817"/>
    <w:rsid w:val="00A82344"/>
    <w:rsid w:val="00A83C0D"/>
    <w:rsid w:val="00A8720D"/>
    <w:rsid w:val="00A9019D"/>
    <w:rsid w:val="00A903A4"/>
    <w:rsid w:val="00A967A9"/>
    <w:rsid w:val="00AA45DE"/>
    <w:rsid w:val="00AA4A7E"/>
    <w:rsid w:val="00AA7FF1"/>
    <w:rsid w:val="00AB4BDB"/>
    <w:rsid w:val="00AB6875"/>
    <w:rsid w:val="00AB799A"/>
    <w:rsid w:val="00AC7E08"/>
    <w:rsid w:val="00AD1E05"/>
    <w:rsid w:val="00AD3010"/>
    <w:rsid w:val="00AD7511"/>
    <w:rsid w:val="00AE0DA0"/>
    <w:rsid w:val="00AE13AB"/>
    <w:rsid w:val="00AE13E9"/>
    <w:rsid w:val="00AE62F5"/>
    <w:rsid w:val="00AE7B47"/>
    <w:rsid w:val="00AF2C15"/>
    <w:rsid w:val="00AF50B3"/>
    <w:rsid w:val="00B05928"/>
    <w:rsid w:val="00B0724A"/>
    <w:rsid w:val="00B151FC"/>
    <w:rsid w:val="00B20D36"/>
    <w:rsid w:val="00B23495"/>
    <w:rsid w:val="00B248B2"/>
    <w:rsid w:val="00B264D3"/>
    <w:rsid w:val="00B27229"/>
    <w:rsid w:val="00B30A0B"/>
    <w:rsid w:val="00B31E17"/>
    <w:rsid w:val="00B31E48"/>
    <w:rsid w:val="00B337A7"/>
    <w:rsid w:val="00B4027A"/>
    <w:rsid w:val="00B46B7B"/>
    <w:rsid w:val="00B5048F"/>
    <w:rsid w:val="00B5467A"/>
    <w:rsid w:val="00B54877"/>
    <w:rsid w:val="00B549E4"/>
    <w:rsid w:val="00B55E9F"/>
    <w:rsid w:val="00B56ED2"/>
    <w:rsid w:val="00B57424"/>
    <w:rsid w:val="00B61C43"/>
    <w:rsid w:val="00B621FF"/>
    <w:rsid w:val="00B623AC"/>
    <w:rsid w:val="00B62C9D"/>
    <w:rsid w:val="00B635B7"/>
    <w:rsid w:val="00B70AB7"/>
    <w:rsid w:val="00B72118"/>
    <w:rsid w:val="00B73205"/>
    <w:rsid w:val="00B75C37"/>
    <w:rsid w:val="00B76EAC"/>
    <w:rsid w:val="00B81A10"/>
    <w:rsid w:val="00B84520"/>
    <w:rsid w:val="00B848CD"/>
    <w:rsid w:val="00B84B8D"/>
    <w:rsid w:val="00B86A22"/>
    <w:rsid w:val="00B924F1"/>
    <w:rsid w:val="00B9385D"/>
    <w:rsid w:val="00B93906"/>
    <w:rsid w:val="00BA04B0"/>
    <w:rsid w:val="00BA7000"/>
    <w:rsid w:val="00BB1E70"/>
    <w:rsid w:val="00BB5670"/>
    <w:rsid w:val="00BB5A08"/>
    <w:rsid w:val="00BB6EF3"/>
    <w:rsid w:val="00BC1E0C"/>
    <w:rsid w:val="00BD08B1"/>
    <w:rsid w:val="00BD256E"/>
    <w:rsid w:val="00BD2643"/>
    <w:rsid w:val="00BD3536"/>
    <w:rsid w:val="00BE14D4"/>
    <w:rsid w:val="00BE203F"/>
    <w:rsid w:val="00BE256F"/>
    <w:rsid w:val="00BE358E"/>
    <w:rsid w:val="00BF511D"/>
    <w:rsid w:val="00C0074B"/>
    <w:rsid w:val="00C018F9"/>
    <w:rsid w:val="00C035CA"/>
    <w:rsid w:val="00C114B7"/>
    <w:rsid w:val="00C16094"/>
    <w:rsid w:val="00C16EB5"/>
    <w:rsid w:val="00C1719D"/>
    <w:rsid w:val="00C17820"/>
    <w:rsid w:val="00C17870"/>
    <w:rsid w:val="00C235FC"/>
    <w:rsid w:val="00C27996"/>
    <w:rsid w:val="00C34AB8"/>
    <w:rsid w:val="00C41C12"/>
    <w:rsid w:val="00C43099"/>
    <w:rsid w:val="00C4378D"/>
    <w:rsid w:val="00C458C9"/>
    <w:rsid w:val="00C545D7"/>
    <w:rsid w:val="00C54E18"/>
    <w:rsid w:val="00C56B44"/>
    <w:rsid w:val="00C6251F"/>
    <w:rsid w:val="00C634D1"/>
    <w:rsid w:val="00C66F3F"/>
    <w:rsid w:val="00C677F5"/>
    <w:rsid w:val="00C67858"/>
    <w:rsid w:val="00C6787F"/>
    <w:rsid w:val="00C719E2"/>
    <w:rsid w:val="00C74A20"/>
    <w:rsid w:val="00C75546"/>
    <w:rsid w:val="00C76895"/>
    <w:rsid w:val="00C830CB"/>
    <w:rsid w:val="00C90C81"/>
    <w:rsid w:val="00C9719D"/>
    <w:rsid w:val="00CA3C98"/>
    <w:rsid w:val="00CA3DD0"/>
    <w:rsid w:val="00CA4173"/>
    <w:rsid w:val="00CA432D"/>
    <w:rsid w:val="00CA665C"/>
    <w:rsid w:val="00CB36BB"/>
    <w:rsid w:val="00CB3EFF"/>
    <w:rsid w:val="00CB6079"/>
    <w:rsid w:val="00CC0FCB"/>
    <w:rsid w:val="00CD08B1"/>
    <w:rsid w:val="00CD0D00"/>
    <w:rsid w:val="00CD4557"/>
    <w:rsid w:val="00CE0914"/>
    <w:rsid w:val="00CE1558"/>
    <w:rsid w:val="00CE2DA6"/>
    <w:rsid w:val="00CE2F0D"/>
    <w:rsid w:val="00CE4473"/>
    <w:rsid w:val="00CE4F37"/>
    <w:rsid w:val="00CE624D"/>
    <w:rsid w:val="00CE6898"/>
    <w:rsid w:val="00CE7834"/>
    <w:rsid w:val="00CF0B07"/>
    <w:rsid w:val="00CF6E70"/>
    <w:rsid w:val="00CF7870"/>
    <w:rsid w:val="00CF78DD"/>
    <w:rsid w:val="00D01A89"/>
    <w:rsid w:val="00D01AE4"/>
    <w:rsid w:val="00D02D4E"/>
    <w:rsid w:val="00D06ABA"/>
    <w:rsid w:val="00D1079A"/>
    <w:rsid w:val="00D116D4"/>
    <w:rsid w:val="00D11C24"/>
    <w:rsid w:val="00D21897"/>
    <w:rsid w:val="00D23B23"/>
    <w:rsid w:val="00D252F8"/>
    <w:rsid w:val="00D307A3"/>
    <w:rsid w:val="00D3288B"/>
    <w:rsid w:val="00D41937"/>
    <w:rsid w:val="00D47230"/>
    <w:rsid w:val="00D543C6"/>
    <w:rsid w:val="00D54B91"/>
    <w:rsid w:val="00D57259"/>
    <w:rsid w:val="00D61A83"/>
    <w:rsid w:val="00D62790"/>
    <w:rsid w:val="00D631B1"/>
    <w:rsid w:val="00D66CD1"/>
    <w:rsid w:val="00D67F8A"/>
    <w:rsid w:val="00D71B12"/>
    <w:rsid w:val="00D7454C"/>
    <w:rsid w:val="00D74EAC"/>
    <w:rsid w:val="00D7604C"/>
    <w:rsid w:val="00D8063A"/>
    <w:rsid w:val="00D817D8"/>
    <w:rsid w:val="00D823EE"/>
    <w:rsid w:val="00D85409"/>
    <w:rsid w:val="00D85811"/>
    <w:rsid w:val="00D872FE"/>
    <w:rsid w:val="00D87368"/>
    <w:rsid w:val="00D9159B"/>
    <w:rsid w:val="00DA477B"/>
    <w:rsid w:val="00DA4FCB"/>
    <w:rsid w:val="00DB0295"/>
    <w:rsid w:val="00DB075B"/>
    <w:rsid w:val="00DB18CD"/>
    <w:rsid w:val="00DB5A77"/>
    <w:rsid w:val="00DB67F2"/>
    <w:rsid w:val="00DB7E3E"/>
    <w:rsid w:val="00DC08BE"/>
    <w:rsid w:val="00DC452D"/>
    <w:rsid w:val="00DC490F"/>
    <w:rsid w:val="00DC74C8"/>
    <w:rsid w:val="00DD71B3"/>
    <w:rsid w:val="00DD7992"/>
    <w:rsid w:val="00DE0102"/>
    <w:rsid w:val="00DE2FE9"/>
    <w:rsid w:val="00DE5C5E"/>
    <w:rsid w:val="00DE7202"/>
    <w:rsid w:val="00DF0719"/>
    <w:rsid w:val="00DF4A0F"/>
    <w:rsid w:val="00DF5171"/>
    <w:rsid w:val="00DF5189"/>
    <w:rsid w:val="00DF5BBB"/>
    <w:rsid w:val="00DF5F8D"/>
    <w:rsid w:val="00DF6EA1"/>
    <w:rsid w:val="00E12232"/>
    <w:rsid w:val="00E17507"/>
    <w:rsid w:val="00E23A6A"/>
    <w:rsid w:val="00E27269"/>
    <w:rsid w:val="00E32589"/>
    <w:rsid w:val="00E37820"/>
    <w:rsid w:val="00E42080"/>
    <w:rsid w:val="00E462BC"/>
    <w:rsid w:val="00E5113A"/>
    <w:rsid w:val="00E514DB"/>
    <w:rsid w:val="00E52C0B"/>
    <w:rsid w:val="00E54B3D"/>
    <w:rsid w:val="00E5689F"/>
    <w:rsid w:val="00E56AF0"/>
    <w:rsid w:val="00E56C56"/>
    <w:rsid w:val="00E60C04"/>
    <w:rsid w:val="00E65500"/>
    <w:rsid w:val="00E655CA"/>
    <w:rsid w:val="00E65A06"/>
    <w:rsid w:val="00E65A24"/>
    <w:rsid w:val="00E65C62"/>
    <w:rsid w:val="00E66C57"/>
    <w:rsid w:val="00E6780D"/>
    <w:rsid w:val="00E70ADC"/>
    <w:rsid w:val="00E72B0F"/>
    <w:rsid w:val="00E7316D"/>
    <w:rsid w:val="00E73E96"/>
    <w:rsid w:val="00E82DE4"/>
    <w:rsid w:val="00E82F68"/>
    <w:rsid w:val="00E83880"/>
    <w:rsid w:val="00E8588D"/>
    <w:rsid w:val="00E8632B"/>
    <w:rsid w:val="00E86778"/>
    <w:rsid w:val="00E86DA3"/>
    <w:rsid w:val="00E90B46"/>
    <w:rsid w:val="00E916B2"/>
    <w:rsid w:val="00E949CC"/>
    <w:rsid w:val="00E94D6F"/>
    <w:rsid w:val="00EA0605"/>
    <w:rsid w:val="00EA45A0"/>
    <w:rsid w:val="00EA4A77"/>
    <w:rsid w:val="00EA51FF"/>
    <w:rsid w:val="00EA6F5A"/>
    <w:rsid w:val="00EA772A"/>
    <w:rsid w:val="00EB7567"/>
    <w:rsid w:val="00EC141E"/>
    <w:rsid w:val="00EC3879"/>
    <w:rsid w:val="00EC589B"/>
    <w:rsid w:val="00EC7E0A"/>
    <w:rsid w:val="00ED0C8D"/>
    <w:rsid w:val="00ED2D95"/>
    <w:rsid w:val="00ED4D7A"/>
    <w:rsid w:val="00ED5EC9"/>
    <w:rsid w:val="00EE01C7"/>
    <w:rsid w:val="00EE1253"/>
    <w:rsid w:val="00EE1703"/>
    <w:rsid w:val="00EE1C2F"/>
    <w:rsid w:val="00EE3FC9"/>
    <w:rsid w:val="00EE5B6B"/>
    <w:rsid w:val="00EF02C4"/>
    <w:rsid w:val="00EF24B1"/>
    <w:rsid w:val="00EF6A85"/>
    <w:rsid w:val="00EF6C20"/>
    <w:rsid w:val="00EF7571"/>
    <w:rsid w:val="00F00C27"/>
    <w:rsid w:val="00F03944"/>
    <w:rsid w:val="00F05920"/>
    <w:rsid w:val="00F067B5"/>
    <w:rsid w:val="00F1355D"/>
    <w:rsid w:val="00F1599E"/>
    <w:rsid w:val="00F15F34"/>
    <w:rsid w:val="00F17822"/>
    <w:rsid w:val="00F2034E"/>
    <w:rsid w:val="00F237A6"/>
    <w:rsid w:val="00F23888"/>
    <w:rsid w:val="00F341FA"/>
    <w:rsid w:val="00F36377"/>
    <w:rsid w:val="00F47E11"/>
    <w:rsid w:val="00F51579"/>
    <w:rsid w:val="00F54DD6"/>
    <w:rsid w:val="00F5502A"/>
    <w:rsid w:val="00F6013D"/>
    <w:rsid w:val="00F60C4D"/>
    <w:rsid w:val="00F613A6"/>
    <w:rsid w:val="00F632A4"/>
    <w:rsid w:val="00F67092"/>
    <w:rsid w:val="00F67660"/>
    <w:rsid w:val="00F7343F"/>
    <w:rsid w:val="00F77BD8"/>
    <w:rsid w:val="00F8052E"/>
    <w:rsid w:val="00F9182B"/>
    <w:rsid w:val="00F94583"/>
    <w:rsid w:val="00F9526F"/>
    <w:rsid w:val="00FA322B"/>
    <w:rsid w:val="00FA4F9E"/>
    <w:rsid w:val="00FA766B"/>
    <w:rsid w:val="00FB100D"/>
    <w:rsid w:val="00FB115B"/>
    <w:rsid w:val="00FB49FE"/>
    <w:rsid w:val="00FB4E7E"/>
    <w:rsid w:val="00FB7F8E"/>
    <w:rsid w:val="00FC107A"/>
    <w:rsid w:val="00FC2E20"/>
    <w:rsid w:val="00FC774F"/>
    <w:rsid w:val="00FD2B5A"/>
    <w:rsid w:val="00FE0189"/>
    <w:rsid w:val="00FE1BC1"/>
    <w:rsid w:val="00FF213D"/>
    <w:rsid w:val="00FF32EF"/>
    <w:rsid w:val="00FF4AA6"/>
    <w:rsid w:val="00FF6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49B1"/>
  </w:style>
  <w:style w:type="paragraph" w:styleId="Heading1">
    <w:name w:val="heading 1"/>
    <w:basedOn w:val="Normal"/>
    <w:next w:val="Normal"/>
    <w:link w:val="Heading1Char"/>
    <w:uiPriority w:val="9"/>
    <w:qFormat/>
    <w:rsid w:val="00E7316D"/>
    <w:pPr>
      <w:numPr>
        <w:numId w:val="29"/>
      </w:numPr>
      <w:outlineLvl w:val="0"/>
    </w:pPr>
    <w:rPr>
      <w:rFonts w:ascii="Times New Roman" w:hAnsi="Times New Roman" w:cs="Times New Roman"/>
      <w:b/>
      <w:sz w:val="28"/>
      <w:szCs w:val="28"/>
    </w:rPr>
  </w:style>
  <w:style w:type="paragraph" w:styleId="Heading2">
    <w:name w:val="heading 2"/>
    <w:basedOn w:val="ListParagraph"/>
    <w:link w:val="Heading2Char"/>
    <w:uiPriority w:val="9"/>
    <w:qFormat/>
    <w:rsid w:val="008B78C0"/>
    <w:pPr>
      <w:numPr>
        <w:ilvl w:val="1"/>
        <w:numId w:val="29"/>
      </w:numPr>
      <w:spacing w:before="100" w:beforeAutospacing="1" w:after="0"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8B78C0"/>
    <w:pPr>
      <w:numPr>
        <w:ilvl w:val="2"/>
        <w:numId w:val="29"/>
      </w:numPr>
      <w:spacing w:before="100" w:beforeAutospacing="1" w:after="0"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3E12CB"/>
    <w:pPr>
      <w:numPr>
        <w:ilvl w:val="3"/>
        <w:numId w:val="29"/>
      </w:numPr>
      <w:spacing w:before="100" w:beforeAutospacing="1" w:after="0" w:line="360" w:lineRule="auto"/>
      <w:outlineLvl w:val="3"/>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5E75DE"/>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75DE"/>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75DE"/>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75D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75D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6D"/>
    <w:rPr>
      <w:rFonts w:ascii="Times New Roman" w:hAnsi="Times New Roman" w:cs="Times New Roman"/>
      <w:b/>
      <w:sz w:val="28"/>
      <w:szCs w:val="28"/>
    </w:rPr>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8B78C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8B78C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3E12CB"/>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5E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75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paragraph" w:styleId="TOCHeading">
    <w:name w:val="TOC Heading"/>
    <w:basedOn w:val="Heading1"/>
    <w:next w:val="Normal"/>
    <w:uiPriority w:val="39"/>
    <w:unhideWhenUsed/>
    <w:qFormat/>
    <w:rsid w:val="00701E2E"/>
    <w:pPr>
      <w:numPr>
        <w:numId w:val="0"/>
      </w:numPr>
      <w:outlineLvl w:val="9"/>
    </w:pPr>
  </w:style>
  <w:style w:type="paragraph" w:styleId="TOC1">
    <w:name w:val="toc 1"/>
    <w:basedOn w:val="Normal"/>
    <w:next w:val="Normal"/>
    <w:autoRedefine/>
    <w:uiPriority w:val="39"/>
    <w:unhideWhenUsed/>
    <w:rsid w:val="008B139E"/>
    <w:pPr>
      <w:spacing w:after="100"/>
    </w:pPr>
    <w:rPr>
      <w:rFonts w:ascii="Times New Roman" w:hAnsi="Times New Roman"/>
    </w:rPr>
  </w:style>
  <w:style w:type="paragraph" w:styleId="TOC2">
    <w:name w:val="toc 2"/>
    <w:basedOn w:val="Normal"/>
    <w:next w:val="Normal"/>
    <w:autoRedefine/>
    <w:uiPriority w:val="39"/>
    <w:unhideWhenUsed/>
    <w:rsid w:val="00C75546"/>
    <w:pPr>
      <w:spacing w:after="100"/>
      <w:ind w:left="220"/>
    </w:pPr>
    <w:rPr>
      <w:rFonts w:ascii="Times New Roman" w:hAnsi="Times New Roman"/>
    </w:r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 w:type="paragraph" w:customStyle="1" w:styleId="Default">
    <w:name w:val="Default"/>
    <w:qFormat/>
    <w:rsid w:val="002E0AB9"/>
    <w:pPr>
      <w:suppressAutoHyphens/>
      <w:spacing w:after="0" w:line="480" w:lineRule="auto"/>
    </w:pPr>
    <w:rPr>
      <w:rFonts w:ascii="Times New Roman" w:eastAsia="Times New Roman" w:hAnsi="Times New Roman" w:cs="Times New Roman"/>
      <w:kern w:val="1"/>
      <w:sz w:val="24"/>
      <w:szCs w:val="24"/>
      <w:lang w:val="en-GB" w:eastAsia="ar-SA"/>
    </w:rPr>
  </w:style>
  <w:style w:type="character" w:styleId="Strong">
    <w:name w:val="Strong"/>
    <w:basedOn w:val="DefaultParagraphFont"/>
    <w:uiPriority w:val="22"/>
    <w:qFormat/>
    <w:rsid w:val="00E7316D"/>
    <w:rPr>
      <w:b/>
      <w:bCs/>
    </w:rPr>
  </w:style>
  <w:style w:type="paragraph" w:styleId="TOC3">
    <w:name w:val="toc 3"/>
    <w:basedOn w:val="Normal"/>
    <w:next w:val="Normal"/>
    <w:autoRedefine/>
    <w:uiPriority w:val="39"/>
    <w:unhideWhenUsed/>
    <w:rsid w:val="00C75546"/>
    <w:pPr>
      <w:spacing w:after="100"/>
      <w:ind w:left="440"/>
    </w:pPr>
    <w:rPr>
      <w:rFonts w:ascii="Times New Roman" w:hAnsi="Times New Roman"/>
    </w:rPr>
  </w:style>
  <w:style w:type="paragraph" w:styleId="TOC4">
    <w:name w:val="toc 4"/>
    <w:basedOn w:val="Normal"/>
    <w:next w:val="Normal"/>
    <w:autoRedefine/>
    <w:uiPriority w:val="39"/>
    <w:unhideWhenUsed/>
    <w:rsid w:val="00C75546"/>
    <w:pPr>
      <w:spacing w:after="100"/>
      <w:ind w:left="660"/>
    </w:pPr>
    <w:rPr>
      <w:rFonts w:ascii="Times New Roman" w:eastAsiaTheme="minorEastAsia" w:hAnsi="Times New Roman"/>
    </w:rPr>
  </w:style>
  <w:style w:type="paragraph" w:styleId="TOC5">
    <w:name w:val="toc 5"/>
    <w:basedOn w:val="Normal"/>
    <w:next w:val="Normal"/>
    <w:autoRedefine/>
    <w:uiPriority w:val="39"/>
    <w:unhideWhenUsed/>
    <w:rsid w:val="00C75546"/>
    <w:pPr>
      <w:spacing w:after="100"/>
      <w:ind w:left="880"/>
    </w:pPr>
    <w:rPr>
      <w:rFonts w:ascii="Times New Roman" w:eastAsiaTheme="minorEastAsia" w:hAnsi="Times New Roman"/>
    </w:rPr>
  </w:style>
  <w:style w:type="paragraph" w:styleId="TOC6">
    <w:name w:val="toc 6"/>
    <w:basedOn w:val="Normal"/>
    <w:next w:val="Normal"/>
    <w:autoRedefine/>
    <w:uiPriority w:val="39"/>
    <w:unhideWhenUsed/>
    <w:rsid w:val="00C75546"/>
    <w:pPr>
      <w:spacing w:after="100"/>
      <w:ind w:left="1100"/>
    </w:pPr>
    <w:rPr>
      <w:rFonts w:ascii="Times New Roman" w:eastAsiaTheme="minorEastAsia" w:hAnsi="Times New Roman"/>
    </w:rPr>
  </w:style>
  <w:style w:type="paragraph" w:styleId="TOC7">
    <w:name w:val="toc 7"/>
    <w:basedOn w:val="Normal"/>
    <w:next w:val="Normal"/>
    <w:autoRedefine/>
    <w:uiPriority w:val="39"/>
    <w:unhideWhenUsed/>
    <w:rsid w:val="00C75546"/>
    <w:pPr>
      <w:spacing w:after="100"/>
      <w:ind w:left="1320"/>
    </w:pPr>
    <w:rPr>
      <w:rFonts w:ascii="Times New Roman" w:eastAsiaTheme="minorEastAsia" w:hAnsi="Times New Roman"/>
    </w:rPr>
  </w:style>
  <w:style w:type="paragraph" w:styleId="TOC8">
    <w:name w:val="toc 8"/>
    <w:basedOn w:val="Normal"/>
    <w:next w:val="Normal"/>
    <w:autoRedefine/>
    <w:uiPriority w:val="39"/>
    <w:unhideWhenUsed/>
    <w:rsid w:val="00C75546"/>
    <w:pPr>
      <w:spacing w:after="100"/>
      <w:ind w:left="1540"/>
    </w:pPr>
    <w:rPr>
      <w:rFonts w:ascii="Times New Roman" w:eastAsiaTheme="minorEastAsia" w:hAnsi="Times New Roman"/>
    </w:rPr>
  </w:style>
  <w:style w:type="paragraph" w:styleId="TOC9">
    <w:name w:val="toc 9"/>
    <w:basedOn w:val="Normal"/>
    <w:next w:val="Normal"/>
    <w:autoRedefine/>
    <w:uiPriority w:val="39"/>
    <w:unhideWhenUsed/>
    <w:rsid w:val="00C75546"/>
    <w:pPr>
      <w:spacing w:after="100"/>
      <w:ind w:left="1760"/>
    </w:pPr>
    <w:rPr>
      <w:rFonts w:ascii="Times New Roman" w:eastAsiaTheme="minorEastAsia" w:hAnsi="Times New Roman"/>
    </w:rPr>
  </w:style>
  <w:style w:type="character" w:styleId="CommentReference">
    <w:name w:val="annotation reference"/>
    <w:basedOn w:val="DefaultParagraphFont"/>
    <w:uiPriority w:val="99"/>
    <w:semiHidden/>
    <w:unhideWhenUsed/>
    <w:rsid w:val="00D7604C"/>
    <w:rPr>
      <w:sz w:val="16"/>
      <w:szCs w:val="16"/>
    </w:rPr>
  </w:style>
  <w:style w:type="paragraph" w:styleId="CommentText">
    <w:name w:val="annotation text"/>
    <w:basedOn w:val="Normal"/>
    <w:link w:val="CommentTextChar"/>
    <w:uiPriority w:val="99"/>
    <w:semiHidden/>
    <w:unhideWhenUsed/>
    <w:rsid w:val="00D7604C"/>
    <w:pPr>
      <w:spacing w:line="240" w:lineRule="auto"/>
    </w:pPr>
    <w:rPr>
      <w:sz w:val="20"/>
      <w:szCs w:val="20"/>
    </w:rPr>
  </w:style>
  <w:style w:type="character" w:customStyle="1" w:styleId="CommentTextChar">
    <w:name w:val="Comment Text Char"/>
    <w:basedOn w:val="DefaultParagraphFont"/>
    <w:link w:val="CommentText"/>
    <w:uiPriority w:val="99"/>
    <w:semiHidden/>
    <w:rsid w:val="00D7604C"/>
    <w:rPr>
      <w:sz w:val="20"/>
      <w:szCs w:val="20"/>
    </w:rPr>
  </w:style>
  <w:style w:type="paragraph" w:styleId="CommentSubject">
    <w:name w:val="annotation subject"/>
    <w:basedOn w:val="CommentText"/>
    <w:next w:val="CommentText"/>
    <w:link w:val="CommentSubjectChar"/>
    <w:uiPriority w:val="99"/>
    <w:semiHidden/>
    <w:unhideWhenUsed/>
    <w:rsid w:val="00D7604C"/>
    <w:rPr>
      <w:b/>
      <w:bCs/>
    </w:rPr>
  </w:style>
  <w:style w:type="character" w:customStyle="1" w:styleId="CommentSubjectChar">
    <w:name w:val="Comment Subject Char"/>
    <w:basedOn w:val="CommentTextChar"/>
    <w:link w:val="CommentSubject"/>
    <w:uiPriority w:val="99"/>
    <w:semiHidden/>
    <w:rsid w:val="00D7604C"/>
    <w:rPr>
      <w:b/>
      <w:bCs/>
      <w:sz w:val="20"/>
      <w:szCs w:val="20"/>
    </w:rPr>
  </w:style>
  <w:style w:type="character" w:styleId="UnresolvedMention">
    <w:name w:val="Unresolved Mention"/>
    <w:basedOn w:val="DefaultParagraphFont"/>
    <w:uiPriority w:val="99"/>
    <w:semiHidden/>
    <w:unhideWhenUsed/>
    <w:rsid w:val="006711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710738">
      <w:bodyDiv w:val="1"/>
      <w:marLeft w:val="0"/>
      <w:marRight w:val="0"/>
      <w:marTop w:val="0"/>
      <w:marBottom w:val="0"/>
      <w:divBdr>
        <w:top w:val="none" w:sz="0" w:space="0" w:color="auto"/>
        <w:left w:val="none" w:sz="0" w:space="0" w:color="auto"/>
        <w:bottom w:val="none" w:sz="0" w:space="0" w:color="auto"/>
        <w:right w:val="none" w:sz="0" w:space="0" w:color="auto"/>
      </w:divBdr>
    </w:div>
    <w:div w:id="102433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ASTA" TargetMode="External"/><Relationship Id="rId18" Type="http://schemas.microsoft.com/office/2016/09/relationships/commentsIds" Target="commentsIds.xml"/><Relationship Id="rId26" Type="http://schemas.openxmlformats.org/officeDocument/2006/relationships/hyperlink" Target="http://sysbio.rnet.missouri.edu/bdm_download/GenomeFlow/MiSeq_GM12878/bowtie2_align_Miseq/" TargetMode="External"/><Relationship Id="rId39" Type="http://schemas.openxmlformats.org/officeDocument/2006/relationships/hyperlink" Target="http://sysbio.rnet.missouri.edu/bdm_download/GenomeFlow/GM06990/bowtie2_mapped.filtered.bam" TargetMode="External"/><Relationship Id="rId21" Type="http://schemas.openxmlformats.org/officeDocument/2006/relationships/hyperlink" Target="http://bowtie-bio.sourceforge.net/bowtie2/manual.shtml" TargetMode="External"/><Relationship Id="rId34" Type="http://schemas.openxmlformats.org/officeDocument/2006/relationships/hyperlink" Target="http://sysbio.rnet.missouri.edu/bdm_download/GenomeFlow/MiSeq_GM12878/bwa_align_Miseq/" TargetMode="External"/><Relationship Id="rId42" Type="http://schemas.openxmlformats.org/officeDocument/2006/relationships/hyperlink" Target="http://samtools.github.io/hts-specs/SAMv1.pdf" TargetMode="External"/><Relationship Id="rId47" Type="http://schemas.openxmlformats.org/officeDocument/2006/relationships/hyperlink" Target="http://sysbio.rnet.missouri.edu/bdm_download/GenomeFlow/MiSeq_GM12878/GenomeFlow_Miseq_formatted.bowtie2.input" TargetMode="External"/><Relationship Id="rId50" Type="http://schemas.openxmlformats.org/officeDocument/2006/relationships/hyperlink" Target="http://sysbio.rnet.missouri.edu/bdm_download/GenomeFlow/GM06990/GenomeFlow_formatted.bwa.input" TargetMode="External"/><Relationship Id="rId55" Type="http://schemas.openxmlformats.org/officeDocument/2006/relationships/hyperlink" Target="http://sysbio.rnet.missouri.edu/bdm_download/GenomeFlow/MiSeq_GM12878/GenomeFlow_Miseq_formatted.bowtie2.input" TargetMode="External"/><Relationship Id="rId63" Type="http://schemas.openxmlformats.org/officeDocument/2006/relationships/hyperlink" Target="http://sysbio.rnet.missouri.edu/bdm_download/GenomeFlow/GM06990/" TargetMode="External"/><Relationship Id="rId68" Type="http://schemas.openxmlformats.org/officeDocument/2006/relationships/hyperlink" Target="https://www.encodeproject.org/files/ENCFF219YOB/@@download/ENCFF219YOB.hic" TargetMode="External"/><Relationship Id="rId76" Type="http://schemas.openxmlformats.org/officeDocument/2006/relationships/image" Target="media/image13.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yperlink" Target="http://sysbio.rnet.missouri.edu/bdm_download/GenomeFlow/GM06990/bwa_align/" TargetMode="External"/><Relationship Id="rId11" Type="http://schemas.openxmlformats.org/officeDocument/2006/relationships/hyperlink" Target="http://samtools.sourceforge.net/" TargetMode="External"/><Relationship Id="rId24" Type="http://schemas.openxmlformats.org/officeDocument/2006/relationships/hyperlink" Target="http://sysbio.rnet.missouri.edu/bdm_download/GenomeFlow/GM06990/GM06990_Data/" TargetMode="External"/><Relationship Id="rId32" Type="http://schemas.openxmlformats.org/officeDocument/2006/relationships/hyperlink" Target="http://bowtie-bio.sourceforge.net/bowtie2/manual.shtml" TargetMode="External"/><Relationship Id="rId37" Type="http://schemas.openxmlformats.org/officeDocument/2006/relationships/hyperlink" Target="http://sysbio.rnet.missouri.edu/bdm_download/GenomeFlow/MiSeq_GM12878/bowtie2_Miseq_mapped.filtered.bam" TargetMode="External"/><Relationship Id="rId40" Type="http://schemas.openxmlformats.org/officeDocument/2006/relationships/hyperlink" Target="http://sysbio.rnet.missouri.edu/bdm_download/GenomeFlow/GM06990/bwa_mapped.filtered.bam" TargetMode="External"/><Relationship Id="rId45" Type="http://schemas.openxmlformats.org/officeDocument/2006/relationships/hyperlink" Target="http://sysbio.rnet.missouri.edu/bdm_download/GenomeFlow/GM06990/bowtie2_mapped.filtered.bam" TargetMode="External"/><Relationship Id="rId53" Type="http://schemas.openxmlformats.org/officeDocument/2006/relationships/hyperlink" Target="http://sysbio.rnet.missouri.edu/bdm_download/GenomeFlow/MiSeq_GM12878/MiSeq_GM12878_Data/" TargetMode="External"/><Relationship Id="rId58" Type="http://schemas.openxmlformats.org/officeDocument/2006/relationships/hyperlink" Target="http://sysbio.rnet.missouri.edu/bdm_download/GenomeFlow/GM06990/GenomeFlow_formatted.bwa.input" TargetMode="External"/><Relationship Id="rId66" Type="http://schemas.openxmlformats.org/officeDocument/2006/relationships/hyperlink" Target="https://github.com/4dn-dcic/pairix/blob/master/pairs_format_specification.md" TargetMode="External"/><Relationship Id="rId74" Type="http://schemas.openxmlformats.org/officeDocument/2006/relationships/image" Target="media/image11.png"/><Relationship Id="rId79" Type="http://schemas.openxmlformats.org/officeDocument/2006/relationships/image" Target="media/image16.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bowtie-bio.sourceforge.net/bowtie2/manual.shtml" TargetMode="External"/><Relationship Id="rId82" Type="http://schemas.openxmlformats.org/officeDocument/2006/relationships/image" Target="media/image18.png"/><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bowtie-bio.sourceforge.net/index.shtml" TargetMode="External"/><Relationship Id="rId14" Type="http://schemas.openxmlformats.org/officeDocument/2006/relationships/hyperlink" Target="http://sysbio.rnet.missouri.edu/bdm_download/GenomeFlow/hg19_genome/hg19_genome_FASTA/" TargetMode="External"/><Relationship Id="rId22" Type="http://schemas.openxmlformats.org/officeDocument/2006/relationships/hyperlink" Target="https://en.wikipedia.org/wiki/FASTQ_format" TargetMode="External"/><Relationship Id="rId27" Type="http://schemas.openxmlformats.org/officeDocument/2006/relationships/hyperlink" Target="http://sysbio.rnet.missouri.edu/bdm_download/GenomeFlow/MiSeq_GM12878/bwa_align_Miseq/" TargetMode="External"/><Relationship Id="rId30" Type="http://schemas.openxmlformats.org/officeDocument/2006/relationships/image" Target="media/image2.png"/><Relationship Id="rId35" Type="http://schemas.openxmlformats.org/officeDocument/2006/relationships/hyperlink" Target="http://sysbio.rnet.missouri.edu/bdm_download/GenomeFlow/GM06990/bowtie2_align/" TargetMode="External"/><Relationship Id="rId43" Type="http://schemas.openxmlformats.org/officeDocument/2006/relationships/hyperlink" Target="http://sysbio.rnet.missouri.edu/bdm_download/GenomeFlow/MiSeq_GM12878/bowtie2_Miseq_mapped.filtered.bam" TargetMode="External"/><Relationship Id="rId48" Type="http://schemas.openxmlformats.org/officeDocument/2006/relationships/hyperlink" Target="http://sysbio.rnet.missouri.edu/bdm_download/GenomeFlow/MiSeq_GM12878/GenomeFlow_Miseq_formatted.bwa.input" TargetMode="External"/><Relationship Id="rId56" Type="http://schemas.openxmlformats.org/officeDocument/2006/relationships/hyperlink" Target="http://sysbio.rnet.missouri.edu/bdm_download/GenomeFlow/MiSeq_GM12878/GenomeFlow_Miseq_formatted.bwa.input" TargetMode="External"/><Relationship Id="rId64" Type="http://schemas.openxmlformats.org/officeDocument/2006/relationships/hyperlink" Target="http://sysbio.rnet.missouri.edu/bdm_download/GenomeFlow/GM06990/" TargetMode="External"/><Relationship Id="rId69" Type="http://schemas.openxmlformats.org/officeDocument/2006/relationships/image" Target="media/image7.png"/><Relationship Id="rId77" Type="http://schemas.openxmlformats.org/officeDocument/2006/relationships/image" Target="media/image14.png"/><Relationship Id="rId8" Type="http://schemas.openxmlformats.org/officeDocument/2006/relationships/hyperlink" Target="http://www.cygwin.com/" TargetMode="External"/><Relationship Id="rId51" Type="http://schemas.openxmlformats.org/officeDocument/2006/relationships/image" Target="media/image4.png"/><Relationship Id="rId72" Type="http://schemas.openxmlformats.org/officeDocument/2006/relationships/hyperlink" Target="http://chromosome.sdsc.edu/mouse/hi-c/download.html" TargetMode="External"/><Relationship Id="rId80" Type="http://schemas.openxmlformats.org/officeDocument/2006/relationships/image" Target="media/image1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ysbio.rnet.missouri.edu/bdm_download/GenomeFlow/External_Tools/" TargetMode="External"/><Relationship Id="rId17" Type="http://schemas.microsoft.com/office/2011/relationships/commentsExtended" Target="commentsExtended.xml"/><Relationship Id="rId25" Type="http://schemas.openxmlformats.org/officeDocument/2006/relationships/hyperlink" Target="http://samtools.sourceforge.net/" TargetMode="External"/><Relationship Id="rId33" Type="http://schemas.openxmlformats.org/officeDocument/2006/relationships/hyperlink" Target="http://samtools.sourceforge.net/" TargetMode="External"/><Relationship Id="rId38" Type="http://schemas.openxmlformats.org/officeDocument/2006/relationships/hyperlink" Target="http://sysbio.rnet.missouri.edu/bdm_download/GenomeFlow/MiSeq_GM12878/bwa_Miseq_mapped.filtered.bam" TargetMode="External"/><Relationship Id="rId46" Type="http://schemas.openxmlformats.org/officeDocument/2006/relationships/hyperlink" Target="http://sysbio.rnet.missouri.edu/bdm_download/GenomeFlow/GM06990/bwa_mapped.filtered.bam" TargetMode="External"/><Relationship Id="rId59" Type="http://schemas.openxmlformats.org/officeDocument/2006/relationships/image" Target="media/image5.png"/><Relationship Id="rId67" Type="http://schemas.openxmlformats.org/officeDocument/2006/relationships/image" Target="media/image6.png"/><Relationship Id="rId20" Type="http://schemas.openxmlformats.org/officeDocument/2006/relationships/hyperlink" Target="http://bio-bwa.sourceforge.net/bwa.shtml" TargetMode="External"/><Relationship Id="rId41" Type="http://schemas.openxmlformats.org/officeDocument/2006/relationships/image" Target="media/image3.png"/><Relationship Id="rId54" Type="http://schemas.openxmlformats.org/officeDocument/2006/relationships/hyperlink" Target="http://sysbio.rnet.missouri.edu/bdm_download/GenomeFlow/GM06990/GM06990_Data/" TargetMode="External"/><Relationship Id="rId62" Type="http://schemas.openxmlformats.org/officeDocument/2006/relationships/hyperlink" Target="http://samtools.github.io/hts-specs/SAMv1.pdf" TargetMode="External"/><Relationship Id="rId70" Type="http://schemas.openxmlformats.org/officeDocument/2006/relationships/image" Target="media/image8.png"/><Relationship Id="rId75" Type="http://schemas.openxmlformats.org/officeDocument/2006/relationships/image" Target="media/image12.png"/><Relationship Id="rId83"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sbio.rnet.missouri.edu/bdm_download/GenomeFlow/hg19_genome/" TargetMode="External"/><Relationship Id="rId23" Type="http://schemas.openxmlformats.org/officeDocument/2006/relationships/hyperlink" Target="http://sysbio.rnet.missouri.edu/bdm_download/GenomeFlow/MiSeq_GM12878/MiSeq_GM12878_Data/" TargetMode="External"/><Relationship Id="rId28" Type="http://schemas.openxmlformats.org/officeDocument/2006/relationships/hyperlink" Target="http://sysbio.rnet.missouri.edu/bdm_download/GenomeFlow/GM06990/bowtie2_align/" TargetMode="External"/><Relationship Id="rId36" Type="http://schemas.openxmlformats.org/officeDocument/2006/relationships/hyperlink" Target="http://sysbio.rnet.missouri.edu/bdm_download/GenomeFlow/GM06990/bwa_align/" TargetMode="External"/><Relationship Id="rId49" Type="http://schemas.openxmlformats.org/officeDocument/2006/relationships/hyperlink" Target="http://sysbio.rnet.missouri.edu/bdm_download/GenomeFlow/GM06990/GenomeFlow_formatted.bowtie2.input" TargetMode="External"/><Relationship Id="rId57" Type="http://schemas.openxmlformats.org/officeDocument/2006/relationships/hyperlink" Target="http://sysbio.rnet.missouri.edu/bdm_download/GenomeFlow/GM06990/GenomeFlow_formatted.bowtie2.input" TargetMode="External"/><Relationship Id="rId10" Type="http://schemas.openxmlformats.org/officeDocument/2006/relationships/hyperlink" Target="http://bio-bwa.sourceforge.net/" TargetMode="External"/><Relationship Id="rId31" Type="http://schemas.openxmlformats.org/officeDocument/2006/relationships/hyperlink" Target="http://bio-bwa.sourceforge.net/bwa.shtml" TargetMode="External"/><Relationship Id="rId44" Type="http://schemas.openxmlformats.org/officeDocument/2006/relationships/hyperlink" Target="http://sysbio.rnet.missouri.edu/bdm_download/GenomeFlow/MiSeq_GM12878/bwa_Miseq_mapped.filtered.bam" TargetMode="External"/><Relationship Id="rId52" Type="http://schemas.openxmlformats.org/officeDocument/2006/relationships/hyperlink" Target="https://en.wikipedia.org/wiki/FASTQ_format" TargetMode="External"/><Relationship Id="rId60" Type="http://schemas.openxmlformats.org/officeDocument/2006/relationships/hyperlink" Target="http://bio-bwa.sourceforge.net/bwa.shtml" TargetMode="External"/><Relationship Id="rId65" Type="http://schemas.openxmlformats.org/officeDocument/2006/relationships/hyperlink" Target="https://github.com/theaidenlab/juicer" TargetMode="External"/><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hyperlink" Target="http://software.broadinstitute.org/cancer/software/genepattern/file-formats-guide" TargetMode="External"/><Relationship Id="rId86"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E681C-87B2-42FB-BB28-FFB51B031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9472</Words>
  <Characters>53996</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dc:creator>
  <cp:keywords/>
  <dc:description/>
  <cp:lastModifiedBy>Julia Wopata</cp:lastModifiedBy>
  <cp:revision>2</cp:revision>
  <cp:lastPrinted>2018-02-15T03:31:00Z</cp:lastPrinted>
  <dcterms:created xsi:type="dcterms:W3CDTF">2018-04-06T17:15:00Z</dcterms:created>
  <dcterms:modified xsi:type="dcterms:W3CDTF">2018-04-06T17:15:00Z</dcterms:modified>
</cp:coreProperties>
</file>
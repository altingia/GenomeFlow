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5D7F72" w:rsidRDefault="0028605E" w:rsidP="005D507D">
      <w:pPr>
        <w:jc w:val="center"/>
        <w:rPr>
          <w:rFonts w:ascii="Times New Roman" w:hAnsi="Times New Roman" w:cs="Times New Roman"/>
          <w:b/>
          <w:sz w:val="24"/>
          <w:szCs w:val="24"/>
        </w:rPr>
      </w:pPr>
      <w:r w:rsidRPr="005D7F72">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5D7F72" w:rsidRDefault="0028605E" w:rsidP="0094343A">
          <w:pPr>
            <w:pStyle w:val="TOCHeading"/>
            <w:rPr>
              <w:sz w:val="24"/>
              <w:szCs w:val="24"/>
            </w:rPr>
          </w:pPr>
          <w:r w:rsidRPr="005D7F72">
            <w:rPr>
              <w:sz w:val="24"/>
              <w:szCs w:val="24"/>
            </w:rPr>
            <w:t>Contents</w:t>
          </w:r>
        </w:p>
        <w:p w14:paraId="4CF6A1D8" w14:textId="1D58E786" w:rsidR="00BE358E" w:rsidRDefault="00BE358E">
          <w:pPr>
            <w:pStyle w:val="TOC1"/>
            <w:tabs>
              <w:tab w:val="left" w:pos="440"/>
              <w:tab w:val="right" w:leader="dot" w:pos="9890"/>
            </w:tabs>
            <w:rPr>
              <w:rFonts w:asciiTheme="minorHAnsi" w:eastAsiaTheme="minorEastAsia" w:hAnsiTheme="minorHAnsi"/>
              <w:noProof/>
            </w:rPr>
          </w:pPr>
          <w:r>
            <w:rPr>
              <w:rFonts w:cs="Times New Roman"/>
              <w:b/>
              <w:bCs/>
              <w:noProof/>
              <w:sz w:val="24"/>
              <w:szCs w:val="24"/>
            </w:rPr>
            <w:fldChar w:fldCharType="begin"/>
          </w:r>
          <w:r>
            <w:rPr>
              <w:rFonts w:cs="Times New Roman"/>
              <w:b/>
              <w:bCs/>
              <w:noProof/>
              <w:sz w:val="24"/>
              <w:szCs w:val="24"/>
            </w:rPr>
            <w:instrText xml:space="preserve"> TOC \o "1-3" \h \z \u </w:instrText>
          </w:r>
          <w:r>
            <w:rPr>
              <w:rFonts w:cs="Times New Roman"/>
              <w:b/>
              <w:bCs/>
              <w:noProof/>
              <w:sz w:val="24"/>
              <w:szCs w:val="24"/>
            </w:rPr>
            <w:fldChar w:fldCharType="separate"/>
          </w:r>
          <w:hyperlink w:anchor="_Toc508398276" w:history="1">
            <w:r w:rsidRPr="00A31F2E">
              <w:rPr>
                <w:rStyle w:val="Hyperlink"/>
                <w:noProof/>
              </w:rPr>
              <w:t>1</w:t>
            </w:r>
            <w:r>
              <w:rPr>
                <w:rFonts w:asciiTheme="minorHAnsi" w:eastAsiaTheme="minorEastAsia" w:hAnsiTheme="minorHAnsi"/>
                <w:noProof/>
              </w:rPr>
              <w:tab/>
            </w:r>
            <w:r w:rsidRPr="00A31F2E">
              <w:rPr>
                <w:rStyle w:val="Hyperlink"/>
                <w:noProof/>
              </w:rPr>
              <w:t>1D-Functions</w:t>
            </w:r>
            <w:r>
              <w:rPr>
                <w:noProof/>
                <w:webHidden/>
              </w:rPr>
              <w:tab/>
            </w:r>
            <w:r>
              <w:rPr>
                <w:noProof/>
                <w:webHidden/>
              </w:rPr>
              <w:fldChar w:fldCharType="begin"/>
            </w:r>
            <w:r>
              <w:rPr>
                <w:noProof/>
                <w:webHidden/>
              </w:rPr>
              <w:instrText xml:space="preserve"> PAGEREF _Toc508398276 \h </w:instrText>
            </w:r>
            <w:r>
              <w:rPr>
                <w:noProof/>
                <w:webHidden/>
              </w:rPr>
            </w:r>
            <w:r>
              <w:rPr>
                <w:noProof/>
                <w:webHidden/>
              </w:rPr>
              <w:fldChar w:fldCharType="separate"/>
            </w:r>
            <w:r w:rsidR="000D1CC2">
              <w:rPr>
                <w:noProof/>
                <w:webHidden/>
              </w:rPr>
              <w:t>5</w:t>
            </w:r>
            <w:r>
              <w:rPr>
                <w:noProof/>
                <w:webHidden/>
              </w:rPr>
              <w:fldChar w:fldCharType="end"/>
            </w:r>
          </w:hyperlink>
        </w:p>
        <w:p w14:paraId="2CABCCB0" w14:textId="5EDD9F55" w:rsidR="00BE358E" w:rsidRDefault="00DB075B">
          <w:pPr>
            <w:pStyle w:val="TOC2"/>
            <w:tabs>
              <w:tab w:val="left" w:pos="880"/>
              <w:tab w:val="right" w:leader="dot" w:pos="9890"/>
            </w:tabs>
            <w:rPr>
              <w:rFonts w:asciiTheme="minorHAnsi" w:eastAsiaTheme="minorEastAsia" w:hAnsiTheme="minorHAnsi"/>
              <w:noProof/>
            </w:rPr>
          </w:pPr>
          <w:hyperlink w:anchor="_Toc508398277" w:history="1">
            <w:r w:rsidR="00BE358E" w:rsidRPr="00A31F2E">
              <w:rPr>
                <w:rStyle w:val="Hyperlink"/>
                <w:noProof/>
              </w:rPr>
              <w:t>1.1</w:t>
            </w:r>
            <w:r w:rsidR="00BE358E">
              <w:rPr>
                <w:rFonts w:asciiTheme="minorHAnsi" w:eastAsiaTheme="minorEastAsia" w:hAnsiTheme="minorHAnsi"/>
                <w:noProof/>
              </w:rPr>
              <w:tab/>
            </w:r>
            <w:r w:rsidR="00BE358E" w:rsidRPr="00A31F2E">
              <w:rPr>
                <w:rStyle w:val="Hyperlink"/>
                <w:noProof/>
              </w:rPr>
              <w:t>Dependencies</w:t>
            </w:r>
            <w:r w:rsidR="00BE358E">
              <w:rPr>
                <w:noProof/>
                <w:webHidden/>
              </w:rPr>
              <w:tab/>
            </w:r>
            <w:r w:rsidR="00BE358E">
              <w:rPr>
                <w:noProof/>
                <w:webHidden/>
              </w:rPr>
              <w:fldChar w:fldCharType="begin"/>
            </w:r>
            <w:r w:rsidR="00BE358E">
              <w:rPr>
                <w:noProof/>
                <w:webHidden/>
              </w:rPr>
              <w:instrText xml:space="preserve"> PAGEREF _Toc508398277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55D84105" w14:textId="7E7B12B7" w:rsidR="00BE358E" w:rsidRDefault="00DB075B">
          <w:pPr>
            <w:pStyle w:val="TOC3"/>
            <w:tabs>
              <w:tab w:val="left" w:pos="1320"/>
              <w:tab w:val="right" w:leader="dot" w:pos="9890"/>
            </w:tabs>
            <w:rPr>
              <w:rFonts w:asciiTheme="minorHAnsi" w:eastAsiaTheme="minorEastAsia" w:hAnsiTheme="minorHAnsi"/>
              <w:noProof/>
            </w:rPr>
          </w:pPr>
          <w:hyperlink w:anchor="_Toc508398278" w:history="1">
            <w:r w:rsidR="00BE358E" w:rsidRPr="00A31F2E">
              <w:rPr>
                <w:rStyle w:val="Hyperlink"/>
                <w:noProof/>
              </w:rPr>
              <w:t>1.1.1</w:t>
            </w:r>
            <w:r w:rsidR="00BE358E">
              <w:rPr>
                <w:rFonts w:asciiTheme="minorHAnsi" w:eastAsiaTheme="minorEastAsia" w:hAnsiTheme="minorHAnsi"/>
                <w:noProof/>
              </w:rPr>
              <w:tab/>
            </w:r>
            <w:r w:rsidR="00BE358E" w:rsidRPr="00A31F2E">
              <w:rPr>
                <w:rStyle w:val="Hyperlink"/>
                <w:noProof/>
              </w:rPr>
              <w:t>Operating System (OS)</w:t>
            </w:r>
            <w:r w:rsidR="00BE358E">
              <w:rPr>
                <w:noProof/>
                <w:webHidden/>
              </w:rPr>
              <w:tab/>
            </w:r>
            <w:r w:rsidR="00BE358E">
              <w:rPr>
                <w:noProof/>
                <w:webHidden/>
              </w:rPr>
              <w:fldChar w:fldCharType="begin"/>
            </w:r>
            <w:r w:rsidR="00BE358E">
              <w:rPr>
                <w:noProof/>
                <w:webHidden/>
              </w:rPr>
              <w:instrText xml:space="preserve"> PAGEREF _Toc508398278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644348C9" w14:textId="107078D8" w:rsidR="00BE358E" w:rsidRDefault="00DB075B">
          <w:pPr>
            <w:pStyle w:val="TOC3"/>
            <w:tabs>
              <w:tab w:val="left" w:pos="1320"/>
              <w:tab w:val="right" w:leader="dot" w:pos="9890"/>
            </w:tabs>
            <w:rPr>
              <w:rFonts w:asciiTheme="minorHAnsi" w:eastAsiaTheme="minorEastAsia" w:hAnsiTheme="minorHAnsi"/>
              <w:noProof/>
            </w:rPr>
          </w:pPr>
          <w:hyperlink w:anchor="_Toc508398279" w:history="1">
            <w:r w:rsidR="00BE358E" w:rsidRPr="00A31F2E">
              <w:rPr>
                <w:rStyle w:val="Hyperlink"/>
                <w:noProof/>
              </w:rPr>
              <w:t>1.1.2</w:t>
            </w:r>
            <w:r w:rsidR="00BE358E">
              <w:rPr>
                <w:rFonts w:asciiTheme="minorHAnsi" w:eastAsiaTheme="minorEastAsia" w:hAnsiTheme="minorHAnsi"/>
                <w:noProof/>
              </w:rPr>
              <w:tab/>
            </w:r>
            <w:r w:rsidR="00BE358E" w:rsidRPr="00A31F2E">
              <w:rPr>
                <w:rStyle w:val="Hyperlink"/>
                <w:noProof/>
              </w:rPr>
              <w:t>Download External Tools</w:t>
            </w:r>
            <w:r w:rsidR="00BE358E">
              <w:rPr>
                <w:noProof/>
                <w:webHidden/>
              </w:rPr>
              <w:tab/>
            </w:r>
            <w:r w:rsidR="00BE358E">
              <w:rPr>
                <w:noProof/>
                <w:webHidden/>
              </w:rPr>
              <w:fldChar w:fldCharType="begin"/>
            </w:r>
            <w:r w:rsidR="00BE358E">
              <w:rPr>
                <w:noProof/>
                <w:webHidden/>
              </w:rPr>
              <w:instrText xml:space="preserve"> PAGEREF _Toc508398279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044C3D69" w14:textId="24559694" w:rsidR="00BE358E" w:rsidRDefault="00DB075B">
          <w:pPr>
            <w:pStyle w:val="TOC3"/>
            <w:tabs>
              <w:tab w:val="left" w:pos="1320"/>
              <w:tab w:val="right" w:leader="dot" w:pos="9890"/>
            </w:tabs>
            <w:rPr>
              <w:rFonts w:asciiTheme="minorHAnsi" w:eastAsiaTheme="minorEastAsia" w:hAnsiTheme="minorHAnsi"/>
              <w:noProof/>
            </w:rPr>
          </w:pPr>
          <w:hyperlink w:anchor="_Toc508398280" w:history="1">
            <w:r w:rsidR="00BE358E" w:rsidRPr="00A31F2E">
              <w:rPr>
                <w:rStyle w:val="Hyperlink"/>
                <w:iCs/>
                <w:noProof/>
                <w:bdr w:val="none" w:sz="0" w:space="0" w:color="auto" w:frame="1"/>
              </w:rPr>
              <w:t>1.1.3</w:t>
            </w:r>
            <w:r w:rsidR="00BE358E">
              <w:rPr>
                <w:rFonts w:asciiTheme="minorHAnsi" w:eastAsiaTheme="minorEastAsia" w:hAnsiTheme="minorHAnsi"/>
                <w:noProof/>
              </w:rPr>
              <w:tab/>
            </w:r>
            <w:r w:rsidR="00BE358E" w:rsidRPr="00A31F2E">
              <w:rPr>
                <w:rStyle w:val="Hyperlink"/>
                <w:iCs/>
                <w:noProof/>
                <w:bdr w:val="none" w:sz="0" w:space="0" w:color="auto" w:frame="1"/>
                <w:shd w:val="clear" w:color="auto" w:fill="FFFFFF"/>
              </w:rPr>
              <w:t>Installing External Tools</w:t>
            </w:r>
            <w:r w:rsidR="00BE358E">
              <w:rPr>
                <w:noProof/>
                <w:webHidden/>
              </w:rPr>
              <w:tab/>
            </w:r>
            <w:r w:rsidR="00BE358E">
              <w:rPr>
                <w:noProof/>
                <w:webHidden/>
              </w:rPr>
              <w:fldChar w:fldCharType="begin"/>
            </w:r>
            <w:r w:rsidR="00BE358E">
              <w:rPr>
                <w:noProof/>
                <w:webHidden/>
              </w:rPr>
              <w:instrText xml:space="preserve"> PAGEREF _Toc508398280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7BDC9851" w14:textId="48E1539D" w:rsidR="00BE358E" w:rsidRDefault="00DB075B">
          <w:pPr>
            <w:pStyle w:val="TOC2"/>
            <w:tabs>
              <w:tab w:val="left" w:pos="880"/>
              <w:tab w:val="right" w:leader="dot" w:pos="9890"/>
            </w:tabs>
            <w:rPr>
              <w:rFonts w:asciiTheme="minorHAnsi" w:eastAsiaTheme="minorEastAsia" w:hAnsiTheme="minorHAnsi"/>
              <w:noProof/>
            </w:rPr>
          </w:pPr>
          <w:hyperlink w:anchor="_Toc508398281" w:history="1">
            <w:r w:rsidR="00BE358E" w:rsidRPr="00A31F2E">
              <w:rPr>
                <w:rStyle w:val="Hyperlink"/>
                <w:noProof/>
              </w:rPr>
              <w:t>1.2</w:t>
            </w:r>
            <w:r w:rsidR="00BE358E">
              <w:rPr>
                <w:rFonts w:asciiTheme="minorHAnsi" w:eastAsiaTheme="minorEastAsia" w:hAnsiTheme="minorHAnsi"/>
                <w:noProof/>
              </w:rPr>
              <w:tab/>
            </w:r>
            <w:r w:rsidR="00BE358E" w:rsidRPr="00A31F2E">
              <w:rPr>
                <w:rStyle w:val="Hyperlink"/>
                <w:noProof/>
              </w:rPr>
              <w:t>Create an index for a reference genome</w:t>
            </w:r>
            <w:r w:rsidR="00BE358E">
              <w:rPr>
                <w:noProof/>
                <w:webHidden/>
              </w:rPr>
              <w:tab/>
            </w:r>
            <w:r w:rsidR="00BE358E">
              <w:rPr>
                <w:noProof/>
                <w:webHidden/>
              </w:rPr>
              <w:fldChar w:fldCharType="begin"/>
            </w:r>
            <w:r w:rsidR="00BE358E">
              <w:rPr>
                <w:noProof/>
                <w:webHidden/>
              </w:rPr>
              <w:instrText xml:space="preserve"> PAGEREF _Toc508398281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58CC5DF3" w14:textId="5C9D3325" w:rsidR="00BE358E" w:rsidRDefault="00DB075B">
          <w:pPr>
            <w:pStyle w:val="TOC3"/>
            <w:tabs>
              <w:tab w:val="left" w:pos="1320"/>
              <w:tab w:val="right" w:leader="dot" w:pos="9890"/>
            </w:tabs>
            <w:rPr>
              <w:rFonts w:asciiTheme="minorHAnsi" w:eastAsiaTheme="minorEastAsia" w:hAnsiTheme="minorHAnsi"/>
              <w:noProof/>
            </w:rPr>
          </w:pPr>
          <w:hyperlink w:anchor="_Toc508398282" w:history="1">
            <w:r w:rsidR="00BE358E" w:rsidRPr="00A31F2E">
              <w:rPr>
                <w:rStyle w:val="Hyperlink"/>
                <w:noProof/>
              </w:rPr>
              <w:t>1.2.1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_Toc508398282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333D1D4D" w14:textId="017EB950" w:rsidR="00BE358E" w:rsidRDefault="00DB075B">
          <w:pPr>
            <w:pStyle w:val="TOC3"/>
            <w:tabs>
              <w:tab w:val="left" w:pos="1320"/>
              <w:tab w:val="right" w:leader="dot" w:pos="9890"/>
            </w:tabs>
            <w:rPr>
              <w:rFonts w:asciiTheme="minorHAnsi" w:eastAsiaTheme="minorEastAsia" w:hAnsiTheme="minorHAnsi"/>
              <w:noProof/>
            </w:rPr>
          </w:pPr>
          <w:hyperlink w:anchor="_Toc508398283" w:history="1">
            <w:r w:rsidR="00BE358E" w:rsidRPr="00A31F2E">
              <w:rPr>
                <w:rStyle w:val="Hyperlink"/>
                <w:noProof/>
              </w:rPr>
              <w:t>1.2.2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_Toc508398283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4A99EDA3" w14:textId="5D3708DC" w:rsidR="00BE358E" w:rsidRDefault="00DB075B">
          <w:pPr>
            <w:pStyle w:val="TOC3"/>
            <w:tabs>
              <w:tab w:val="left" w:pos="1320"/>
              <w:tab w:val="right" w:leader="dot" w:pos="9890"/>
            </w:tabs>
            <w:rPr>
              <w:rFonts w:asciiTheme="minorHAnsi" w:eastAsiaTheme="minorEastAsia" w:hAnsiTheme="minorHAnsi"/>
              <w:noProof/>
            </w:rPr>
          </w:pPr>
          <w:hyperlink w:anchor="_Toc508398284" w:history="1">
            <w:r w:rsidR="00BE358E" w:rsidRPr="00A31F2E">
              <w:rPr>
                <w:rStyle w:val="Hyperlink"/>
                <w:noProof/>
              </w:rPr>
              <w:t>1.2.3</w:t>
            </w:r>
            <w:r w:rsidR="00BE358E">
              <w:rPr>
                <w:rFonts w:asciiTheme="minorHAnsi" w:eastAsiaTheme="minorEastAsia" w:hAnsiTheme="minorHAnsi"/>
                <w:noProof/>
              </w:rPr>
              <w:tab/>
            </w:r>
            <w:r w:rsidR="00BE358E" w:rsidRPr="00A31F2E">
              <w:rPr>
                <w:rStyle w:val="Hyperlink"/>
                <w:noProof/>
                <w:shd w:val="clear" w:color="auto" w:fill="FFFFFF"/>
              </w:rPr>
              <w:t>Test Data</w:t>
            </w:r>
            <w:r w:rsidR="00BE358E">
              <w:rPr>
                <w:noProof/>
                <w:webHidden/>
              </w:rPr>
              <w:tab/>
            </w:r>
            <w:r w:rsidR="00BE358E">
              <w:rPr>
                <w:noProof/>
                <w:webHidden/>
              </w:rPr>
              <w:fldChar w:fldCharType="begin"/>
            </w:r>
            <w:r w:rsidR="00BE358E">
              <w:rPr>
                <w:noProof/>
                <w:webHidden/>
              </w:rPr>
              <w:instrText xml:space="preserve"> PAGEREF _Toc508398284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0E3E57D1" w14:textId="127EEDAB" w:rsidR="00BE358E" w:rsidRDefault="00DB075B">
          <w:pPr>
            <w:pStyle w:val="TOC3"/>
            <w:tabs>
              <w:tab w:val="left" w:pos="1320"/>
              <w:tab w:val="right" w:leader="dot" w:pos="9890"/>
            </w:tabs>
            <w:rPr>
              <w:rFonts w:asciiTheme="minorHAnsi" w:eastAsiaTheme="minorEastAsia" w:hAnsiTheme="minorHAnsi"/>
              <w:noProof/>
            </w:rPr>
          </w:pPr>
          <w:hyperlink w:anchor="_Toc508398285" w:history="1">
            <w:r w:rsidR="00BE358E" w:rsidRPr="00A31F2E">
              <w:rPr>
                <w:rStyle w:val="Hyperlink"/>
                <w:noProof/>
              </w:rPr>
              <w:t>1.2.4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_Toc508398285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08BB98FD" w14:textId="36F47064" w:rsidR="00BE358E" w:rsidRDefault="00DB075B">
          <w:pPr>
            <w:pStyle w:val="TOC3"/>
            <w:tabs>
              <w:tab w:val="left" w:pos="1320"/>
              <w:tab w:val="right" w:leader="dot" w:pos="9890"/>
            </w:tabs>
            <w:rPr>
              <w:rFonts w:asciiTheme="minorHAnsi" w:eastAsiaTheme="minorEastAsia" w:hAnsiTheme="minorHAnsi"/>
              <w:noProof/>
            </w:rPr>
          </w:pPr>
          <w:hyperlink w:anchor="_Toc508398286" w:history="1">
            <w:r w:rsidR="00BE358E" w:rsidRPr="00A31F2E">
              <w:rPr>
                <w:rStyle w:val="Hyperlink"/>
                <w:noProof/>
              </w:rPr>
              <w:t>1.2.5</w:t>
            </w:r>
            <w:r w:rsidR="00BE358E">
              <w:rPr>
                <w:rFonts w:asciiTheme="minorHAnsi" w:eastAsiaTheme="minorEastAsia" w:hAnsiTheme="minorHAnsi"/>
                <w:noProof/>
              </w:rPr>
              <w:tab/>
            </w:r>
            <w:r w:rsidR="00BE358E" w:rsidRPr="00A31F2E">
              <w:rPr>
                <w:rStyle w:val="Hyperlink"/>
                <w:noProof/>
              </w:rPr>
              <w:t>Output of script</w:t>
            </w:r>
            <w:r w:rsidR="00BE358E">
              <w:rPr>
                <w:noProof/>
                <w:webHidden/>
              </w:rPr>
              <w:tab/>
            </w:r>
            <w:r w:rsidR="00BE358E">
              <w:rPr>
                <w:noProof/>
                <w:webHidden/>
              </w:rPr>
              <w:fldChar w:fldCharType="begin"/>
            </w:r>
            <w:r w:rsidR="00BE358E">
              <w:rPr>
                <w:noProof/>
                <w:webHidden/>
              </w:rPr>
              <w:instrText xml:space="preserve"> PAGEREF _Toc508398286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1FE8CDE5" w14:textId="425C339F" w:rsidR="00BE358E" w:rsidRDefault="00DB075B">
          <w:pPr>
            <w:pStyle w:val="TOC3"/>
            <w:tabs>
              <w:tab w:val="left" w:pos="1320"/>
              <w:tab w:val="right" w:leader="dot" w:pos="9890"/>
            </w:tabs>
            <w:rPr>
              <w:rFonts w:asciiTheme="minorHAnsi" w:eastAsiaTheme="minorEastAsia" w:hAnsiTheme="minorHAnsi"/>
              <w:noProof/>
            </w:rPr>
          </w:pPr>
          <w:hyperlink w:anchor="_Toc508398287" w:history="1">
            <w:r w:rsidR="00BE358E" w:rsidRPr="00A31F2E">
              <w:rPr>
                <w:rStyle w:val="Hyperlink"/>
                <w:noProof/>
              </w:rPr>
              <w:t>1.2.6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_Toc508398287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412F9592" w14:textId="21BCCECB" w:rsidR="00BE358E" w:rsidRDefault="00DB075B">
          <w:pPr>
            <w:pStyle w:val="TOC3"/>
            <w:tabs>
              <w:tab w:val="left" w:pos="1320"/>
              <w:tab w:val="right" w:leader="dot" w:pos="9890"/>
            </w:tabs>
            <w:rPr>
              <w:rFonts w:asciiTheme="minorHAnsi" w:eastAsiaTheme="minorEastAsia" w:hAnsiTheme="minorHAnsi"/>
              <w:noProof/>
            </w:rPr>
          </w:pPr>
          <w:hyperlink w:anchor="_Toc508398288" w:history="1">
            <w:r w:rsidR="00BE358E" w:rsidRPr="00A31F2E">
              <w:rPr>
                <w:rStyle w:val="Hyperlink"/>
                <w:noProof/>
              </w:rPr>
              <w:t>1.2.7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_Toc508398288 \h </w:instrText>
            </w:r>
            <w:r w:rsidR="00BE358E">
              <w:rPr>
                <w:noProof/>
                <w:webHidden/>
              </w:rPr>
            </w:r>
            <w:r w:rsidR="00BE358E">
              <w:rPr>
                <w:noProof/>
                <w:webHidden/>
              </w:rPr>
              <w:fldChar w:fldCharType="separate"/>
            </w:r>
            <w:r w:rsidR="000D1CC2">
              <w:rPr>
                <w:noProof/>
                <w:webHidden/>
              </w:rPr>
              <w:t>8</w:t>
            </w:r>
            <w:r w:rsidR="00BE358E">
              <w:rPr>
                <w:noProof/>
                <w:webHidden/>
              </w:rPr>
              <w:fldChar w:fldCharType="end"/>
            </w:r>
          </w:hyperlink>
        </w:p>
        <w:p w14:paraId="5989D189" w14:textId="75510A7F" w:rsidR="00BE358E" w:rsidRDefault="00DB075B">
          <w:pPr>
            <w:pStyle w:val="TOC2"/>
            <w:tabs>
              <w:tab w:val="left" w:pos="880"/>
              <w:tab w:val="right" w:leader="dot" w:pos="9890"/>
            </w:tabs>
            <w:rPr>
              <w:rFonts w:asciiTheme="minorHAnsi" w:eastAsiaTheme="minorEastAsia" w:hAnsiTheme="minorHAnsi"/>
              <w:noProof/>
            </w:rPr>
          </w:pPr>
          <w:hyperlink w:anchor="_Toc508398289" w:history="1">
            <w:r w:rsidR="00BE358E" w:rsidRPr="00A31F2E">
              <w:rPr>
                <w:rStyle w:val="Hyperlink"/>
                <w:noProof/>
              </w:rPr>
              <w:t>1.3</w:t>
            </w:r>
            <w:r w:rsidR="00BE358E">
              <w:rPr>
                <w:rFonts w:asciiTheme="minorHAnsi" w:eastAsiaTheme="minorEastAsia" w:hAnsiTheme="minorHAnsi"/>
                <w:noProof/>
              </w:rPr>
              <w:tab/>
            </w:r>
            <w:r w:rsidR="00BE358E" w:rsidRPr="00A31F2E">
              <w:rPr>
                <w:rStyle w:val="Hyperlink"/>
                <w:noProof/>
              </w:rPr>
              <w:t>Mapping the raw single or pair read FASTQ files</w:t>
            </w:r>
            <w:r w:rsidR="00BE358E">
              <w:rPr>
                <w:noProof/>
                <w:webHidden/>
              </w:rPr>
              <w:tab/>
            </w:r>
            <w:r w:rsidR="00BE358E">
              <w:rPr>
                <w:noProof/>
                <w:webHidden/>
              </w:rPr>
              <w:fldChar w:fldCharType="begin"/>
            </w:r>
            <w:r w:rsidR="00BE358E">
              <w:rPr>
                <w:noProof/>
                <w:webHidden/>
              </w:rPr>
              <w:instrText xml:space="preserve"> PAGEREF _Toc508398289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17386A43" w14:textId="19F04B65" w:rsidR="00BE358E" w:rsidRDefault="00DB075B">
          <w:pPr>
            <w:pStyle w:val="TOC3"/>
            <w:tabs>
              <w:tab w:val="left" w:pos="1320"/>
              <w:tab w:val="right" w:leader="dot" w:pos="9890"/>
            </w:tabs>
            <w:rPr>
              <w:rFonts w:asciiTheme="minorHAnsi" w:eastAsiaTheme="minorEastAsia" w:hAnsiTheme="minorHAnsi"/>
              <w:noProof/>
            </w:rPr>
          </w:pPr>
          <w:hyperlink w:anchor="_Toc508398290" w:history="1">
            <w:r w:rsidR="00BE358E" w:rsidRPr="00A31F2E">
              <w:rPr>
                <w:rStyle w:val="Hyperlink"/>
                <w:noProof/>
              </w:rPr>
              <w:t>1.3.1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_Toc508398290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6A51389F" w14:textId="525C6901" w:rsidR="00BE358E" w:rsidRDefault="00DB075B">
          <w:pPr>
            <w:pStyle w:val="TOC3"/>
            <w:tabs>
              <w:tab w:val="left" w:pos="1320"/>
              <w:tab w:val="right" w:leader="dot" w:pos="9890"/>
            </w:tabs>
            <w:rPr>
              <w:rFonts w:asciiTheme="minorHAnsi" w:eastAsiaTheme="minorEastAsia" w:hAnsiTheme="minorHAnsi"/>
              <w:noProof/>
            </w:rPr>
          </w:pPr>
          <w:hyperlink w:anchor="_Toc508398291" w:history="1">
            <w:r w:rsidR="00BE358E" w:rsidRPr="00A31F2E">
              <w:rPr>
                <w:rStyle w:val="Hyperlink"/>
                <w:noProof/>
              </w:rPr>
              <w:t>1.3.2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_Toc508398291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48F61303" w14:textId="19BB583A" w:rsidR="00BE358E" w:rsidRDefault="00DB075B">
          <w:pPr>
            <w:pStyle w:val="TOC3"/>
            <w:tabs>
              <w:tab w:val="left" w:pos="1320"/>
              <w:tab w:val="right" w:leader="dot" w:pos="9890"/>
            </w:tabs>
            <w:rPr>
              <w:rFonts w:asciiTheme="minorHAnsi" w:eastAsiaTheme="minorEastAsia" w:hAnsiTheme="minorHAnsi"/>
              <w:noProof/>
            </w:rPr>
          </w:pPr>
          <w:hyperlink w:anchor="_Toc508398292" w:history="1">
            <w:r w:rsidR="00BE358E" w:rsidRPr="00A31F2E">
              <w:rPr>
                <w:rStyle w:val="Hyperlink"/>
                <w:noProof/>
              </w:rPr>
              <w:t>1.3.3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_Toc508398292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23443F78" w14:textId="4C534712" w:rsidR="00BE358E" w:rsidRDefault="00DB075B">
          <w:pPr>
            <w:pStyle w:val="TOC3"/>
            <w:tabs>
              <w:tab w:val="left" w:pos="1320"/>
              <w:tab w:val="right" w:leader="dot" w:pos="9890"/>
            </w:tabs>
            <w:rPr>
              <w:rFonts w:asciiTheme="minorHAnsi" w:eastAsiaTheme="minorEastAsia" w:hAnsiTheme="minorHAnsi"/>
              <w:noProof/>
            </w:rPr>
          </w:pPr>
          <w:hyperlink w:anchor="_Toc508398293" w:history="1">
            <w:r w:rsidR="00BE358E" w:rsidRPr="00A31F2E">
              <w:rPr>
                <w:rStyle w:val="Hyperlink"/>
                <w:noProof/>
              </w:rPr>
              <w:t>1.3.4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_Toc508398293 \h </w:instrText>
            </w:r>
            <w:r w:rsidR="00BE358E">
              <w:rPr>
                <w:noProof/>
                <w:webHidden/>
              </w:rPr>
            </w:r>
            <w:r w:rsidR="00BE358E">
              <w:rPr>
                <w:noProof/>
                <w:webHidden/>
              </w:rPr>
              <w:fldChar w:fldCharType="separate"/>
            </w:r>
            <w:r w:rsidR="000D1CC2">
              <w:rPr>
                <w:noProof/>
                <w:webHidden/>
              </w:rPr>
              <w:t>10</w:t>
            </w:r>
            <w:r w:rsidR="00BE358E">
              <w:rPr>
                <w:noProof/>
                <w:webHidden/>
              </w:rPr>
              <w:fldChar w:fldCharType="end"/>
            </w:r>
          </w:hyperlink>
        </w:p>
        <w:p w14:paraId="0C43AF38" w14:textId="2322B5B6" w:rsidR="00BE358E" w:rsidRDefault="00DB075B">
          <w:pPr>
            <w:pStyle w:val="TOC3"/>
            <w:tabs>
              <w:tab w:val="left" w:pos="1320"/>
              <w:tab w:val="right" w:leader="dot" w:pos="9890"/>
            </w:tabs>
            <w:rPr>
              <w:rFonts w:asciiTheme="minorHAnsi" w:eastAsiaTheme="minorEastAsia" w:hAnsiTheme="minorHAnsi"/>
              <w:noProof/>
            </w:rPr>
          </w:pPr>
          <w:hyperlink w:anchor="_Toc508398294" w:history="1">
            <w:r w:rsidR="00BE358E" w:rsidRPr="00A31F2E">
              <w:rPr>
                <w:rStyle w:val="Hyperlink"/>
                <w:noProof/>
              </w:rPr>
              <w:t>1.3.5</w:t>
            </w:r>
            <w:r w:rsidR="00BE358E">
              <w:rPr>
                <w:rFonts w:asciiTheme="minorHAnsi" w:eastAsiaTheme="minorEastAsia" w:hAnsiTheme="minorHAnsi"/>
                <w:noProof/>
              </w:rPr>
              <w:tab/>
            </w:r>
            <w:r w:rsidR="00BE358E" w:rsidRPr="00A31F2E">
              <w:rPr>
                <w:rStyle w:val="Hyperlink"/>
                <w:noProof/>
              </w:rPr>
              <w:t>Output of script</w:t>
            </w:r>
            <w:r w:rsidR="00BE358E">
              <w:rPr>
                <w:noProof/>
                <w:webHidden/>
              </w:rPr>
              <w:tab/>
            </w:r>
            <w:r w:rsidR="00BE358E">
              <w:rPr>
                <w:noProof/>
                <w:webHidden/>
              </w:rPr>
              <w:fldChar w:fldCharType="begin"/>
            </w:r>
            <w:r w:rsidR="00BE358E">
              <w:rPr>
                <w:noProof/>
                <w:webHidden/>
              </w:rPr>
              <w:instrText xml:space="preserve"> PAGEREF _Toc508398294 \h </w:instrText>
            </w:r>
            <w:r w:rsidR="00BE358E">
              <w:rPr>
                <w:noProof/>
                <w:webHidden/>
              </w:rPr>
            </w:r>
            <w:r w:rsidR="00BE358E">
              <w:rPr>
                <w:noProof/>
                <w:webHidden/>
              </w:rPr>
              <w:fldChar w:fldCharType="separate"/>
            </w:r>
            <w:r w:rsidR="000D1CC2">
              <w:rPr>
                <w:noProof/>
                <w:webHidden/>
              </w:rPr>
              <w:t>10</w:t>
            </w:r>
            <w:r w:rsidR="00BE358E">
              <w:rPr>
                <w:noProof/>
                <w:webHidden/>
              </w:rPr>
              <w:fldChar w:fldCharType="end"/>
            </w:r>
          </w:hyperlink>
        </w:p>
        <w:p w14:paraId="1BA5BBE8" w14:textId="29E1BAFC" w:rsidR="00BE358E" w:rsidRDefault="00DB075B">
          <w:pPr>
            <w:pStyle w:val="TOC3"/>
            <w:tabs>
              <w:tab w:val="left" w:pos="1320"/>
              <w:tab w:val="right" w:leader="dot" w:pos="9890"/>
            </w:tabs>
            <w:rPr>
              <w:rFonts w:asciiTheme="minorHAnsi" w:eastAsiaTheme="minorEastAsia" w:hAnsiTheme="minorHAnsi"/>
              <w:noProof/>
            </w:rPr>
          </w:pPr>
          <w:hyperlink w:anchor="_Toc508398295" w:history="1">
            <w:r w:rsidR="00BE358E" w:rsidRPr="00A31F2E">
              <w:rPr>
                <w:rStyle w:val="Hyperlink"/>
                <w:noProof/>
              </w:rPr>
              <w:t>1.3.6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_Toc508398295 \h </w:instrText>
            </w:r>
            <w:r w:rsidR="00BE358E">
              <w:rPr>
                <w:noProof/>
                <w:webHidden/>
              </w:rPr>
            </w:r>
            <w:r w:rsidR="00BE358E">
              <w:rPr>
                <w:noProof/>
                <w:webHidden/>
              </w:rPr>
              <w:fldChar w:fldCharType="separate"/>
            </w:r>
            <w:r w:rsidR="000D1CC2">
              <w:rPr>
                <w:noProof/>
                <w:webHidden/>
              </w:rPr>
              <w:t>10</w:t>
            </w:r>
            <w:r w:rsidR="00BE358E">
              <w:rPr>
                <w:noProof/>
                <w:webHidden/>
              </w:rPr>
              <w:fldChar w:fldCharType="end"/>
            </w:r>
          </w:hyperlink>
        </w:p>
        <w:p w14:paraId="40266E7A" w14:textId="4D0F2982" w:rsidR="00BE358E" w:rsidRDefault="00DB075B">
          <w:pPr>
            <w:pStyle w:val="TOC3"/>
            <w:tabs>
              <w:tab w:val="left" w:pos="1320"/>
              <w:tab w:val="right" w:leader="dot" w:pos="9890"/>
            </w:tabs>
            <w:rPr>
              <w:rFonts w:asciiTheme="minorHAnsi" w:eastAsiaTheme="minorEastAsia" w:hAnsiTheme="minorHAnsi"/>
              <w:noProof/>
            </w:rPr>
          </w:pPr>
          <w:hyperlink w:anchor="_Toc508398296" w:history="1">
            <w:r w:rsidR="00BE358E" w:rsidRPr="00A31F2E">
              <w:rPr>
                <w:rStyle w:val="Hyperlink"/>
                <w:noProof/>
              </w:rPr>
              <w:t>1.3.7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_Toc508398296 \h </w:instrText>
            </w:r>
            <w:r w:rsidR="00BE358E">
              <w:rPr>
                <w:noProof/>
                <w:webHidden/>
              </w:rPr>
            </w:r>
            <w:r w:rsidR="00BE358E">
              <w:rPr>
                <w:noProof/>
                <w:webHidden/>
              </w:rPr>
              <w:fldChar w:fldCharType="separate"/>
            </w:r>
            <w:r w:rsidR="000D1CC2">
              <w:rPr>
                <w:noProof/>
                <w:webHidden/>
              </w:rPr>
              <w:t>11</w:t>
            </w:r>
            <w:r w:rsidR="00BE358E">
              <w:rPr>
                <w:noProof/>
                <w:webHidden/>
              </w:rPr>
              <w:fldChar w:fldCharType="end"/>
            </w:r>
          </w:hyperlink>
        </w:p>
        <w:p w14:paraId="1D6904D5" w14:textId="0D8F7938" w:rsidR="00BE358E" w:rsidRDefault="00DB075B">
          <w:pPr>
            <w:pStyle w:val="TOC2"/>
            <w:tabs>
              <w:tab w:val="left" w:pos="880"/>
              <w:tab w:val="right" w:leader="dot" w:pos="9890"/>
            </w:tabs>
            <w:rPr>
              <w:rFonts w:asciiTheme="minorHAnsi" w:eastAsiaTheme="minorEastAsia" w:hAnsiTheme="minorHAnsi"/>
              <w:noProof/>
            </w:rPr>
          </w:pPr>
          <w:hyperlink w:anchor="_Toc508398297" w:history="1">
            <w:r w:rsidR="00BE358E" w:rsidRPr="00A31F2E">
              <w:rPr>
                <w:rStyle w:val="Hyperlink"/>
                <w:noProof/>
              </w:rPr>
              <w:t>1.4</w:t>
            </w:r>
            <w:r w:rsidR="00BE358E">
              <w:rPr>
                <w:rFonts w:asciiTheme="minorHAnsi" w:eastAsiaTheme="minorEastAsia" w:hAnsiTheme="minorHAnsi"/>
                <w:noProof/>
              </w:rPr>
              <w:tab/>
            </w:r>
            <w:r w:rsidR="00BE358E" w:rsidRPr="00A31F2E">
              <w:rPr>
                <w:rStyle w:val="Hyperlink"/>
                <w:noProof/>
              </w:rPr>
              <w:t>Filter a BAM alignment file</w:t>
            </w:r>
            <w:r w:rsidR="00BE358E">
              <w:rPr>
                <w:noProof/>
                <w:webHidden/>
              </w:rPr>
              <w:tab/>
            </w:r>
            <w:r w:rsidR="00BE358E">
              <w:rPr>
                <w:noProof/>
                <w:webHidden/>
              </w:rPr>
              <w:fldChar w:fldCharType="begin"/>
            </w:r>
            <w:r w:rsidR="00BE358E">
              <w:rPr>
                <w:noProof/>
                <w:webHidden/>
              </w:rPr>
              <w:instrText xml:space="preserve"> PAGEREF _Toc508398297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60EB0FEE" w14:textId="6D51796A" w:rsidR="00BE358E" w:rsidRDefault="00DB075B">
          <w:pPr>
            <w:pStyle w:val="TOC3"/>
            <w:tabs>
              <w:tab w:val="left" w:pos="1320"/>
              <w:tab w:val="right" w:leader="dot" w:pos="9890"/>
            </w:tabs>
            <w:rPr>
              <w:rFonts w:asciiTheme="minorHAnsi" w:eastAsiaTheme="minorEastAsia" w:hAnsiTheme="minorHAnsi"/>
              <w:noProof/>
            </w:rPr>
          </w:pPr>
          <w:hyperlink w:anchor="_Toc508398298" w:history="1">
            <w:r w:rsidR="00BE358E" w:rsidRPr="00A31F2E">
              <w:rPr>
                <w:rStyle w:val="Hyperlink"/>
                <w:noProof/>
              </w:rPr>
              <w:t>1.4.1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_Toc508398298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34CF1246" w14:textId="7E03EF84" w:rsidR="00BE358E" w:rsidRDefault="00DB075B">
          <w:pPr>
            <w:pStyle w:val="TOC3"/>
            <w:tabs>
              <w:tab w:val="left" w:pos="1320"/>
              <w:tab w:val="right" w:leader="dot" w:pos="9890"/>
            </w:tabs>
            <w:rPr>
              <w:rFonts w:asciiTheme="minorHAnsi" w:eastAsiaTheme="minorEastAsia" w:hAnsiTheme="minorHAnsi"/>
              <w:noProof/>
            </w:rPr>
          </w:pPr>
          <w:hyperlink w:anchor="_Toc508398299" w:history="1">
            <w:r w:rsidR="00BE358E" w:rsidRPr="00A31F2E">
              <w:rPr>
                <w:rStyle w:val="Hyperlink"/>
                <w:noProof/>
              </w:rPr>
              <w:t>1.4.2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_Toc508398299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06FCE817" w14:textId="7DBC3945" w:rsidR="00BE358E" w:rsidRDefault="00DB075B">
          <w:pPr>
            <w:pStyle w:val="TOC3"/>
            <w:tabs>
              <w:tab w:val="left" w:pos="1320"/>
              <w:tab w:val="right" w:leader="dot" w:pos="9890"/>
            </w:tabs>
            <w:rPr>
              <w:rFonts w:asciiTheme="minorHAnsi" w:eastAsiaTheme="minorEastAsia" w:hAnsiTheme="minorHAnsi"/>
              <w:noProof/>
            </w:rPr>
          </w:pPr>
          <w:hyperlink w:anchor="_Toc508398300" w:history="1">
            <w:r w:rsidR="00BE358E" w:rsidRPr="00A31F2E">
              <w:rPr>
                <w:rStyle w:val="Hyperlink"/>
                <w:noProof/>
              </w:rPr>
              <w:t>1.4.3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_Toc508398300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2F6079F9" w14:textId="2119F0A4" w:rsidR="00BE358E" w:rsidRDefault="00DB075B">
          <w:pPr>
            <w:pStyle w:val="TOC3"/>
            <w:tabs>
              <w:tab w:val="left" w:pos="1320"/>
              <w:tab w:val="right" w:leader="dot" w:pos="9890"/>
            </w:tabs>
            <w:rPr>
              <w:rFonts w:asciiTheme="minorHAnsi" w:eastAsiaTheme="minorEastAsia" w:hAnsiTheme="minorHAnsi"/>
              <w:noProof/>
            </w:rPr>
          </w:pPr>
          <w:hyperlink w:anchor="_Toc508398301" w:history="1">
            <w:r w:rsidR="00BE358E" w:rsidRPr="00A31F2E">
              <w:rPr>
                <w:rStyle w:val="Hyperlink"/>
                <w:noProof/>
              </w:rPr>
              <w:t>1.4.4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_Toc508398301 \h </w:instrText>
            </w:r>
            <w:r w:rsidR="00BE358E">
              <w:rPr>
                <w:noProof/>
                <w:webHidden/>
              </w:rPr>
            </w:r>
            <w:r w:rsidR="00BE358E">
              <w:rPr>
                <w:noProof/>
                <w:webHidden/>
              </w:rPr>
              <w:fldChar w:fldCharType="separate"/>
            </w:r>
            <w:r w:rsidR="000D1CC2">
              <w:rPr>
                <w:noProof/>
                <w:webHidden/>
              </w:rPr>
              <w:t>14</w:t>
            </w:r>
            <w:r w:rsidR="00BE358E">
              <w:rPr>
                <w:noProof/>
                <w:webHidden/>
              </w:rPr>
              <w:fldChar w:fldCharType="end"/>
            </w:r>
          </w:hyperlink>
        </w:p>
        <w:p w14:paraId="2334011A" w14:textId="360FAA79" w:rsidR="00BE358E" w:rsidRDefault="00DB075B">
          <w:pPr>
            <w:pStyle w:val="TOC3"/>
            <w:tabs>
              <w:tab w:val="left" w:pos="1320"/>
              <w:tab w:val="right" w:leader="dot" w:pos="9890"/>
            </w:tabs>
            <w:rPr>
              <w:rFonts w:asciiTheme="minorHAnsi" w:eastAsiaTheme="minorEastAsia" w:hAnsiTheme="minorHAnsi"/>
              <w:noProof/>
            </w:rPr>
          </w:pPr>
          <w:hyperlink w:anchor="_Toc508398302" w:history="1">
            <w:r w:rsidR="00BE358E" w:rsidRPr="00A31F2E">
              <w:rPr>
                <w:rStyle w:val="Hyperlink"/>
                <w:noProof/>
              </w:rPr>
              <w:t>1.4.5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_Toc508398302 \h </w:instrText>
            </w:r>
            <w:r w:rsidR="00BE358E">
              <w:rPr>
                <w:noProof/>
                <w:webHidden/>
              </w:rPr>
            </w:r>
            <w:r w:rsidR="00BE358E">
              <w:rPr>
                <w:noProof/>
                <w:webHidden/>
              </w:rPr>
              <w:fldChar w:fldCharType="separate"/>
            </w:r>
            <w:r w:rsidR="000D1CC2">
              <w:rPr>
                <w:noProof/>
                <w:webHidden/>
              </w:rPr>
              <w:t>14</w:t>
            </w:r>
            <w:r w:rsidR="00BE358E">
              <w:rPr>
                <w:noProof/>
                <w:webHidden/>
              </w:rPr>
              <w:fldChar w:fldCharType="end"/>
            </w:r>
          </w:hyperlink>
        </w:p>
        <w:p w14:paraId="1D1B0C67" w14:textId="639A7987" w:rsidR="00BE358E" w:rsidRDefault="00DB075B">
          <w:pPr>
            <w:pStyle w:val="TOC3"/>
            <w:tabs>
              <w:tab w:val="left" w:pos="1320"/>
              <w:tab w:val="right" w:leader="dot" w:pos="9890"/>
            </w:tabs>
            <w:rPr>
              <w:rFonts w:asciiTheme="minorHAnsi" w:eastAsiaTheme="minorEastAsia" w:hAnsiTheme="minorHAnsi"/>
              <w:noProof/>
            </w:rPr>
          </w:pPr>
          <w:hyperlink w:anchor="_Toc508398303" w:history="1">
            <w:r w:rsidR="00BE358E" w:rsidRPr="00A31F2E">
              <w:rPr>
                <w:rStyle w:val="Hyperlink"/>
                <w:noProof/>
              </w:rPr>
              <w:t>1.4.6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_Toc508398303 \h </w:instrText>
            </w:r>
            <w:r w:rsidR="00BE358E">
              <w:rPr>
                <w:noProof/>
                <w:webHidden/>
              </w:rPr>
            </w:r>
            <w:r w:rsidR="00BE358E">
              <w:rPr>
                <w:noProof/>
                <w:webHidden/>
              </w:rPr>
              <w:fldChar w:fldCharType="separate"/>
            </w:r>
            <w:r w:rsidR="000D1CC2">
              <w:rPr>
                <w:noProof/>
                <w:webHidden/>
              </w:rPr>
              <w:t>14</w:t>
            </w:r>
            <w:r w:rsidR="00BE358E">
              <w:rPr>
                <w:noProof/>
                <w:webHidden/>
              </w:rPr>
              <w:fldChar w:fldCharType="end"/>
            </w:r>
          </w:hyperlink>
        </w:p>
        <w:p w14:paraId="31B7899C" w14:textId="66AEEA6D" w:rsidR="00BE358E" w:rsidRDefault="00DB075B">
          <w:pPr>
            <w:pStyle w:val="TOC3"/>
            <w:tabs>
              <w:tab w:val="left" w:pos="1320"/>
              <w:tab w:val="right" w:leader="dot" w:pos="9890"/>
            </w:tabs>
            <w:rPr>
              <w:rFonts w:asciiTheme="minorHAnsi" w:eastAsiaTheme="minorEastAsia" w:hAnsiTheme="minorHAnsi"/>
              <w:noProof/>
            </w:rPr>
          </w:pPr>
          <w:hyperlink w:anchor="_Toc508398304" w:history="1">
            <w:r w:rsidR="00BE358E" w:rsidRPr="00A31F2E">
              <w:rPr>
                <w:rStyle w:val="Hyperlink"/>
                <w:noProof/>
              </w:rPr>
              <w:t>1.4.7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_Toc508398304 \h </w:instrText>
            </w:r>
            <w:r w:rsidR="00BE358E">
              <w:rPr>
                <w:noProof/>
                <w:webHidden/>
              </w:rPr>
            </w:r>
            <w:r w:rsidR="00BE358E">
              <w:rPr>
                <w:noProof/>
                <w:webHidden/>
              </w:rPr>
              <w:fldChar w:fldCharType="separate"/>
            </w:r>
            <w:r w:rsidR="000D1CC2">
              <w:rPr>
                <w:noProof/>
                <w:webHidden/>
              </w:rPr>
              <w:t>15</w:t>
            </w:r>
            <w:r w:rsidR="00BE358E">
              <w:rPr>
                <w:noProof/>
                <w:webHidden/>
              </w:rPr>
              <w:fldChar w:fldCharType="end"/>
            </w:r>
          </w:hyperlink>
        </w:p>
        <w:p w14:paraId="6926F65E" w14:textId="240E0D3D" w:rsidR="00BE358E" w:rsidRDefault="00DB075B">
          <w:pPr>
            <w:pStyle w:val="TOC2"/>
            <w:tabs>
              <w:tab w:val="left" w:pos="880"/>
              <w:tab w:val="right" w:leader="dot" w:pos="9890"/>
            </w:tabs>
            <w:rPr>
              <w:rFonts w:asciiTheme="minorHAnsi" w:eastAsiaTheme="minorEastAsia" w:hAnsiTheme="minorHAnsi"/>
              <w:noProof/>
            </w:rPr>
          </w:pPr>
          <w:hyperlink w:anchor="_Toc508398305" w:history="1">
            <w:r w:rsidR="00BE358E" w:rsidRPr="00A31F2E">
              <w:rPr>
                <w:rStyle w:val="Hyperlink"/>
                <w:noProof/>
              </w:rPr>
              <w:t>1.5</w:t>
            </w:r>
            <w:r w:rsidR="00BE358E">
              <w:rPr>
                <w:rFonts w:asciiTheme="minorHAnsi" w:eastAsiaTheme="minorEastAsia" w:hAnsiTheme="minorHAnsi"/>
                <w:noProof/>
              </w:rPr>
              <w:tab/>
            </w:r>
            <w:r w:rsidR="00BE358E" w:rsidRPr="00A31F2E">
              <w:rPr>
                <w:rStyle w:val="Hyperlink"/>
                <w:noProof/>
              </w:rPr>
              <w:t>Convert a BAM file to a HiC input file format</w:t>
            </w:r>
            <w:r w:rsidR="00BE358E">
              <w:rPr>
                <w:noProof/>
                <w:webHidden/>
              </w:rPr>
              <w:tab/>
            </w:r>
            <w:r w:rsidR="00BE358E">
              <w:rPr>
                <w:noProof/>
                <w:webHidden/>
              </w:rPr>
              <w:fldChar w:fldCharType="begin"/>
            </w:r>
            <w:r w:rsidR="00BE358E">
              <w:rPr>
                <w:noProof/>
                <w:webHidden/>
              </w:rPr>
              <w:instrText xml:space="preserve"> PAGEREF _Toc508398305 \h </w:instrText>
            </w:r>
            <w:r w:rsidR="00BE358E">
              <w:rPr>
                <w:noProof/>
                <w:webHidden/>
              </w:rPr>
            </w:r>
            <w:r w:rsidR="00BE358E">
              <w:rPr>
                <w:noProof/>
                <w:webHidden/>
              </w:rPr>
              <w:fldChar w:fldCharType="separate"/>
            </w:r>
            <w:r w:rsidR="000D1CC2">
              <w:rPr>
                <w:noProof/>
                <w:webHidden/>
              </w:rPr>
              <w:t>16</w:t>
            </w:r>
            <w:r w:rsidR="00BE358E">
              <w:rPr>
                <w:noProof/>
                <w:webHidden/>
              </w:rPr>
              <w:fldChar w:fldCharType="end"/>
            </w:r>
          </w:hyperlink>
        </w:p>
        <w:p w14:paraId="16C6660B" w14:textId="1348FBC0" w:rsidR="00BE358E" w:rsidRDefault="00DB075B">
          <w:pPr>
            <w:pStyle w:val="TOC3"/>
            <w:tabs>
              <w:tab w:val="left" w:pos="1320"/>
              <w:tab w:val="right" w:leader="dot" w:pos="9890"/>
            </w:tabs>
            <w:rPr>
              <w:rFonts w:asciiTheme="minorHAnsi" w:eastAsiaTheme="minorEastAsia" w:hAnsiTheme="minorHAnsi"/>
              <w:noProof/>
            </w:rPr>
          </w:pPr>
          <w:hyperlink w:anchor="_Toc508398306" w:history="1">
            <w:r w:rsidR="00BE358E" w:rsidRPr="00A31F2E">
              <w:rPr>
                <w:rStyle w:val="Hyperlink"/>
                <w:noProof/>
              </w:rPr>
              <w:t>1.5.1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_Toc508398306 \h </w:instrText>
            </w:r>
            <w:r w:rsidR="00BE358E">
              <w:rPr>
                <w:noProof/>
                <w:webHidden/>
              </w:rPr>
            </w:r>
            <w:r w:rsidR="00BE358E">
              <w:rPr>
                <w:noProof/>
                <w:webHidden/>
              </w:rPr>
              <w:fldChar w:fldCharType="separate"/>
            </w:r>
            <w:r w:rsidR="000D1CC2">
              <w:rPr>
                <w:noProof/>
                <w:webHidden/>
              </w:rPr>
              <w:t>16</w:t>
            </w:r>
            <w:r w:rsidR="00BE358E">
              <w:rPr>
                <w:noProof/>
                <w:webHidden/>
              </w:rPr>
              <w:fldChar w:fldCharType="end"/>
            </w:r>
          </w:hyperlink>
        </w:p>
        <w:p w14:paraId="54456B11" w14:textId="6C3CC4CA" w:rsidR="00BE358E" w:rsidRDefault="00DB075B">
          <w:pPr>
            <w:pStyle w:val="TOC3"/>
            <w:tabs>
              <w:tab w:val="left" w:pos="1320"/>
              <w:tab w:val="right" w:leader="dot" w:pos="9890"/>
            </w:tabs>
            <w:rPr>
              <w:rFonts w:asciiTheme="minorHAnsi" w:eastAsiaTheme="minorEastAsia" w:hAnsiTheme="minorHAnsi"/>
              <w:noProof/>
            </w:rPr>
          </w:pPr>
          <w:hyperlink w:anchor="_Toc508398307" w:history="1">
            <w:r w:rsidR="00BE358E" w:rsidRPr="00A31F2E">
              <w:rPr>
                <w:rStyle w:val="Hyperlink"/>
                <w:noProof/>
              </w:rPr>
              <w:t>1.5.2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_Toc508398307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0629586D" w14:textId="7AC83E22" w:rsidR="00BE358E" w:rsidRDefault="00DB075B">
          <w:pPr>
            <w:pStyle w:val="TOC3"/>
            <w:tabs>
              <w:tab w:val="left" w:pos="1320"/>
              <w:tab w:val="right" w:leader="dot" w:pos="9890"/>
            </w:tabs>
            <w:rPr>
              <w:rFonts w:asciiTheme="minorHAnsi" w:eastAsiaTheme="minorEastAsia" w:hAnsiTheme="minorHAnsi"/>
              <w:noProof/>
            </w:rPr>
          </w:pPr>
          <w:hyperlink w:anchor="_Toc508398308" w:history="1">
            <w:r w:rsidR="00BE358E" w:rsidRPr="00A31F2E">
              <w:rPr>
                <w:rStyle w:val="Hyperlink"/>
                <w:noProof/>
              </w:rPr>
              <w:t>1.5.3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_Toc508398308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7B31FAA0" w14:textId="1CED9A3C" w:rsidR="00BE358E" w:rsidRDefault="00DB075B">
          <w:pPr>
            <w:pStyle w:val="TOC3"/>
            <w:tabs>
              <w:tab w:val="left" w:pos="1320"/>
              <w:tab w:val="right" w:leader="dot" w:pos="9890"/>
            </w:tabs>
            <w:rPr>
              <w:rFonts w:asciiTheme="minorHAnsi" w:eastAsiaTheme="minorEastAsia" w:hAnsiTheme="minorHAnsi"/>
              <w:noProof/>
            </w:rPr>
          </w:pPr>
          <w:hyperlink w:anchor="_Toc508398309" w:history="1">
            <w:r w:rsidR="00BE358E" w:rsidRPr="00A31F2E">
              <w:rPr>
                <w:rStyle w:val="Hyperlink"/>
                <w:noProof/>
              </w:rPr>
              <w:t>1.5.4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_Toc508398309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4768D2B2" w14:textId="347563F6" w:rsidR="00BE358E" w:rsidRDefault="00DB075B">
          <w:pPr>
            <w:pStyle w:val="TOC3"/>
            <w:tabs>
              <w:tab w:val="left" w:pos="1320"/>
              <w:tab w:val="right" w:leader="dot" w:pos="9890"/>
            </w:tabs>
            <w:rPr>
              <w:rFonts w:asciiTheme="minorHAnsi" w:eastAsiaTheme="minorEastAsia" w:hAnsiTheme="minorHAnsi"/>
              <w:noProof/>
            </w:rPr>
          </w:pPr>
          <w:hyperlink w:anchor="_Toc508398310" w:history="1">
            <w:r w:rsidR="00BE358E" w:rsidRPr="00A31F2E">
              <w:rPr>
                <w:rStyle w:val="Hyperlink"/>
                <w:noProof/>
              </w:rPr>
              <w:t>1.5.5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_Toc508398310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1B67D933" w14:textId="126DD180" w:rsidR="00BE358E" w:rsidRDefault="00DB075B">
          <w:pPr>
            <w:pStyle w:val="TOC3"/>
            <w:tabs>
              <w:tab w:val="left" w:pos="1320"/>
              <w:tab w:val="right" w:leader="dot" w:pos="9890"/>
            </w:tabs>
            <w:rPr>
              <w:rFonts w:asciiTheme="minorHAnsi" w:eastAsiaTheme="minorEastAsia" w:hAnsiTheme="minorHAnsi"/>
              <w:noProof/>
            </w:rPr>
          </w:pPr>
          <w:hyperlink w:anchor="_Toc508398311" w:history="1">
            <w:r w:rsidR="00BE358E" w:rsidRPr="00A31F2E">
              <w:rPr>
                <w:rStyle w:val="Hyperlink"/>
                <w:noProof/>
              </w:rPr>
              <w:t>1.5.6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_Toc508398311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7A042788" w14:textId="2DFD841C" w:rsidR="00BE358E" w:rsidRDefault="00DB075B">
          <w:pPr>
            <w:pStyle w:val="TOC3"/>
            <w:tabs>
              <w:tab w:val="left" w:pos="1320"/>
              <w:tab w:val="right" w:leader="dot" w:pos="9890"/>
            </w:tabs>
            <w:rPr>
              <w:rFonts w:asciiTheme="minorHAnsi" w:eastAsiaTheme="minorEastAsia" w:hAnsiTheme="minorHAnsi"/>
              <w:noProof/>
            </w:rPr>
          </w:pPr>
          <w:hyperlink w:anchor="_Toc508398312" w:history="1">
            <w:r w:rsidR="00BE358E" w:rsidRPr="00A31F2E">
              <w:rPr>
                <w:rStyle w:val="Hyperlink"/>
                <w:noProof/>
              </w:rPr>
              <w:t>1.5.7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_Toc508398312 \h </w:instrText>
            </w:r>
            <w:r w:rsidR="00BE358E">
              <w:rPr>
                <w:noProof/>
                <w:webHidden/>
              </w:rPr>
            </w:r>
            <w:r w:rsidR="00BE358E">
              <w:rPr>
                <w:noProof/>
                <w:webHidden/>
              </w:rPr>
              <w:fldChar w:fldCharType="separate"/>
            </w:r>
            <w:r w:rsidR="000D1CC2">
              <w:rPr>
                <w:noProof/>
                <w:webHidden/>
              </w:rPr>
              <w:t>18</w:t>
            </w:r>
            <w:r w:rsidR="00BE358E">
              <w:rPr>
                <w:noProof/>
                <w:webHidden/>
              </w:rPr>
              <w:fldChar w:fldCharType="end"/>
            </w:r>
          </w:hyperlink>
        </w:p>
        <w:p w14:paraId="0C6D7A7B" w14:textId="3AF47FD9" w:rsidR="00BE358E" w:rsidRDefault="00DB075B">
          <w:pPr>
            <w:pStyle w:val="TOC2"/>
            <w:tabs>
              <w:tab w:val="left" w:pos="880"/>
              <w:tab w:val="right" w:leader="dot" w:pos="9890"/>
            </w:tabs>
            <w:rPr>
              <w:rFonts w:asciiTheme="minorHAnsi" w:eastAsiaTheme="minorEastAsia" w:hAnsiTheme="minorHAnsi"/>
              <w:noProof/>
            </w:rPr>
          </w:pPr>
          <w:hyperlink w:anchor="_Toc508398313" w:history="1">
            <w:r w:rsidR="00BE358E" w:rsidRPr="00A31F2E">
              <w:rPr>
                <w:rStyle w:val="Hyperlink"/>
                <w:noProof/>
              </w:rPr>
              <w:t>1.6</w:t>
            </w:r>
            <w:r w:rsidR="00BE358E">
              <w:rPr>
                <w:rFonts w:asciiTheme="minorHAnsi" w:eastAsiaTheme="minorEastAsia" w:hAnsiTheme="minorHAnsi"/>
                <w:noProof/>
              </w:rPr>
              <w:tab/>
            </w:r>
            <w:r w:rsidR="00BE358E" w:rsidRPr="00A31F2E">
              <w:rPr>
                <w:rStyle w:val="Hyperlink"/>
                <w:noProof/>
              </w:rPr>
              <w:t>HiC-Express</w:t>
            </w:r>
            <w:r w:rsidR="00BE358E">
              <w:rPr>
                <w:noProof/>
                <w:webHidden/>
              </w:rPr>
              <w:tab/>
            </w:r>
            <w:r w:rsidR="00BE358E">
              <w:rPr>
                <w:noProof/>
                <w:webHidden/>
              </w:rPr>
              <w:fldChar w:fldCharType="begin"/>
            </w:r>
            <w:r w:rsidR="00BE358E">
              <w:rPr>
                <w:noProof/>
                <w:webHidden/>
              </w:rPr>
              <w:instrText xml:space="preserve"> PAGEREF _Toc508398313 \h </w:instrText>
            </w:r>
            <w:r w:rsidR="00BE358E">
              <w:rPr>
                <w:noProof/>
                <w:webHidden/>
              </w:rPr>
            </w:r>
            <w:r w:rsidR="00BE358E">
              <w:rPr>
                <w:noProof/>
                <w:webHidden/>
              </w:rPr>
              <w:fldChar w:fldCharType="separate"/>
            </w:r>
            <w:r w:rsidR="000D1CC2">
              <w:rPr>
                <w:noProof/>
                <w:webHidden/>
              </w:rPr>
              <w:t>19</w:t>
            </w:r>
            <w:r w:rsidR="00BE358E">
              <w:rPr>
                <w:noProof/>
                <w:webHidden/>
              </w:rPr>
              <w:fldChar w:fldCharType="end"/>
            </w:r>
          </w:hyperlink>
        </w:p>
        <w:p w14:paraId="5F006DB7" w14:textId="42C67B5D" w:rsidR="00BE358E" w:rsidRDefault="00DB075B">
          <w:pPr>
            <w:pStyle w:val="TOC3"/>
            <w:tabs>
              <w:tab w:val="left" w:pos="1320"/>
              <w:tab w:val="right" w:leader="dot" w:pos="9890"/>
            </w:tabs>
            <w:rPr>
              <w:rFonts w:asciiTheme="minorHAnsi" w:eastAsiaTheme="minorEastAsia" w:hAnsiTheme="minorHAnsi"/>
              <w:noProof/>
            </w:rPr>
          </w:pPr>
          <w:hyperlink w:anchor="_Toc508398314" w:history="1">
            <w:r w:rsidR="00BE358E" w:rsidRPr="00A31F2E">
              <w:rPr>
                <w:rStyle w:val="Hyperlink"/>
                <w:noProof/>
              </w:rPr>
              <w:t>1.6.1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_Toc508398314 \h </w:instrText>
            </w:r>
            <w:r w:rsidR="00BE358E">
              <w:rPr>
                <w:noProof/>
                <w:webHidden/>
              </w:rPr>
            </w:r>
            <w:r w:rsidR="00BE358E">
              <w:rPr>
                <w:noProof/>
                <w:webHidden/>
              </w:rPr>
              <w:fldChar w:fldCharType="separate"/>
            </w:r>
            <w:r w:rsidR="000D1CC2">
              <w:rPr>
                <w:noProof/>
                <w:webHidden/>
              </w:rPr>
              <w:t>19</w:t>
            </w:r>
            <w:r w:rsidR="00BE358E">
              <w:rPr>
                <w:noProof/>
                <w:webHidden/>
              </w:rPr>
              <w:fldChar w:fldCharType="end"/>
            </w:r>
          </w:hyperlink>
        </w:p>
        <w:p w14:paraId="2E7DE5B1" w14:textId="2A301A3A" w:rsidR="00BE358E" w:rsidRDefault="00DB075B">
          <w:pPr>
            <w:pStyle w:val="TOC3"/>
            <w:tabs>
              <w:tab w:val="left" w:pos="1320"/>
              <w:tab w:val="right" w:leader="dot" w:pos="9890"/>
            </w:tabs>
            <w:rPr>
              <w:rFonts w:asciiTheme="minorHAnsi" w:eastAsiaTheme="minorEastAsia" w:hAnsiTheme="minorHAnsi"/>
              <w:noProof/>
            </w:rPr>
          </w:pPr>
          <w:hyperlink w:anchor="_Toc508398315" w:history="1">
            <w:r w:rsidR="00BE358E" w:rsidRPr="00A31F2E">
              <w:rPr>
                <w:rStyle w:val="Hyperlink"/>
                <w:noProof/>
              </w:rPr>
              <w:t>1.6.2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_Toc508398315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2EE17378" w14:textId="2DAEC5BB" w:rsidR="00BE358E" w:rsidRDefault="00DB075B">
          <w:pPr>
            <w:pStyle w:val="TOC3"/>
            <w:tabs>
              <w:tab w:val="left" w:pos="1320"/>
              <w:tab w:val="right" w:leader="dot" w:pos="9890"/>
            </w:tabs>
            <w:rPr>
              <w:rFonts w:asciiTheme="minorHAnsi" w:eastAsiaTheme="minorEastAsia" w:hAnsiTheme="minorHAnsi"/>
              <w:noProof/>
            </w:rPr>
          </w:pPr>
          <w:hyperlink w:anchor="_Toc508398316" w:history="1">
            <w:r w:rsidR="00BE358E" w:rsidRPr="00A31F2E">
              <w:rPr>
                <w:rStyle w:val="Hyperlink"/>
                <w:noProof/>
              </w:rPr>
              <w:t>1.6.3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_Toc508398316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1A1796F7" w14:textId="69DB7834" w:rsidR="00BE358E" w:rsidRDefault="00DB075B">
          <w:pPr>
            <w:pStyle w:val="TOC3"/>
            <w:tabs>
              <w:tab w:val="left" w:pos="1320"/>
              <w:tab w:val="right" w:leader="dot" w:pos="9890"/>
            </w:tabs>
            <w:rPr>
              <w:rFonts w:asciiTheme="minorHAnsi" w:eastAsiaTheme="minorEastAsia" w:hAnsiTheme="minorHAnsi"/>
              <w:noProof/>
            </w:rPr>
          </w:pPr>
          <w:hyperlink w:anchor="_Toc508398317" w:history="1">
            <w:r w:rsidR="00BE358E" w:rsidRPr="00A31F2E">
              <w:rPr>
                <w:rStyle w:val="Hyperlink"/>
                <w:noProof/>
              </w:rPr>
              <w:t>1.6.4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_Toc508398317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16074971" w14:textId="337E6ED7" w:rsidR="00BE358E" w:rsidRDefault="00DB075B">
          <w:pPr>
            <w:pStyle w:val="TOC3"/>
            <w:tabs>
              <w:tab w:val="left" w:pos="1320"/>
              <w:tab w:val="right" w:leader="dot" w:pos="9890"/>
            </w:tabs>
            <w:rPr>
              <w:rFonts w:asciiTheme="minorHAnsi" w:eastAsiaTheme="minorEastAsia" w:hAnsiTheme="minorHAnsi"/>
              <w:noProof/>
            </w:rPr>
          </w:pPr>
          <w:hyperlink w:anchor="_Toc508398318" w:history="1">
            <w:r w:rsidR="00BE358E" w:rsidRPr="00A31F2E">
              <w:rPr>
                <w:rStyle w:val="Hyperlink"/>
                <w:noProof/>
              </w:rPr>
              <w:t>1.6.5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_Toc508398318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30992102" w14:textId="037C55FC" w:rsidR="00BE358E" w:rsidRDefault="00DB075B">
          <w:pPr>
            <w:pStyle w:val="TOC3"/>
            <w:tabs>
              <w:tab w:val="left" w:pos="1320"/>
              <w:tab w:val="right" w:leader="dot" w:pos="9890"/>
            </w:tabs>
            <w:rPr>
              <w:rFonts w:asciiTheme="minorHAnsi" w:eastAsiaTheme="minorEastAsia" w:hAnsiTheme="minorHAnsi"/>
              <w:noProof/>
            </w:rPr>
          </w:pPr>
          <w:hyperlink w:anchor="_Toc508398319" w:history="1">
            <w:r w:rsidR="00BE358E" w:rsidRPr="00A31F2E">
              <w:rPr>
                <w:rStyle w:val="Hyperlink"/>
                <w:noProof/>
              </w:rPr>
              <w:t>1.6.6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_Toc508398319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7D9422F6" w14:textId="6D7523F3" w:rsidR="00BE358E" w:rsidRDefault="00DB075B">
          <w:pPr>
            <w:pStyle w:val="TOC3"/>
            <w:tabs>
              <w:tab w:val="left" w:pos="1320"/>
              <w:tab w:val="right" w:leader="dot" w:pos="9890"/>
            </w:tabs>
            <w:rPr>
              <w:rFonts w:asciiTheme="minorHAnsi" w:eastAsiaTheme="minorEastAsia" w:hAnsiTheme="minorHAnsi"/>
              <w:noProof/>
            </w:rPr>
          </w:pPr>
          <w:hyperlink w:anchor="_Toc508398320" w:history="1">
            <w:r w:rsidR="00BE358E" w:rsidRPr="00A31F2E">
              <w:rPr>
                <w:rStyle w:val="Hyperlink"/>
                <w:noProof/>
              </w:rPr>
              <w:t>1.6.7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_Toc508398320 \h </w:instrText>
            </w:r>
            <w:r w:rsidR="00BE358E">
              <w:rPr>
                <w:noProof/>
                <w:webHidden/>
              </w:rPr>
            </w:r>
            <w:r w:rsidR="00BE358E">
              <w:rPr>
                <w:noProof/>
                <w:webHidden/>
              </w:rPr>
              <w:fldChar w:fldCharType="separate"/>
            </w:r>
            <w:r w:rsidR="000D1CC2">
              <w:rPr>
                <w:noProof/>
                <w:webHidden/>
              </w:rPr>
              <w:t>21</w:t>
            </w:r>
            <w:r w:rsidR="00BE358E">
              <w:rPr>
                <w:noProof/>
                <w:webHidden/>
              </w:rPr>
              <w:fldChar w:fldCharType="end"/>
            </w:r>
          </w:hyperlink>
        </w:p>
        <w:p w14:paraId="370E4462" w14:textId="5B397672" w:rsidR="00BE358E" w:rsidRDefault="00DB075B">
          <w:pPr>
            <w:pStyle w:val="TOC1"/>
            <w:tabs>
              <w:tab w:val="left" w:pos="440"/>
              <w:tab w:val="right" w:leader="dot" w:pos="9890"/>
            </w:tabs>
            <w:rPr>
              <w:rFonts w:asciiTheme="minorHAnsi" w:eastAsiaTheme="minorEastAsia" w:hAnsiTheme="minorHAnsi"/>
              <w:noProof/>
            </w:rPr>
          </w:pPr>
          <w:hyperlink w:anchor="_Toc508398321" w:history="1">
            <w:r w:rsidR="00BE358E" w:rsidRPr="00A31F2E">
              <w:rPr>
                <w:rStyle w:val="Hyperlink"/>
                <w:noProof/>
              </w:rPr>
              <w:t>2</w:t>
            </w:r>
            <w:r w:rsidR="00BE358E">
              <w:rPr>
                <w:rFonts w:asciiTheme="minorHAnsi" w:eastAsiaTheme="minorEastAsia" w:hAnsiTheme="minorHAnsi"/>
                <w:noProof/>
              </w:rPr>
              <w:tab/>
            </w:r>
            <w:r w:rsidR="00BE358E" w:rsidRPr="00A31F2E">
              <w:rPr>
                <w:rStyle w:val="Hyperlink"/>
                <w:noProof/>
              </w:rPr>
              <w:t>2D-Functions</w:t>
            </w:r>
            <w:r w:rsidR="00BE358E">
              <w:rPr>
                <w:noProof/>
                <w:webHidden/>
              </w:rPr>
              <w:tab/>
            </w:r>
            <w:r w:rsidR="00BE358E">
              <w:rPr>
                <w:noProof/>
                <w:webHidden/>
              </w:rPr>
              <w:fldChar w:fldCharType="begin"/>
            </w:r>
            <w:r w:rsidR="00BE358E">
              <w:rPr>
                <w:noProof/>
                <w:webHidden/>
              </w:rPr>
              <w:instrText xml:space="preserve"> PAGEREF _Toc508398321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396237BF" w14:textId="7ECB4FD7" w:rsidR="00BE358E" w:rsidRDefault="00DB075B">
          <w:pPr>
            <w:pStyle w:val="TOC2"/>
            <w:tabs>
              <w:tab w:val="left" w:pos="880"/>
              <w:tab w:val="right" w:leader="dot" w:pos="9890"/>
            </w:tabs>
            <w:rPr>
              <w:rFonts w:asciiTheme="minorHAnsi" w:eastAsiaTheme="minorEastAsia" w:hAnsiTheme="minorHAnsi"/>
              <w:noProof/>
            </w:rPr>
          </w:pPr>
          <w:hyperlink w:anchor="_Toc508398322" w:history="1">
            <w:r w:rsidR="00BE358E" w:rsidRPr="00A31F2E">
              <w:rPr>
                <w:rStyle w:val="Hyperlink"/>
                <w:noProof/>
              </w:rPr>
              <w:t>2.1</w:t>
            </w:r>
            <w:r w:rsidR="00BE358E">
              <w:rPr>
                <w:rFonts w:asciiTheme="minorHAnsi" w:eastAsiaTheme="minorEastAsia" w:hAnsiTheme="minorHAnsi"/>
                <w:noProof/>
              </w:rPr>
              <w:tab/>
            </w:r>
            <w:r w:rsidR="00BE358E" w:rsidRPr="00A31F2E">
              <w:rPr>
                <w:rStyle w:val="Hyperlink"/>
                <w:noProof/>
              </w:rPr>
              <w:t>Convert mapped Hi-C reads to hic format file</w:t>
            </w:r>
            <w:r w:rsidR="00BE358E">
              <w:rPr>
                <w:noProof/>
                <w:webHidden/>
              </w:rPr>
              <w:tab/>
            </w:r>
            <w:r w:rsidR="00BE358E">
              <w:rPr>
                <w:noProof/>
                <w:webHidden/>
              </w:rPr>
              <w:fldChar w:fldCharType="begin"/>
            </w:r>
            <w:r w:rsidR="00BE358E">
              <w:rPr>
                <w:noProof/>
                <w:webHidden/>
              </w:rPr>
              <w:instrText xml:space="preserve"> PAGEREF _Toc508398322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0801738E" w14:textId="46FB3C58" w:rsidR="00BE358E" w:rsidRDefault="00DB075B">
          <w:pPr>
            <w:pStyle w:val="TOC3"/>
            <w:tabs>
              <w:tab w:val="left" w:pos="1320"/>
              <w:tab w:val="right" w:leader="dot" w:pos="9890"/>
            </w:tabs>
            <w:rPr>
              <w:rFonts w:asciiTheme="minorHAnsi" w:eastAsiaTheme="minorEastAsia" w:hAnsiTheme="minorHAnsi"/>
              <w:noProof/>
            </w:rPr>
          </w:pPr>
          <w:hyperlink w:anchor="_Toc508398323" w:history="1">
            <w:r w:rsidR="00BE358E" w:rsidRPr="00A31F2E">
              <w:rPr>
                <w:rStyle w:val="Hyperlink"/>
                <w:noProof/>
              </w:rPr>
              <w:t>2.1.1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_Toc508398323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3ABAC7E8" w14:textId="497CEF47" w:rsidR="00BE358E" w:rsidRDefault="00DB075B">
          <w:pPr>
            <w:pStyle w:val="TOC3"/>
            <w:tabs>
              <w:tab w:val="left" w:pos="1320"/>
              <w:tab w:val="right" w:leader="dot" w:pos="9890"/>
            </w:tabs>
            <w:rPr>
              <w:rFonts w:asciiTheme="minorHAnsi" w:eastAsiaTheme="minorEastAsia" w:hAnsiTheme="minorHAnsi"/>
              <w:noProof/>
            </w:rPr>
          </w:pPr>
          <w:hyperlink w:anchor="_Toc508398324" w:history="1">
            <w:r w:rsidR="00BE358E" w:rsidRPr="00A31F2E">
              <w:rPr>
                <w:rStyle w:val="Hyperlink"/>
                <w:noProof/>
              </w:rPr>
              <w:t>2.1.2</w:t>
            </w:r>
            <w:r w:rsidR="00BE358E">
              <w:rPr>
                <w:rFonts w:asciiTheme="minorHAnsi" w:eastAsiaTheme="minorEastAsia" w:hAnsiTheme="minorHAnsi"/>
                <w:noProof/>
              </w:rPr>
              <w:tab/>
            </w:r>
            <w:r w:rsidR="00BE358E" w:rsidRPr="00A31F2E">
              <w:rPr>
                <w:rStyle w:val="Hyperlink"/>
                <w:noProof/>
              </w:rPr>
              <w:t>Input file format</w:t>
            </w:r>
            <w:r w:rsidR="00BE358E">
              <w:rPr>
                <w:noProof/>
                <w:webHidden/>
              </w:rPr>
              <w:tab/>
            </w:r>
            <w:r w:rsidR="00BE358E">
              <w:rPr>
                <w:noProof/>
                <w:webHidden/>
              </w:rPr>
              <w:fldChar w:fldCharType="begin"/>
            </w:r>
            <w:r w:rsidR="00BE358E">
              <w:rPr>
                <w:noProof/>
                <w:webHidden/>
              </w:rPr>
              <w:instrText xml:space="preserve"> PAGEREF _Toc508398324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2A93E766" w14:textId="32416BF2" w:rsidR="00BE358E" w:rsidRDefault="00DB075B">
          <w:pPr>
            <w:pStyle w:val="TOC3"/>
            <w:tabs>
              <w:tab w:val="left" w:pos="1320"/>
              <w:tab w:val="right" w:leader="dot" w:pos="9890"/>
            </w:tabs>
            <w:rPr>
              <w:rFonts w:asciiTheme="minorHAnsi" w:eastAsiaTheme="minorEastAsia" w:hAnsiTheme="minorHAnsi"/>
              <w:noProof/>
            </w:rPr>
          </w:pPr>
          <w:hyperlink w:anchor="_Toc508398325" w:history="1">
            <w:r w:rsidR="00BE358E" w:rsidRPr="00A31F2E">
              <w:rPr>
                <w:rStyle w:val="Hyperlink"/>
                <w:noProof/>
              </w:rPr>
              <w:t>2.1.3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_Toc508398325 \h </w:instrText>
            </w:r>
            <w:r w:rsidR="00BE358E">
              <w:rPr>
                <w:noProof/>
                <w:webHidden/>
              </w:rPr>
            </w:r>
            <w:r w:rsidR="00BE358E">
              <w:rPr>
                <w:noProof/>
                <w:webHidden/>
              </w:rPr>
              <w:fldChar w:fldCharType="separate"/>
            </w:r>
            <w:r w:rsidR="000D1CC2">
              <w:rPr>
                <w:noProof/>
                <w:webHidden/>
              </w:rPr>
              <w:t>27</w:t>
            </w:r>
            <w:r w:rsidR="00BE358E">
              <w:rPr>
                <w:noProof/>
                <w:webHidden/>
              </w:rPr>
              <w:fldChar w:fldCharType="end"/>
            </w:r>
          </w:hyperlink>
        </w:p>
        <w:p w14:paraId="0720FEE9" w14:textId="58589B93" w:rsidR="00BE358E" w:rsidRDefault="00DB075B">
          <w:pPr>
            <w:pStyle w:val="TOC3"/>
            <w:tabs>
              <w:tab w:val="left" w:pos="1320"/>
              <w:tab w:val="right" w:leader="dot" w:pos="9890"/>
            </w:tabs>
            <w:rPr>
              <w:rFonts w:asciiTheme="minorHAnsi" w:eastAsiaTheme="minorEastAsia" w:hAnsiTheme="minorHAnsi"/>
              <w:noProof/>
            </w:rPr>
          </w:pPr>
          <w:hyperlink w:anchor="_Toc508398326" w:history="1">
            <w:r w:rsidR="00BE358E" w:rsidRPr="00A31F2E">
              <w:rPr>
                <w:rStyle w:val="Hyperlink"/>
                <w:noProof/>
              </w:rPr>
              <w:t>2.1.4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_Toc508398326 \h </w:instrText>
            </w:r>
            <w:r w:rsidR="00BE358E">
              <w:rPr>
                <w:noProof/>
                <w:webHidden/>
              </w:rPr>
            </w:r>
            <w:r w:rsidR="00BE358E">
              <w:rPr>
                <w:noProof/>
                <w:webHidden/>
              </w:rPr>
              <w:fldChar w:fldCharType="separate"/>
            </w:r>
            <w:r w:rsidR="000D1CC2">
              <w:rPr>
                <w:noProof/>
                <w:webHidden/>
              </w:rPr>
              <w:t>27</w:t>
            </w:r>
            <w:r w:rsidR="00BE358E">
              <w:rPr>
                <w:noProof/>
                <w:webHidden/>
              </w:rPr>
              <w:fldChar w:fldCharType="end"/>
            </w:r>
          </w:hyperlink>
        </w:p>
        <w:p w14:paraId="17DFF5BB" w14:textId="1325554F" w:rsidR="00BE358E" w:rsidRDefault="00DB075B">
          <w:pPr>
            <w:pStyle w:val="TOC2"/>
            <w:tabs>
              <w:tab w:val="left" w:pos="880"/>
              <w:tab w:val="right" w:leader="dot" w:pos="9890"/>
            </w:tabs>
            <w:rPr>
              <w:rFonts w:asciiTheme="minorHAnsi" w:eastAsiaTheme="minorEastAsia" w:hAnsiTheme="minorHAnsi"/>
              <w:noProof/>
            </w:rPr>
          </w:pPr>
          <w:hyperlink w:anchor="_Toc508398327" w:history="1">
            <w:r w:rsidR="00BE358E" w:rsidRPr="00A31F2E">
              <w:rPr>
                <w:rStyle w:val="Hyperlink"/>
                <w:noProof/>
              </w:rPr>
              <w:t>2.2</w:t>
            </w:r>
            <w:r w:rsidR="00BE358E">
              <w:rPr>
                <w:rFonts w:asciiTheme="minorHAnsi" w:eastAsiaTheme="minorEastAsia" w:hAnsiTheme="minorHAnsi"/>
                <w:noProof/>
              </w:rPr>
              <w:tab/>
            </w:r>
            <w:r w:rsidR="00BE358E" w:rsidRPr="00A31F2E">
              <w:rPr>
                <w:rStyle w:val="Hyperlink"/>
                <w:noProof/>
              </w:rPr>
              <w:t>Extract contact matrices from a hic format</w:t>
            </w:r>
            <w:r w:rsidR="00BE358E">
              <w:rPr>
                <w:noProof/>
                <w:webHidden/>
              </w:rPr>
              <w:tab/>
            </w:r>
            <w:r w:rsidR="00BE358E">
              <w:rPr>
                <w:noProof/>
                <w:webHidden/>
              </w:rPr>
              <w:fldChar w:fldCharType="begin"/>
            </w:r>
            <w:r w:rsidR="00BE358E">
              <w:rPr>
                <w:noProof/>
                <w:webHidden/>
              </w:rPr>
              <w:instrText xml:space="preserve"> PAGEREF _Toc508398327 \h </w:instrText>
            </w:r>
            <w:r w:rsidR="00BE358E">
              <w:rPr>
                <w:noProof/>
                <w:webHidden/>
              </w:rPr>
            </w:r>
            <w:r w:rsidR="00BE358E">
              <w:rPr>
                <w:noProof/>
                <w:webHidden/>
              </w:rPr>
              <w:fldChar w:fldCharType="separate"/>
            </w:r>
            <w:r w:rsidR="000D1CC2">
              <w:rPr>
                <w:noProof/>
                <w:webHidden/>
              </w:rPr>
              <w:t>28</w:t>
            </w:r>
            <w:r w:rsidR="00BE358E">
              <w:rPr>
                <w:noProof/>
                <w:webHidden/>
              </w:rPr>
              <w:fldChar w:fldCharType="end"/>
            </w:r>
          </w:hyperlink>
        </w:p>
        <w:p w14:paraId="05E2CC8C" w14:textId="1A6510B4" w:rsidR="00BE358E" w:rsidRDefault="00DB075B">
          <w:pPr>
            <w:pStyle w:val="TOC3"/>
            <w:tabs>
              <w:tab w:val="left" w:pos="1320"/>
              <w:tab w:val="right" w:leader="dot" w:pos="9890"/>
            </w:tabs>
            <w:rPr>
              <w:rFonts w:asciiTheme="minorHAnsi" w:eastAsiaTheme="minorEastAsia" w:hAnsiTheme="minorHAnsi"/>
              <w:noProof/>
            </w:rPr>
          </w:pPr>
          <w:hyperlink w:anchor="_Toc508398328" w:history="1">
            <w:r w:rsidR="00BE358E" w:rsidRPr="00A31F2E">
              <w:rPr>
                <w:rStyle w:val="Hyperlink"/>
                <w:noProof/>
              </w:rPr>
              <w:t>2.2.1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_Toc508398328 \h </w:instrText>
            </w:r>
            <w:r w:rsidR="00BE358E">
              <w:rPr>
                <w:noProof/>
                <w:webHidden/>
              </w:rPr>
            </w:r>
            <w:r w:rsidR="00BE358E">
              <w:rPr>
                <w:noProof/>
                <w:webHidden/>
              </w:rPr>
              <w:fldChar w:fldCharType="separate"/>
            </w:r>
            <w:r w:rsidR="000D1CC2">
              <w:rPr>
                <w:noProof/>
                <w:webHidden/>
              </w:rPr>
              <w:t>28</w:t>
            </w:r>
            <w:r w:rsidR="00BE358E">
              <w:rPr>
                <w:noProof/>
                <w:webHidden/>
              </w:rPr>
              <w:fldChar w:fldCharType="end"/>
            </w:r>
          </w:hyperlink>
        </w:p>
        <w:p w14:paraId="68CDC084" w14:textId="247F68D8" w:rsidR="00BE358E" w:rsidRDefault="00DB075B">
          <w:pPr>
            <w:pStyle w:val="TOC3"/>
            <w:tabs>
              <w:tab w:val="left" w:pos="1320"/>
              <w:tab w:val="right" w:leader="dot" w:pos="9890"/>
            </w:tabs>
            <w:rPr>
              <w:rFonts w:asciiTheme="minorHAnsi" w:eastAsiaTheme="minorEastAsia" w:hAnsiTheme="minorHAnsi"/>
              <w:noProof/>
            </w:rPr>
          </w:pPr>
          <w:hyperlink w:anchor="_Toc508398329" w:history="1">
            <w:r w:rsidR="00BE358E" w:rsidRPr="00A31F2E">
              <w:rPr>
                <w:rStyle w:val="Hyperlink"/>
                <w:noProof/>
              </w:rPr>
              <w:t>2.2.2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_Toc508398329 \h </w:instrText>
            </w:r>
            <w:r w:rsidR="00BE358E">
              <w:rPr>
                <w:noProof/>
                <w:webHidden/>
              </w:rPr>
            </w:r>
            <w:r w:rsidR="00BE358E">
              <w:rPr>
                <w:noProof/>
                <w:webHidden/>
              </w:rPr>
              <w:fldChar w:fldCharType="separate"/>
            </w:r>
            <w:r w:rsidR="000D1CC2">
              <w:rPr>
                <w:noProof/>
                <w:webHidden/>
              </w:rPr>
              <w:t>28</w:t>
            </w:r>
            <w:r w:rsidR="00BE358E">
              <w:rPr>
                <w:noProof/>
                <w:webHidden/>
              </w:rPr>
              <w:fldChar w:fldCharType="end"/>
            </w:r>
          </w:hyperlink>
        </w:p>
        <w:p w14:paraId="385F87DB" w14:textId="7FA6D3E1" w:rsidR="00BE358E" w:rsidRDefault="00DB075B">
          <w:pPr>
            <w:pStyle w:val="TOC3"/>
            <w:tabs>
              <w:tab w:val="left" w:pos="1320"/>
              <w:tab w:val="right" w:leader="dot" w:pos="9890"/>
            </w:tabs>
            <w:rPr>
              <w:rFonts w:asciiTheme="minorHAnsi" w:eastAsiaTheme="minorEastAsia" w:hAnsiTheme="minorHAnsi"/>
              <w:noProof/>
            </w:rPr>
          </w:pPr>
          <w:hyperlink w:anchor="_Toc508398330" w:history="1">
            <w:r w:rsidR="00BE358E" w:rsidRPr="00A31F2E">
              <w:rPr>
                <w:rStyle w:val="Hyperlink"/>
                <w:noProof/>
              </w:rPr>
              <w:t>2.2.3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_Toc508398330 \h </w:instrText>
            </w:r>
            <w:r w:rsidR="00BE358E">
              <w:rPr>
                <w:noProof/>
                <w:webHidden/>
              </w:rPr>
            </w:r>
            <w:r w:rsidR="00BE358E">
              <w:rPr>
                <w:noProof/>
                <w:webHidden/>
              </w:rPr>
              <w:fldChar w:fldCharType="separate"/>
            </w:r>
            <w:r w:rsidR="000D1CC2">
              <w:rPr>
                <w:noProof/>
                <w:webHidden/>
              </w:rPr>
              <w:t>29</w:t>
            </w:r>
            <w:r w:rsidR="00BE358E">
              <w:rPr>
                <w:noProof/>
                <w:webHidden/>
              </w:rPr>
              <w:fldChar w:fldCharType="end"/>
            </w:r>
          </w:hyperlink>
        </w:p>
        <w:p w14:paraId="43EBB8B8" w14:textId="387E1319" w:rsidR="00BE358E" w:rsidRDefault="00DB075B">
          <w:pPr>
            <w:pStyle w:val="TOC3"/>
            <w:tabs>
              <w:tab w:val="left" w:pos="1320"/>
              <w:tab w:val="right" w:leader="dot" w:pos="9890"/>
            </w:tabs>
            <w:rPr>
              <w:rFonts w:asciiTheme="minorHAnsi" w:eastAsiaTheme="minorEastAsia" w:hAnsiTheme="minorHAnsi"/>
              <w:noProof/>
            </w:rPr>
          </w:pPr>
          <w:hyperlink w:anchor="_Toc508398331" w:history="1">
            <w:r w:rsidR="00BE358E" w:rsidRPr="00A31F2E">
              <w:rPr>
                <w:rStyle w:val="Hyperlink"/>
                <w:noProof/>
              </w:rPr>
              <w:t>2.2.4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_Toc508398331 \h </w:instrText>
            </w:r>
            <w:r w:rsidR="00BE358E">
              <w:rPr>
                <w:noProof/>
                <w:webHidden/>
              </w:rPr>
            </w:r>
            <w:r w:rsidR="00BE358E">
              <w:rPr>
                <w:noProof/>
                <w:webHidden/>
              </w:rPr>
              <w:fldChar w:fldCharType="separate"/>
            </w:r>
            <w:r w:rsidR="000D1CC2">
              <w:rPr>
                <w:noProof/>
                <w:webHidden/>
              </w:rPr>
              <w:t>29</w:t>
            </w:r>
            <w:r w:rsidR="00BE358E">
              <w:rPr>
                <w:noProof/>
                <w:webHidden/>
              </w:rPr>
              <w:fldChar w:fldCharType="end"/>
            </w:r>
          </w:hyperlink>
        </w:p>
        <w:p w14:paraId="451A54B8" w14:textId="01A8FF79" w:rsidR="00BE358E" w:rsidRDefault="00DB075B">
          <w:pPr>
            <w:pStyle w:val="TOC2"/>
            <w:tabs>
              <w:tab w:val="left" w:pos="880"/>
              <w:tab w:val="right" w:leader="dot" w:pos="9890"/>
            </w:tabs>
            <w:rPr>
              <w:rFonts w:asciiTheme="minorHAnsi" w:eastAsiaTheme="minorEastAsia" w:hAnsiTheme="minorHAnsi"/>
              <w:noProof/>
            </w:rPr>
          </w:pPr>
          <w:hyperlink w:anchor="_Toc508398332" w:history="1">
            <w:r w:rsidR="00BE358E" w:rsidRPr="00A31F2E">
              <w:rPr>
                <w:rStyle w:val="Hyperlink"/>
                <w:noProof/>
              </w:rPr>
              <w:t>2.3</w:t>
            </w:r>
            <w:r w:rsidR="00BE358E">
              <w:rPr>
                <w:rFonts w:asciiTheme="minorHAnsi" w:eastAsiaTheme="minorEastAsia" w:hAnsiTheme="minorHAnsi"/>
                <w:noProof/>
              </w:rPr>
              <w:tab/>
            </w:r>
            <w:r w:rsidR="00BE358E" w:rsidRPr="00A31F2E">
              <w:rPr>
                <w:rStyle w:val="Hyperlink"/>
                <w:noProof/>
              </w:rPr>
              <w:t>Normalize HiC contact matrices</w:t>
            </w:r>
            <w:r w:rsidR="00BE358E">
              <w:rPr>
                <w:noProof/>
                <w:webHidden/>
              </w:rPr>
              <w:tab/>
            </w:r>
            <w:r w:rsidR="00BE358E">
              <w:rPr>
                <w:noProof/>
                <w:webHidden/>
              </w:rPr>
              <w:fldChar w:fldCharType="begin"/>
            </w:r>
            <w:r w:rsidR="00BE358E">
              <w:rPr>
                <w:noProof/>
                <w:webHidden/>
              </w:rPr>
              <w:instrText xml:space="preserve"> PAGEREF _Toc508398332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1E30E393" w14:textId="5AF376BB" w:rsidR="00BE358E" w:rsidRDefault="00DB075B">
          <w:pPr>
            <w:pStyle w:val="TOC3"/>
            <w:tabs>
              <w:tab w:val="left" w:pos="1320"/>
              <w:tab w:val="right" w:leader="dot" w:pos="9890"/>
            </w:tabs>
            <w:rPr>
              <w:rFonts w:asciiTheme="minorHAnsi" w:eastAsiaTheme="minorEastAsia" w:hAnsiTheme="minorHAnsi"/>
              <w:noProof/>
            </w:rPr>
          </w:pPr>
          <w:hyperlink w:anchor="_Toc508398333" w:history="1">
            <w:r w:rsidR="00BE358E" w:rsidRPr="00A31F2E">
              <w:rPr>
                <w:rStyle w:val="Hyperlink"/>
                <w:noProof/>
              </w:rPr>
              <w:t>2.3.1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_Toc508398333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549731E1" w14:textId="3C8E1927" w:rsidR="00BE358E" w:rsidRDefault="00DB075B">
          <w:pPr>
            <w:pStyle w:val="TOC3"/>
            <w:tabs>
              <w:tab w:val="left" w:pos="1320"/>
              <w:tab w:val="right" w:leader="dot" w:pos="9890"/>
            </w:tabs>
            <w:rPr>
              <w:rFonts w:asciiTheme="minorHAnsi" w:eastAsiaTheme="minorEastAsia" w:hAnsiTheme="minorHAnsi"/>
              <w:noProof/>
            </w:rPr>
          </w:pPr>
          <w:hyperlink w:anchor="_Toc508398334" w:history="1">
            <w:r w:rsidR="00BE358E" w:rsidRPr="00A31F2E">
              <w:rPr>
                <w:rStyle w:val="Hyperlink"/>
                <w:noProof/>
              </w:rPr>
              <w:t>2.3.2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_Toc508398334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47615669" w14:textId="513C358E" w:rsidR="00BE358E" w:rsidRDefault="00DB075B">
          <w:pPr>
            <w:pStyle w:val="TOC3"/>
            <w:tabs>
              <w:tab w:val="left" w:pos="1320"/>
              <w:tab w:val="right" w:leader="dot" w:pos="9890"/>
            </w:tabs>
            <w:rPr>
              <w:rFonts w:asciiTheme="minorHAnsi" w:eastAsiaTheme="minorEastAsia" w:hAnsiTheme="minorHAnsi"/>
              <w:noProof/>
            </w:rPr>
          </w:pPr>
          <w:hyperlink w:anchor="_Toc508398335" w:history="1">
            <w:r w:rsidR="00BE358E" w:rsidRPr="00A31F2E">
              <w:rPr>
                <w:rStyle w:val="Hyperlink"/>
                <w:noProof/>
              </w:rPr>
              <w:t>2.3.3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_Toc508398335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7C3CD388" w14:textId="4E4E3B94" w:rsidR="00BE358E" w:rsidRDefault="00DB075B">
          <w:pPr>
            <w:pStyle w:val="TOC3"/>
            <w:tabs>
              <w:tab w:val="left" w:pos="1320"/>
              <w:tab w:val="right" w:leader="dot" w:pos="9890"/>
            </w:tabs>
            <w:rPr>
              <w:rFonts w:asciiTheme="minorHAnsi" w:eastAsiaTheme="minorEastAsia" w:hAnsiTheme="minorHAnsi"/>
              <w:noProof/>
            </w:rPr>
          </w:pPr>
          <w:hyperlink w:anchor="_Toc508398336" w:history="1">
            <w:r w:rsidR="00BE358E" w:rsidRPr="00A31F2E">
              <w:rPr>
                <w:rStyle w:val="Hyperlink"/>
                <w:noProof/>
              </w:rPr>
              <w:t>2.3.4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_Toc508398336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448BFCFF" w14:textId="6D6418A6" w:rsidR="00BE358E" w:rsidRDefault="00DB075B">
          <w:pPr>
            <w:pStyle w:val="TOC2"/>
            <w:tabs>
              <w:tab w:val="left" w:pos="880"/>
              <w:tab w:val="right" w:leader="dot" w:pos="9890"/>
            </w:tabs>
            <w:rPr>
              <w:rFonts w:asciiTheme="minorHAnsi" w:eastAsiaTheme="minorEastAsia" w:hAnsiTheme="minorHAnsi"/>
              <w:noProof/>
            </w:rPr>
          </w:pPr>
          <w:hyperlink w:anchor="_Toc508398337" w:history="1">
            <w:r w:rsidR="00BE358E" w:rsidRPr="00A31F2E">
              <w:rPr>
                <w:rStyle w:val="Hyperlink"/>
                <w:noProof/>
              </w:rPr>
              <w:t>2.4</w:t>
            </w:r>
            <w:r w:rsidR="00BE358E">
              <w:rPr>
                <w:rFonts w:asciiTheme="minorHAnsi" w:eastAsiaTheme="minorEastAsia" w:hAnsiTheme="minorHAnsi"/>
                <w:noProof/>
              </w:rPr>
              <w:tab/>
            </w:r>
            <w:r w:rsidR="00BE358E" w:rsidRPr="00A31F2E">
              <w:rPr>
                <w:rStyle w:val="Hyperlink"/>
                <w:noProof/>
              </w:rPr>
              <w:t>Visualizing Dataset in 2D format</w:t>
            </w:r>
            <w:r w:rsidR="00BE358E">
              <w:rPr>
                <w:noProof/>
                <w:webHidden/>
              </w:rPr>
              <w:tab/>
            </w:r>
            <w:r w:rsidR="00BE358E">
              <w:rPr>
                <w:noProof/>
                <w:webHidden/>
              </w:rPr>
              <w:fldChar w:fldCharType="begin"/>
            </w:r>
            <w:r w:rsidR="00BE358E">
              <w:rPr>
                <w:noProof/>
                <w:webHidden/>
              </w:rPr>
              <w:instrText xml:space="preserve"> PAGEREF _Toc508398337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49758E64" w14:textId="461B9FE0" w:rsidR="00BE358E" w:rsidRDefault="00DB075B">
          <w:pPr>
            <w:pStyle w:val="TOC3"/>
            <w:tabs>
              <w:tab w:val="left" w:pos="1320"/>
              <w:tab w:val="right" w:leader="dot" w:pos="9890"/>
            </w:tabs>
            <w:rPr>
              <w:rFonts w:asciiTheme="minorHAnsi" w:eastAsiaTheme="minorEastAsia" w:hAnsiTheme="minorHAnsi"/>
              <w:noProof/>
            </w:rPr>
          </w:pPr>
          <w:hyperlink w:anchor="_Toc508398338" w:history="1">
            <w:r w:rsidR="00BE358E" w:rsidRPr="00A31F2E">
              <w:rPr>
                <w:rStyle w:val="Hyperlink"/>
                <w:noProof/>
              </w:rPr>
              <w:t>2.4.1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_Toc508398338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3DE45E4E" w14:textId="6D1B05DA" w:rsidR="00BE358E" w:rsidRDefault="00DB075B">
          <w:pPr>
            <w:pStyle w:val="TOC3"/>
            <w:tabs>
              <w:tab w:val="left" w:pos="1320"/>
              <w:tab w:val="right" w:leader="dot" w:pos="9890"/>
            </w:tabs>
            <w:rPr>
              <w:rFonts w:asciiTheme="minorHAnsi" w:eastAsiaTheme="minorEastAsia" w:hAnsiTheme="minorHAnsi"/>
              <w:noProof/>
            </w:rPr>
          </w:pPr>
          <w:hyperlink w:anchor="_Toc508398339" w:history="1">
            <w:r w:rsidR="00BE358E" w:rsidRPr="00A31F2E">
              <w:rPr>
                <w:rStyle w:val="Hyperlink"/>
                <w:noProof/>
              </w:rPr>
              <w:t>2.4.2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_Toc508398339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7D02B737" w14:textId="18791830" w:rsidR="00BE358E" w:rsidRDefault="00DB075B">
          <w:pPr>
            <w:pStyle w:val="TOC3"/>
            <w:tabs>
              <w:tab w:val="left" w:pos="1320"/>
              <w:tab w:val="right" w:leader="dot" w:pos="9890"/>
            </w:tabs>
            <w:rPr>
              <w:rFonts w:asciiTheme="minorHAnsi" w:eastAsiaTheme="minorEastAsia" w:hAnsiTheme="minorHAnsi"/>
              <w:noProof/>
            </w:rPr>
          </w:pPr>
          <w:hyperlink w:anchor="_Toc508398340" w:history="1">
            <w:r w:rsidR="00BE358E" w:rsidRPr="00A31F2E">
              <w:rPr>
                <w:rStyle w:val="Hyperlink"/>
                <w:noProof/>
              </w:rPr>
              <w:t>2.4.3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_Toc508398340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6C3BB3DC" w14:textId="6DDF0E37" w:rsidR="00BE358E" w:rsidRDefault="00DB075B">
          <w:pPr>
            <w:pStyle w:val="TOC3"/>
            <w:tabs>
              <w:tab w:val="left" w:pos="1320"/>
              <w:tab w:val="right" w:leader="dot" w:pos="9890"/>
            </w:tabs>
            <w:rPr>
              <w:rFonts w:asciiTheme="minorHAnsi" w:eastAsiaTheme="minorEastAsia" w:hAnsiTheme="minorHAnsi"/>
              <w:noProof/>
            </w:rPr>
          </w:pPr>
          <w:hyperlink w:anchor="_Toc508398341" w:history="1">
            <w:r w:rsidR="00BE358E" w:rsidRPr="00A31F2E">
              <w:rPr>
                <w:rStyle w:val="Hyperlink"/>
                <w:noProof/>
              </w:rPr>
              <w:t>2.4.4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_Toc508398341 \h </w:instrText>
            </w:r>
            <w:r w:rsidR="00BE358E">
              <w:rPr>
                <w:noProof/>
                <w:webHidden/>
              </w:rPr>
            </w:r>
            <w:r w:rsidR="00BE358E">
              <w:rPr>
                <w:noProof/>
                <w:webHidden/>
              </w:rPr>
              <w:fldChar w:fldCharType="separate"/>
            </w:r>
            <w:r w:rsidR="000D1CC2">
              <w:rPr>
                <w:noProof/>
                <w:webHidden/>
              </w:rPr>
              <w:t>32</w:t>
            </w:r>
            <w:r w:rsidR="00BE358E">
              <w:rPr>
                <w:noProof/>
                <w:webHidden/>
              </w:rPr>
              <w:fldChar w:fldCharType="end"/>
            </w:r>
          </w:hyperlink>
        </w:p>
        <w:p w14:paraId="496FFAEE" w14:textId="7C9F9F02" w:rsidR="00BE358E" w:rsidRDefault="00DB075B">
          <w:pPr>
            <w:pStyle w:val="TOC3"/>
            <w:tabs>
              <w:tab w:val="left" w:pos="1320"/>
              <w:tab w:val="right" w:leader="dot" w:pos="9890"/>
            </w:tabs>
            <w:rPr>
              <w:rFonts w:asciiTheme="minorHAnsi" w:eastAsiaTheme="minorEastAsia" w:hAnsiTheme="minorHAnsi"/>
              <w:noProof/>
            </w:rPr>
          </w:pPr>
          <w:hyperlink w:anchor="_Toc508398342" w:history="1">
            <w:r w:rsidR="00BE358E" w:rsidRPr="00A31F2E">
              <w:rPr>
                <w:rStyle w:val="Hyperlink"/>
                <w:noProof/>
              </w:rPr>
              <w:t>2.4.5</w:t>
            </w:r>
            <w:r w:rsidR="00BE358E">
              <w:rPr>
                <w:rFonts w:asciiTheme="minorHAnsi" w:eastAsiaTheme="minorEastAsia" w:hAnsiTheme="minorHAnsi"/>
                <w:noProof/>
              </w:rPr>
              <w:tab/>
            </w:r>
            <w:r w:rsidR="00BE358E" w:rsidRPr="00A31F2E">
              <w:rPr>
                <w:rStyle w:val="Hyperlink"/>
                <w:noProof/>
              </w:rPr>
              <w:t>Display Controls</w:t>
            </w:r>
            <w:r w:rsidR="00BE358E">
              <w:rPr>
                <w:noProof/>
                <w:webHidden/>
              </w:rPr>
              <w:tab/>
            </w:r>
            <w:r w:rsidR="00BE358E">
              <w:rPr>
                <w:noProof/>
                <w:webHidden/>
              </w:rPr>
              <w:fldChar w:fldCharType="begin"/>
            </w:r>
            <w:r w:rsidR="00BE358E">
              <w:rPr>
                <w:noProof/>
                <w:webHidden/>
              </w:rPr>
              <w:instrText xml:space="preserve"> PAGEREF _Toc508398342 \h </w:instrText>
            </w:r>
            <w:r w:rsidR="00BE358E">
              <w:rPr>
                <w:noProof/>
                <w:webHidden/>
              </w:rPr>
            </w:r>
            <w:r w:rsidR="00BE358E">
              <w:rPr>
                <w:noProof/>
                <w:webHidden/>
              </w:rPr>
              <w:fldChar w:fldCharType="separate"/>
            </w:r>
            <w:r w:rsidR="000D1CC2">
              <w:rPr>
                <w:noProof/>
                <w:webHidden/>
              </w:rPr>
              <w:t>32</w:t>
            </w:r>
            <w:r w:rsidR="00BE358E">
              <w:rPr>
                <w:noProof/>
                <w:webHidden/>
              </w:rPr>
              <w:fldChar w:fldCharType="end"/>
            </w:r>
          </w:hyperlink>
        </w:p>
        <w:p w14:paraId="67FA479D" w14:textId="39186540" w:rsidR="00BE358E" w:rsidRDefault="00DB075B">
          <w:pPr>
            <w:pStyle w:val="TOC3"/>
            <w:tabs>
              <w:tab w:val="left" w:pos="1320"/>
              <w:tab w:val="right" w:leader="dot" w:pos="9890"/>
            </w:tabs>
            <w:rPr>
              <w:rFonts w:asciiTheme="minorHAnsi" w:eastAsiaTheme="minorEastAsia" w:hAnsiTheme="minorHAnsi"/>
              <w:noProof/>
            </w:rPr>
          </w:pPr>
          <w:hyperlink w:anchor="_Toc508398343" w:history="1">
            <w:r w:rsidR="00BE358E" w:rsidRPr="00A31F2E">
              <w:rPr>
                <w:rStyle w:val="Hyperlink"/>
                <w:noProof/>
              </w:rPr>
              <w:t>2.4.6</w:t>
            </w:r>
            <w:r w:rsidR="00BE358E">
              <w:rPr>
                <w:rFonts w:asciiTheme="minorHAnsi" w:eastAsiaTheme="minorEastAsia" w:hAnsiTheme="minorHAnsi"/>
                <w:noProof/>
              </w:rPr>
              <w:tab/>
            </w:r>
            <w:r w:rsidR="00BE358E" w:rsidRPr="00A31F2E">
              <w:rPr>
                <w:rStyle w:val="Hyperlink"/>
                <w:noProof/>
              </w:rPr>
              <w:t>TAD Annotation</w:t>
            </w:r>
            <w:r w:rsidR="00BE358E">
              <w:rPr>
                <w:noProof/>
                <w:webHidden/>
              </w:rPr>
              <w:tab/>
            </w:r>
            <w:r w:rsidR="00BE358E">
              <w:rPr>
                <w:noProof/>
                <w:webHidden/>
              </w:rPr>
              <w:fldChar w:fldCharType="begin"/>
            </w:r>
            <w:r w:rsidR="00BE358E">
              <w:rPr>
                <w:noProof/>
                <w:webHidden/>
              </w:rPr>
              <w:instrText xml:space="preserve"> PAGEREF _Toc508398343 \h </w:instrText>
            </w:r>
            <w:r w:rsidR="00BE358E">
              <w:rPr>
                <w:noProof/>
                <w:webHidden/>
              </w:rPr>
            </w:r>
            <w:r w:rsidR="00BE358E">
              <w:rPr>
                <w:noProof/>
                <w:webHidden/>
              </w:rPr>
              <w:fldChar w:fldCharType="separate"/>
            </w:r>
            <w:r w:rsidR="000D1CC2">
              <w:rPr>
                <w:noProof/>
                <w:webHidden/>
              </w:rPr>
              <w:t>35</w:t>
            </w:r>
            <w:r w:rsidR="00BE358E">
              <w:rPr>
                <w:noProof/>
                <w:webHidden/>
              </w:rPr>
              <w:fldChar w:fldCharType="end"/>
            </w:r>
          </w:hyperlink>
        </w:p>
        <w:p w14:paraId="079A32FF" w14:textId="7503E893" w:rsidR="00BE358E" w:rsidRDefault="00DB075B">
          <w:pPr>
            <w:pStyle w:val="TOC3"/>
            <w:tabs>
              <w:tab w:val="left" w:pos="1320"/>
              <w:tab w:val="right" w:leader="dot" w:pos="9890"/>
            </w:tabs>
            <w:rPr>
              <w:rFonts w:asciiTheme="minorHAnsi" w:eastAsiaTheme="minorEastAsia" w:hAnsiTheme="minorHAnsi"/>
              <w:noProof/>
            </w:rPr>
          </w:pPr>
          <w:hyperlink w:anchor="_Toc508398344" w:history="1">
            <w:r w:rsidR="00BE358E" w:rsidRPr="00A31F2E">
              <w:rPr>
                <w:rStyle w:val="Hyperlink"/>
                <w:noProof/>
              </w:rPr>
              <w:t>2.4.7</w:t>
            </w:r>
            <w:r w:rsidR="00BE358E">
              <w:rPr>
                <w:rFonts w:asciiTheme="minorHAnsi" w:eastAsiaTheme="minorEastAsia" w:hAnsiTheme="minorHAnsi"/>
                <w:noProof/>
              </w:rPr>
              <w:tab/>
            </w:r>
            <w:r w:rsidR="00BE358E" w:rsidRPr="00A31F2E">
              <w:rPr>
                <w:rStyle w:val="Hyperlink"/>
                <w:noProof/>
              </w:rPr>
              <w:t>Demonstration</w:t>
            </w:r>
            <w:r w:rsidR="00BE358E">
              <w:rPr>
                <w:noProof/>
                <w:webHidden/>
              </w:rPr>
              <w:tab/>
            </w:r>
            <w:r w:rsidR="00BE358E">
              <w:rPr>
                <w:noProof/>
                <w:webHidden/>
              </w:rPr>
              <w:fldChar w:fldCharType="begin"/>
            </w:r>
            <w:r w:rsidR="00BE358E">
              <w:rPr>
                <w:noProof/>
                <w:webHidden/>
              </w:rPr>
              <w:instrText xml:space="preserve"> PAGEREF _Toc508398344 \h </w:instrText>
            </w:r>
            <w:r w:rsidR="00BE358E">
              <w:rPr>
                <w:noProof/>
                <w:webHidden/>
              </w:rPr>
            </w:r>
            <w:r w:rsidR="00BE358E">
              <w:rPr>
                <w:noProof/>
                <w:webHidden/>
              </w:rPr>
              <w:fldChar w:fldCharType="separate"/>
            </w:r>
            <w:r w:rsidR="000D1CC2">
              <w:rPr>
                <w:noProof/>
                <w:webHidden/>
              </w:rPr>
              <w:t>36</w:t>
            </w:r>
            <w:r w:rsidR="00BE358E">
              <w:rPr>
                <w:noProof/>
                <w:webHidden/>
              </w:rPr>
              <w:fldChar w:fldCharType="end"/>
            </w:r>
          </w:hyperlink>
        </w:p>
        <w:p w14:paraId="41A315C3" w14:textId="0069AB4A" w:rsidR="00BE358E" w:rsidRDefault="00DB075B">
          <w:pPr>
            <w:pStyle w:val="TOC2"/>
            <w:tabs>
              <w:tab w:val="left" w:pos="880"/>
              <w:tab w:val="right" w:leader="dot" w:pos="9890"/>
            </w:tabs>
            <w:rPr>
              <w:rFonts w:asciiTheme="minorHAnsi" w:eastAsiaTheme="minorEastAsia" w:hAnsiTheme="minorHAnsi"/>
              <w:noProof/>
            </w:rPr>
          </w:pPr>
          <w:hyperlink w:anchor="_Toc508398345" w:history="1">
            <w:r w:rsidR="00BE358E" w:rsidRPr="00A31F2E">
              <w:rPr>
                <w:rStyle w:val="Hyperlink"/>
                <w:noProof/>
              </w:rPr>
              <w:t>2.5</w:t>
            </w:r>
            <w:r w:rsidR="00BE358E">
              <w:rPr>
                <w:rFonts w:asciiTheme="minorHAnsi" w:eastAsiaTheme="minorEastAsia" w:hAnsiTheme="minorHAnsi"/>
                <w:noProof/>
              </w:rPr>
              <w:tab/>
            </w:r>
            <w:r w:rsidR="00BE358E" w:rsidRPr="00A31F2E">
              <w:rPr>
                <w:rStyle w:val="Hyperlink"/>
                <w:noProof/>
              </w:rPr>
              <w:t>Identify TAD</w:t>
            </w:r>
            <w:r w:rsidR="00BE358E">
              <w:rPr>
                <w:noProof/>
                <w:webHidden/>
              </w:rPr>
              <w:tab/>
            </w:r>
            <w:r w:rsidR="00BE358E">
              <w:rPr>
                <w:noProof/>
                <w:webHidden/>
              </w:rPr>
              <w:fldChar w:fldCharType="begin"/>
            </w:r>
            <w:r w:rsidR="00BE358E">
              <w:rPr>
                <w:noProof/>
                <w:webHidden/>
              </w:rPr>
              <w:instrText xml:space="preserve"> PAGEREF _Toc508398345 \h </w:instrText>
            </w:r>
            <w:r w:rsidR="00BE358E">
              <w:rPr>
                <w:noProof/>
                <w:webHidden/>
              </w:rPr>
            </w:r>
            <w:r w:rsidR="00BE358E">
              <w:rPr>
                <w:noProof/>
                <w:webHidden/>
              </w:rPr>
              <w:fldChar w:fldCharType="separate"/>
            </w:r>
            <w:r w:rsidR="000D1CC2">
              <w:rPr>
                <w:noProof/>
                <w:webHidden/>
              </w:rPr>
              <w:t>38</w:t>
            </w:r>
            <w:r w:rsidR="00BE358E">
              <w:rPr>
                <w:noProof/>
                <w:webHidden/>
              </w:rPr>
              <w:fldChar w:fldCharType="end"/>
            </w:r>
          </w:hyperlink>
        </w:p>
        <w:p w14:paraId="2886AB5D" w14:textId="656A262C" w:rsidR="00BE358E" w:rsidRDefault="00DB075B">
          <w:pPr>
            <w:pStyle w:val="TOC3"/>
            <w:tabs>
              <w:tab w:val="left" w:pos="1320"/>
              <w:tab w:val="right" w:leader="dot" w:pos="9890"/>
            </w:tabs>
            <w:rPr>
              <w:rFonts w:asciiTheme="minorHAnsi" w:eastAsiaTheme="minorEastAsia" w:hAnsiTheme="minorHAnsi"/>
              <w:noProof/>
            </w:rPr>
          </w:pPr>
          <w:hyperlink w:anchor="_Toc508398346" w:history="1">
            <w:r w:rsidR="00BE358E" w:rsidRPr="00A31F2E">
              <w:rPr>
                <w:rStyle w:val="Hyperlink"/>
                <w:noProof/>
              </w:rPr>
              <w:t>2.5.1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_Toc508398346 \h </w:instrText>
            </w:r>
            <w:r w:rsidR="00BE358E">
              <w:rPr>
                <w:noProof/>
                <w:webHidden/>
              </w:rPr>
            </w:r>
            <w:r w:rsidR="00BE358E">
              <w:rPr>
                <w:noProof/>
                <w:webHidden/>
              </w:rPr>
              <w:fldChar w:fldCharType="separate"/>
            </w:r>
            <w:r w:rsidR="000D1CC2">
              <w:rPr>
                <w:noProof/>
                <w:webHidden/>
              </w:rPr>
              <w:t>38</w:t>
            </w:r>
            <w:r w:rsidR="00BE358E">
              <w:rPr>
                <w:noProof/>
                <w:webHidden/>
              </w:rPr>
              <w:fldChar w:fldCharType="end"/>
            </w:r>
          </w:hyperlink>
        </w:p>
        <w:p w14:paraId="5168DA3D" w14:textId="2EC9B7E9" w:rsidR="00BE358E" w:rsidRDefault="00DB075B">
          <w:pPr>
            <w:pStyle w:val="TOC3"/>
            <w:tabs>
              <w:tab w:val="left" w:pos="1320"/>
              <w:tab w:val="right" w:leader="dot" w:pos="9890"/>
            </w:tabs>
            <w:rPr>
              <w:rFonts w:asciiTheme="minorHAnsi" w:eastAsiaTheme="minorEastAsia" w:hAnsiTheme="minorHAnsi"/>
              <w:noProof/>
            </w:rPr>
          </w:pPr>
          <w:hyperlink w:anchor="_Toc508398347" w:history="1">
            <w:r w:rsidR="00BE358E" w:rsidRPr="00A31F2E">
              <w:rPr>
                <w:rStyle w:val="Hyperlink"/>
                <w:noProof/>
              </w:rPr>
              <w:t>2.5.2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_Toc508398347 \h </w:instrText>
            </w:r>
            <w:r w:rsidR="00BE358E">
              <w:rPr>
                <w:noProof/>
                <w:webHidden/>
              </w:rPr>
            </w:r>
            <w:r w:rsidR="00BE358E">
              <w:rPr>
                <w:noProof/>
                <w:webHidden/>
              </w:rPr>
              <w:fldChar w:fldCharType="separate"/>
            </w:r>
            <w:r w:rsidR="000D1CC2">
              <w:rPr>
                <w:noProof/>
                <w:webHidden/>
              </w:rPr>
              <w:t>39</w:t>
            </w:r>
            <w:r w:rsidR="00BE358E">
              <w:rPr>
                <w:noProof/>
                <w:webHidden/>
              </w:rPr>
              <w:fldChar w:fldCharType="end"/>
            </w:r>
          </w:hyperlink>
        </w:p>
        <w:p w14:paraId="3E892CA1" w14:textId="3F89BDB5" w:rsidR="00BE358E" w:rsidRDefault="00DB075B">
          <w:pPr>
            <w:pStyle w:val="TOC3"/>
            <w:tabs>
              <w:tab w:val="left" w:pos="1320"/>
              <w:tab w:val="right" w:leader="dot" w:pos="9890"/>
            </w:tabs>
            <w:rPr>
              <w:rFonts w:asciiTheme="minorHAnsi" w:eastAsiaTheme="minorEastAsia" w:hAnsiTheme="minorHAnsi"/>
              <w:noProof/>
            </w:rPr>
          </w:pPr>
          <w:hyperlink w:anchor="_Toc508398348" w:history="1">
            <w:r w:rsidR="00BE358E" w:rsidRPr="00A31F2E">
              <w:rPr>
                <w:rStyle w:val="Hyperlink"/>
                <w:noProof/>
              </w:rPr>
              <w:t>2.5.3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_Toc508398348 \h </w:instrText>
            </w:r>
            <w:r w:rsidR="00BE358E">
              <w:rPr>
                <w:noProof/>
                <w:webHidden/>
              </w:rPr>
            </w:r>
            <w:r w:rsidR="00BE358E">
              <w:rPr>
                <w:noProof/>
                <w:webHidden/>
              </w:rPr>
              <w:fldChar w:fldCharType="separate"/>
            </w:r>
            <w:r w:rsidR="000D1CC2">
              <w:rPr>
                <w:noProof/>
                <w:webHidden/>
              </w:rPr>
              <w:t>39</w:t>
            </w:r>
            <w:r w:rsidR="00BE358E">
              <w:rPr>
                <w:noProof/>
                <w:webHidden/>
              </w:rPr>
              <w:fldChar w:fldCharType="end"/>
            </w:r>
          </w:hyperlink>
        </w:p>
        <w:p w14:paraId="2F81E77E" w14:textId="7F4A6782" w:rsidR="00BE358E" w:rsidRDefault="00DB075B">
          <w:pPr>
            <w:pStyle w:val="TOC3"/>
            <w:tabs>
              <w:tab w:val="left" w:pos="1320"/>
              <w:tab w:val="right" w:leader="dot" w:pos="9890"/>
            </w:tabs>
            <w:rPr>
              <w:rFonts w:asciiTheme="minorHAnsi" w:eastAsiaTheme="minorEastAsia" w:hAnsiTheme="minorHAnsi"/>
              <w:noProof/>
            </w:rPr>
          </w:pPr>
          <w:hyperlink w:anchor="_Toc508398349" w:history="1">
            <w:r w:rsidR="00BE358E" w:rsidRPr="00A31F2E">
              <w:rPr>
                <w:rStyle w:val="Hyperlink"/>
                <w:noProof/>
              </w:rPr>
              <w:t>2.5.4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_Toc508398349 \h </w:instrText>
            </w:r>
            <w:r w:rsidR="00BE358E">
              <w:rPr>
                <w:noProof/>
                <w:webHidden/>
              </w:rPr>
            </w:r>
            <w:r w:rsidR="00BE358E">
              <w:rPr>
                <w:noProof/>
                <w:webHidden/>
              </w:rPr>
              <w:fldChar w:fldCharType="separate"/>
            </w:r>
            <w:r w:rsidR="000D1CC2">
              <w:rPr>
                <w:noProof/>
                <w:webHidden/>
              </w:rPr>
              <w:t>39</w:t>
            </w:r>
            <w:r w:rsidR="00BE358E">
              <w:rPr>
                <w:noProof/>
                <w:webHidden/>
              </w:rPr>
              <w:fldChar w:fldCharType="end"/>
            </w:r>
          </w:hyperlink>
        </w:p>
        <w:p w14:paraId="259A9FCC" w14:textId="7DF5BA7C" w:rsidR="00BE358E" w:rsidRDefault="00DB075B">
          <w:pPr>
            <w:pStyle w:val="TOC2"/>
            <w:tabs>
              <w:tab w:val="left" w:pos="880"/>
              <w:tab w:val="right" w:leader="dot" w:pos="9890"/>
            </w:tabs>
            <w:rPr>
              <w:rFonts w:asciiTheme="minorHAnsi" w:eastAsiaTheme="minorEastAsia" w:hAnsiTheme="minorHAnsi"/>
              <w:noProof/>
            </w:rPr>
          </w:pPr>
          <w:hyperlink w:anchor="_Toc508398350" w:history="1">
            <w:r w:rsidR="00BE358E" w:rsidRPr="00A31F2E">
              <w:rPr>
                <w:rStyle w:val="Hyperlink"/>
                <w:noProof/>
              </w:rPr>
              <w:t>2.6</w:t>
            </w:r>
            <w:r w:rsidR="00BE358E">
              <w:rPr>
                <w:rFonts w:asciiTheme="minorHAnsi" w:eastAsiaTheme="minorEastAsia" w:hAnsiTheme="minorHAnsi"/>
                <w:noProof/>
              </w:rPr>
              <w:tab/>
            </w:r>
            <w:r w:rsidR="00BE358E" w:rsidRPr="00A31F2E">
              <w:rPr>
                <w:rStyle w:val="Hyperlink"/>
                <w:noProof/>
              </w:rPr>
              <w:t>Check TAD consistency between two TADs from different methods</w:t>
            </w:r>
            <w:r w:rsidR="00BE358E">
              <w:rPr>
                <w:noProof/>
                <w:webHidden/>
              </w:rPr>
              <w:tab/>
            </w:r>
            <w:r w:rsidR="00BE358E">
              <w:rPr>
                <w:noProof/>
                <w:webHidden/>
              </w:rPr>
              <w:fldChar w:fldCharType="begin"/>
            </w:r>
            <w:r w:rsidR="00BE358E">
              <w:rPr>
                <w:noProof/>
                <w:webHidden/>
              </w:rPr>
              <w:instrText xml:space="preserve"> PAGEREF _Toc508398350 \h </w:instrText>
            </w:r>
            <w:r w:rsidR="00BE358E">
              <w:rPr>
                <w:noProof/>
                <w:webHidden/>
              </w:rPr>
            </w:r>
            <w:r w:rsidR="00BE358E">
              <w:rPr>
                <w:noProof/>
                <w:webHidden/>
              </w:rPr>
              <w:fldChar w:fldCharType="separate"/>
            </w:r>
            <w:r w:rsidR="000D1CC2">
              <w:rPr>
                <w:noProof/>
                <w:webHidden/>
              </w:rPr>
              <w:t>40</w:t>
            </w:r>
            <w:r w:rsidR="00BE358E">
              <w:rPr>
                <w:noProof/>
                <w:webHidden/>
              </w:rPr>
              <w:fldChar w:fldCharType="end"/>
            </w:r>
          </w:hyperlink>
        </w:p>
        <w:p w14:paraId="37F1127A" w14:textId="3A6A8562" w:rsidR="00BE358E" w:rsidRDefault="00DB075B">
          <w:pPr>
            <w:pStyle w:val="TOC3"/>
            <w:tabs>
              <w:tab w:val="left" w:pos="1320"/>
              <w:tab w:val="right" w:leader="dot" w:pos="9890"/>
            </w:tabs>
            <w:rPr>
              <w:rFonts w:asciiTheme="minorHAnsi" w:eastAsiaTheme="minorEastAsia" w:hAnsiTheme="minorHAnsi"/>
              <w:noProof/>
            </w:rPr>
          </w:pPr>
          <w:hyperlink w:anchor="_Toc508398351" w:history="1">
            <w:r w:rsidR="00BE358E" w:rsidRPr="00A31F2E">
              <w:rPr>
                <w:rStyle w:val="Hyperlink"/>
                <w:noProof/>
              </w:rPr>
              <w:t>2.6.1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_Toc508398351 \h </w:instrText>
            </w:r>
            <w:r w:rsidR="00BE358E">
              <w:rPr>
                <w:noProof/>
                <w:webHidden/>
              </w:rPr>
            </w:r>
            <w:r w:rsidR="00BE358E">
              <w:rPr>
                <w:noProof/>
                <w:webHidden/>
              </w:rPr>
              <w:fldChar w:fldCharType="separate"/>
            </w:r>
            <w:r w:rsidR="000D1CC2">
              <w:rPr>
                <w:noProof/>
                <w:webHidden/>
              </w:rPr>
              <w:t>40</w:t>
            </w:r>
            <w:r w:rsidR="00BE358E">
              <w:rPr>
                <w:noProof/>
                <w:webHidden/>
              </w:rPr>
              <w:fldChar w:fldCharType="end"/>
            </w:r>
          </w:hyperlink>
        </w:p>
        <w:p w14:paraId="365EA318" w14:textId="4459B47A" w:rsidR="00BE358E" w:rsidRDefault="00DB075B">
          <w:pPr>
            <w:pStyle w:val="TOC3"/>
            <w:tabs>
              <w:tab w:val="left" w:pos="1320"/>
              <w:tab w:val="right" w:leader="dot" w:pos="9890"/>
            </w:tabs>
            <w:rPr>
              <w:rFonts w:asciiTheme="minorHAnsi" w:eastAsiaTheme="minorEastAsia" w:hAnsiTheme="minorHAnsi"/>
              <w:noProof/>
            </w:rPr>
          </w:pPr>
          <w:hyperlink w:anchor="_Toc508398352" w:history="1">
            <w:r w:rsidR="00BE358E" w:rsidRPr="00A31F2E">
              <w:rPr>
                <w:rStyle w:val="Hyperlink"/>
                <w:noProof/>
              </w:rPr>
              <w:t>2.6.2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_Toc508398352 \h </w:instrText>
            </w:r>
            <w:r w:rsidR="00BE358E">
              <w:rPr>
                <w:noProof/>
                <w:webHidden/>
              </w:rPr>
            </w:r>
            <w:r w:rsidR="00BE358E">
              <w:rPr>
                <w:noProof/>
                <w:webHidden/>
              </w:rPr>
              <w:fldChar w:fldCharType="separate"/>
            </w:r>
            <w:r w:rsidR="000D1CC2">
              <w:rPr>
                <w:noProof/>
                <w:webHidden/>
              </w:rPr>
              <w:t>40</w:t>
            </w:r>
            <w:r w:rsidR="00BE358E">
              <w:rPr>
                <w:noProof/>
                <w:webHidden/>
              </w:rPr>
              <w:fldChar w:fldCharType="end"/>
            </w:r>
          </w:hyperlink>
        </w:p>
        <w:p w14:paraId="67A3A236" w14:textId="44E602E3" w:rsidR="00BE358E" w:rsidRDefault="00DB075B">
          <w:pPr>
            <w:pStyle w:val="TOC3"/>
            <w:tabs>
              <w:tab w:val="left" w:pos="1320"/>
              <w:tab w:val="right" w:leader="dot" w:pos="9890"/>
            </w:tabs>
            <w:rPr>
              <w:rFonts w:asciiTheme="minorHAnsi" w:eastAsiaTheme="minorEastAsia" w:hAnsiTheme="minorHAnsi"/>
              <w:noProof/>
            </w:rPr>
          </w:pPr>
          <w:hyperlink w:anchor="_Toc508398353" w:history="1">
            <w:r w:rsidR="00BE358E" w:rsidRPr="00A31F2E">
              <w:rPr>
                <w:rStyle w:val="Hyperlink"/>
                <w:noProof/>
              </w:rPr>
              <w:t>2.6.3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_Toc508398353 \h </w:instrText>
            </w:r>
            <w:r w:rsidR="00BE358E">
              <w:rPr>
                <w:noProof/>
                <w:webHidden/>
              </w:rPr>
            </w:r>
            <w:r w:rsidR="00BE358E">
              <w:rPr>
                <w:noProof/>
                <w:webHidden/>
              </w:rPr>
              <w:fldChar w:fldCharType="separate"/>
            </w:r>
            <w:r w:rsidR="000D1CC2">
              <w:rPr>
                <w:noProof/>
                <w:webHidden/>
              </w:rPr>
              <w:t>41</w:t>
            </w:r>
            <w:r w:rsidR="00BE358E">
              <w:rPr>
                <w:noProof/>
                <w:webHidden/>
              </w:rPr>
              <w:fldChar w:fldCharType="end"/>
            </w:r>
          </w:hyperlink>
        </w:p>
        <w:p w14:paraId="0B92F14C" w14:textId="53CBF509" w:rsidR="00BE358E" w:rsidRDefault="00DB075B">
          <w:pPr>
            <w:pStyle w:val="TOC3"/>
            <w:tabs>
              <w:tab w:val="left" w:pos="1320"/>
              <w:tab w:val="right" w:leader="dot" w:pos="9890"/>
            </w:tabs>
            <w:rPr>
              <w:rFonts w:asciiTheme="minorHAnsi" w:eastAsiaTheme="minorEastAsia" w:hAnsiTheme="minorHAnsi"/>
              <w:noProof/>
            </w:rPr>
          </w:pPr>
          <w:hyperlink w:anchor="_Toc508398354" w:history="1">
            <w:r w:rsidR="00BE358E" w:rsidRPr="00A31F2E">
              <w:rPr>
                <w:rStyle w:val="Hyperlink"/>
                <w:noProof/>
              </w:rPr>
              <w:t>2.6.4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_Toc508398354 \h </w:instrText>
            </w:r>
            <w:r w:rsidR="00BE358E">
              <w:rPr>
                <w:noProof/>
                <w:webHidden/>
              </w:rPr>
            </w:r>
            <w:r w:rsidR="00BE358E">
              <w:rPr>
                <w:noProof/>
                <w:webHidden/>
              </w:rPr>
              <w:fldChar w:fldCharType="separate"/>
            </w:r>
            <w:r w:rsidR="000D1CC2">
              <w:rPr>
                <w:noProof/>
                <w:webHidden/>
              </w:rPr>
              <w:t>41</w:t>
            </w:r>
            <w:r w:rsidR="00BE358E">
              <w:rPr>
                <w:noProof/>
                <w:webHidden/>
              </w:rPr>
              <w:fldChar w:fldCharType="end"/>
            </w:r>
          </w:hyperlink>
        </w:p>
        <w:p w14:paraId="1F3FB7DE" w14:textId="3756AABF" w:rsidR="00BE358E" w:rsidRDefault="00DB075B">
          <w:pPr>
            <w:pStyle w:val="TOC1"/>
            <w:tabs>
              <w:tab w:val="left" w:pos="440"/>
              <w:tab w:val="right" w:leader="dot" w:pos="9890"/>
            </w:tabs>
            <w:rPr>
              <w:rFonts w:asciiTheme="minorHAnsi" w:eastAsiaTheme="minorEastAsia" w:hAnsiTheme="minorHAnsi"/>
              <w:noProof/>
            </w:rPr>
          </w:pPr>
          <w:hyperlink w:anchor="_Toc508398355" w:history="1">
            <w:r w:rsidR="00BE358E" w:rsidRPr="00A31F2E">
              <w:rPr>
                <w:rStyle w:val="Hyperlink"/>
                <w:noProof/>
              </w:rPr>
              <w:t>3</w:t>
            </w:r>
            <w:r w:rsidR="00BE358E">
              <w:rPr>
                <w:rFonts w:asciiTheme="minorHAnsi" w:eastAsiaTheme="minorEastAsia" w:hAnsiTheme="minorHAnsi"/>
                <w:noProof/>
              </w:rPr>
              <w:tab/>
            </w:r>
            <w:r w:rsidR="00BE358E" w:rsidRPr="00A31F2E">
              <w:rPr>
                <w:rStyle w:val="Hyperlink"/>
                <w:noProof/>
              </w:rPr>
              <w:t>3D-Functions</w:t>
            </w:r>
            <w:r w:rsidR="00BE358E">
              <w:rPr>
                <w:noProof/>
                <w:webHidden/>
              </w:rPr>
              <w:tab/>
            </w:r>
            <w:r w:rsidR="00BE358E">
              <w:rPr>
                <w:noProof/>
                <w:webHidden/>
              </w:rPr>
              <w:fldChar w:fldCharType="begin"/>
            </w:r>
            <w:r w:rsidR="00BE358E">
              <w:rPr>
                <w:noProof/>
                <w:webHidden/>
              </w:rPr>
              <w:instrText xml:space="preserve"> PAGEREF _Toc508398355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6A7D8F85" w14:textId="649E9DC4" w:rsidR="00BE358E" w:rsidRDefault="00DB075B">
          <w:pPr>
            <w:pStyle w:val="TOC2"/>
            <w:tabs>
              <w:tab w:val="left" w:pos="880"/>
              <w:tab w:val="right" w:leader="dot" w:pos="9890"/>
            </w:tabs>
            <w:rPr>
              <w:rFonts w:asciiTheme="minorHAnsi" w:eastAsiaTheme="minorEastAsia" w:hAnsiTheme="minorHAnsi"/>
              <w:noProof/>
            </w:rPr>
          </w:pPr>
          <w:hyperlink w:anchor="_Toc508398356" w:history="1">
            <w:r w:rsidR="00BE358E" w:rsidRPr="00A31F2E">
              <w:rPr>
                <w:rStyle w:val="Hyperlink"/>
                <w:noProof/>
              </w:rPr>
              <w:t>3.1</w:t>
            </w:r>
            <w:r w:rsidR="00BE358E">
              <w:rPr>
                <w:rFonts w:asciiTheme="minorHAnsi" w:eastAsiaTheme="minorEastAsia" w:hAnsiTheme="minorHAnsi"/>
                <w:noProof/>
              </w:rPr>
              <w:tab/>
            </w:r>
            <w:r w:rsidR="00BE358E" w:rsidRPr="00A31F2E">
              <w:rPr>
                <w:rStyle w:val="Hyperlink"/>
                <w:noProof/>
              </w:rPr>
              <w:t>3D model reconstruction by LorDG</w:t>
            </w:r>
            <w:r w:rsidR="00BE358E">
              <w:rPr>
                <w:noProof/>
                <w:webHidden/>
              </w:rPr>
              <w:tab/>
            </w:r>
            <w:r w:rsidR="00BE358E">
              <w:rPr>
                <w:noProof/>
                <w:webHidden/>
              </w:rPr>
              <w:fldChar w:fldCharType="begin"/>
            </w:r>
            <w:r w:rsidR="00BE358E">
              <w:rPr>
                <w:noProof/>
                <w:webHidden/>
              </w:rPr>
              <w:instrText xml:space="preserve"> PAGEREF _Toc508398356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6DF7D348" w14:textId="00ED90E1" w:rsidR="00BE358E" w:rsidRDefault="00DB075B">
          <w:pPr>
            <w:pStyle w:val="TOC3"/>
            <w:tabs>
              <w:tab w:val="left" w:pos="1320"/>
              <w:tab w:val="right" w:leader="dot" w:pos="9890"/>
            </w:tabs>
            <w:rPr>
              <w:rFonts w:asciiTheme="minorHAnsi" w:eastAsiaTheme="minorEastAsia" w:hAnsiTheme="minorHAnsi"/>
              <w:noProof/>
            </w:rPr>
          </w:pPr>
          <w:hyperlink w:anchor="_Toc508398357" w:history="1">
            <w:r w:rsidR="00BE358E" w:rsidRPr="00A31F2E">
              <w:rPr>
                <w:rStyle w:val="Hyperlink"/>
                <w:noProof/>
              </w:rPr>
              <w:t>3.1.1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_Toc508398357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5771558F" w14:textId="6DA41366" w:rsidR="00BE358E" w:rsidRDefault="00DB075B">
          <w:pPr>
            <w:pStyle w:val="TOC3"/>
            <w:tabs>
              <w:tab w:val="left" w:pos="1320"/>
              <w:tab w:val="right" w:leader="dot" w:pos="9890"/>
            </w:tabs>
            <w:rPr>
              <w:rFonts w:asciiTheme="minorHAnsi" w:eastAsiaTheme="minorEastAsia" w:hAnsiTheme="minorHAnsi"/>
              <w:noProof/>
            </w:rPr>
          </w:pPr>
          <w:hyperlink w:anchor="_Toc508398358" w:history="1">
            <w:r w:rsidR="00BE358E" w:rsidRPr="00A31F2E">
              <w:rPr>
                <w:rStyle w:val="Hyperlink"/>
                <w:noProof/>
              </w:rPr>
              <w:t>3.1.2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_Toc508398358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31EC3813" w14:textId="0BB85981" w:rsidR="00BE358E" w:rsidRDefault="00DB075B">
          <w:pPr>
            <w:pStyle w:val="TOC3"/>
            <w:tabs>
              <w:tab w:val="left" w:pos="1320"/>
              <w:tab w:val="right" w:leader="dot" w:pos="9890"/>
            </w:tabs>
            <w:rPr>
              <w:rFonts w:asciiTheme="minorHAnsi" w:eastAsiaTheme="minorEastAsia" w:hAnsiTheme="minorHAnsi"/>
              <w:noProof/>
            </w:rPr>
          </w:pPr>
          <w:hyperlink w:anchor="_Toc508398359" w:history="1">
            <w:r w:rsidR="00BE358E" w:rsidRPr="00A31F2E">
              <w:rPr>
                <w:rStyle w:val="Hyperlink"/>
                <w:noProof/>
              </w:rPr>
              <w:t>3.1.3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_Toc508398359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4E3004AC" w14:textId="6CCCB3DA" w:rsidR="00BE358E" w:rsidRDefault="00DB075B">
          <w:pPr>
            <w:pStyle w:val="TOC3"/>
            <w:tabs>
              <w:tab w:val="left" w:pos="1320"/>
              <w:tab w:val="right" w:leader="dot" w:pos="9890"/>
            </w:tabs>
            <w:rPr>
              <w:rFonts w:asciiTheme="minorHAnsi" w:eastAsiaTheme="minorEastAsia" w:hAnsiTheme="minorHAnsi"/>
              <w:noProof/>
            </w:rPr>
          </w:pPr>
          <w:hyperlink w:anchor="_Toc508398360" w:history="1">
            <w:r w:rsidR="00BE358E" w:rsidRPr="00A31F2E">
              <w:rPr>
                <w:rStyle w:val="Hyperlink"/>
                <w:noProof/>
              </w:rPr>
              <w:t>3.1.4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_Toc508398360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2330172C" w14:textId="5831D00D" w:rsidR="00BE358E" w:rsidRDefault="00DB075B">
          <w:pPr>
            <w:pStyle w:val="TOC2"/>
            <w:tabs>
              <w:tab w:val="left" w:pos="880"/>
              <w:tab w:val="right" w:leader="dot" w:pos="9890"/>
            </w:tabs>
            <w:rPr>
              <w:rFonts w:asciiTheme="minorHAnsi" w:eastAsiaTheme="minorEastAsia" w:hAnsiTheme="minorHAnsi"/>
              <w:noProof/>
            </w:rPr>
          </w:pPr>
          <w:hyperlink w:anchor="_Toc508398361" w:history="1">
            <w:r w:rsidR="00BE358E" w:rsidRPr="00A31F2E">
              <w:rPr>
                <w:rStyle w:val="Hyperlink"/>
                <w:noProof/>
              </w:rPr>
              <w:t>3.2</w:t>
            </w:r>
            <w:r w:rsidR="00BE358E">
              <w:rPr>
                <w:rFonts w:asciiTheme="minorHAnsi" w:eastAsiaTheme="minorEastAsia" w:hAnsiTheme="minorHAnsi"/>
                <w:noProof/>
              </w:rPr>
              <w:tab/>
            </w:r>
            <w:r w:rsidR="00BE358E" w:rsidRPr="00A31F2E">
              <w:rPr>
                <w:rStyle w:val="Hyperlink"/>
                <w:noProof/>
              </w:rPr>
              <w:t>3D model reconstruction by 3DMax</w:t>
            </w:r>
            <w:r w:rsidR="00BE358E">
              <w:rPr>
                <w:noProof/>
                <w:webHidden/>
              </w:rPr>
              <w:tab/>
            </w:r>
            <w:r w:rsidR="00BE358E">
              <w:rPr>
                <w:noProof/>
                <w:webHidden/>
              </w:rPr>
              <w:fldChar w:fldCharType="begin"/>
            </w:r>
            <w:r w:rsidR="00BE358E">
              <w:rPr>
                <w:noProof/>
                <w:webHidden/>
              </w:rPr>
              <w:instrText xml:space="preserve"> PAGEREF _Toc508398361 \h </w:instrText>
            </w:r>
            <w:r w:rsidR="00BE358E">
              <w:rPr>
                <w:noProof/>
                <w:webHidden/>
              </w:rPr>
            </w:r>
            <w:r w:rsidR="00BE358E">
              <w:rPr>
                <w:noProof/>
                <w:webHidden/>
              </w:rPr>
              <w:fldChar w:fldCharType="separate"/>
            </w:r>
            <w:r w:rsidR="000D1CC2">
              <w:rPr>
                <w:noProof/>
                <w:webHidden/>
              </w:rPr>
              <w:t>44</w:t>
            </w:r>
            <w:r w:rsidR="00BE358E">
              <w:rPr>
                <w:noProof/>
                <w:webHidden/>
              </w:rPr>
              <w:fldChar w:fldCharType="end"/>
            </w:r>
          </w:hyperlink>
        </w:p>
        <w:p w14:paraId="06F5C0EA" w14:textId="575173AA" w:rsidR="00BE358E" w:rsidRDefault="00DB075B">
          <w:pPr>
            <w:pStyle w:val="TOC3"/>
            <w:tabs>
              <w:tab w:val="left" w:pos="1320"/>
              <w:tab w:val="right" w:leader="dot" w:pos="9890"/>
            </w:tabs>
            <w:rPr>
              <w:rFonts w:asciiTheme="minorHAnsi" w:eastAsiaTheme="minorEastAsia" w:hAnsiTheme="minorHAnsi"/>
              <w:noProof/>
            </w:rPr>
          </w:pPr>
          <w:hyperlink w:anchor="_Toc508398362" w:history="1">
            <w:r w:rsidR="00BE358E" w:rsidRPr="00A31F2E">
              <w:rPr>
                <w:rStyle w:val="Hyperlink"/>
                <w:noProof/>
              </w:rPr>
              <w:t>3.2.1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_Toc508398362 \h </w:instrText>
            </w:r>
            <w:r w:rsidR="00BE358E">
              <w:rPr>
                <w:noProof/>
                <w:webHidden/>
              </w:rPr>
            </w:r>
            <w:r w:rsidR="00BE358E">
              <w:rPr>
                <w:noProof/>
                <w:webHidden/>
              </w:rPr>
              <w:fldChar w:fldCharType="separate"/>
            </w:r>
            <w:r w:rsidR="000D1CC2">
              <w:rPr>
                <w:noProof/>
                <w:webHidden/>
              </w:rPr>
              <w:t>44</w:t>
            </w:r>
            <w:r w:rsidR="00BE358E">
              <w:rPr>
                <w:noProof/>
                <w:webHidden/>
              </w:rPr>
              <w:fldChar w:fldCharType="end"/>
            </w:r>
          </w:hyperlink>
        </w:p>
        <w:p w14:paraId="1CF680E4" w14:textId="287277C7" w:rsidR="00BE358E" w:rsidRDefault="00DB075B">
          <w:pPr>
            <w:pStyle w:val="TOC3"/>
            <w:tabs>
              <w:tab w:val="left" w:pos="1320"/>
              <w:tab w:val="right" w:leader="dot" w:pos="9890"/>
            </w:tabs>
            <w:rPr>
              <w:rFonts w:asciiTheme="minorHAnsi" w:eastAsiaTheme="minorEastAsia" w:hAnsiTheme="minorHAnsi"/>
              <w:noProof/>
            </w:rPr>
          </w:pPr>
          <w:hyperlink w:anchor="_Toc508398363" w:history="1">
            <w:r w:rsidR="00BE358E" w:rsidRPr="00A31F2E">
              <w:rPr>
                <w:rStyle w:val="Hyperlink"/>
                <w:noProof/>
              </w:rPr>
              <w:t>3.2.2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_Toc508398363 \h </w:instrText>
            </w:r>
            <w:r w:rsidR="00BE358E">
              <w:rPr>
                <w:noProof/>
                <w:webHidden/>
              </w:rPr>
            </w:r>
            <w:r w:rsidR="00BE358E">
              <w:rPr>
                <w:noProof/>
                <w:webHidden/>
              </w:rPr>
              <w:fldChar w:fldCharType="separate"/>
            </w:r>
            <w:r w:rsidR="000D1CC2">
              <w:rPr>
                <w:noProof/>
                <w:webHidden/>
              </w:rPr>
              <w:t>44</w:t>
            </w:r>
            <w:r w:rsidR="00BE358E">
              <w:rPr>
                <w:noProof/>
                <w:webHidden/>
              </w:rPr>
              <w:fldChar w:fldCharType="end"/>
            </w:r>
          </w:hyperlink>
        </w:p>
        <w:p w14:paraId="37BB60ED" w14:textId="5AD7E067" w:rsidR="00BE358E" w:rsidRDefault="00DB075B">
          <w:pPr>
            <w:pStyle w:val="TOC3"/>
            <w:tabs>
              <w:tab w:val="left" w:pos="1320"/>
              <w:tab w:val="right" w:leader="dot" w:pos="9890"/>
            </w:tabs>
            <w:rPr>
              <w:rFonts w:asciiTheme="minorHAnsi" w:eastAsiaTheme="minorEastAsia" w:hAnsiTheme="minorHAnsi"/>
              <w:noProof/>
            </w:rPr>
          </w:pPr>
          <w:hyperlink w:anchor="_Toc508398364" w:history="1">
            <w:r w:rsidR="00BE358E" w:rsidRPr="00A31F2E">
              <w:rPr>
                <w:rStyle w:val="Hyperlink"/>
                <w:noProof/>
              </w:rPr>
              <w:t>3.2.3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_Toc508398364 \h </w:instrText>
            </w:r>
            <w:r w:rsidR="00BE358E">
              <w:rPr>
                <w:noProof/>
                <w:webHidden/>
              </w:rPr>
            </w:r>
            <w:r w:rsidR="00BE358E">
              <w:rPr>
                <w:noProof/>
                <w:webHidden/>
              </w:rPr>
              <w:fldChar w:fldCharType="separate"/>
            </w:r>
            <w:r w:rsidR="000D1CC2">
              <w:rPr>
                <w:noProof/>
                <w:webHidden/>
              </w:rPr>
              <w:t>45</w:t>
            </w:r>
            <w:r w:rsidR="00BE358E">
              <w:rPr>
                <w:noProof/>
                <w:webHidden/>
              </w:rPr>
              <w:fldChar w:fldCharType="end"/>
            </w:r>
          </w:hyperlink>
        </w:p>
        <w:p w14:paraId="2A82437C" w14:textId="7D9BBD6B" w:rsidR="00BE358E" w:rsidRDefault="00DB075B">
          <w:pPr>
            <w:pStyle w:val="TOC3"/>
            <w:tabs>
              <w:tab w:val="left" w:pos="1320"/>
              <w:tab w:val="right" w:leader="dot" w:pos="9890"/>
            </w:tabs>
            <w:rPr>
              <w:rFonts w:asciiTheme="minorHAnsi" w:eastAsiaTheme="minorEastAsia" w:hAnsiTheme="minorHAnsi"/>
              <w:noProof/>
            </w:rPr>
          </w:pPr>
          <w:hyperlink w:anchor="_Toc508398365" w:history="1">
            <w:r w:rsidR="00BE358E" w:rsidRPr="00A31F2E">
              <w:rPr>
                <w:rStyle w:val="Hyperlink"/>
                <w:noProof/>
              </w:rPr>
              <w:t>3.2.4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_Toc508398365 \h </w:instrText>
            </w:r>
            <w:r w:rsidR="00BE358E">
              <w:rPr>
                <w:noProof/>
                <w:webHidden/>
              </w:rPr>
            </w:r>
            <w:r w:rsidR="00BE358E">
              <w:rPr>
                <w:noProof/>
                <w:webHidden/>
              </w:rPr>
              <w:fldChar w:fldCharType="separate"/>
            </w:r>
            <w:r w:rsidR="000D1CC2">
              <w:rPr>
                <w:noProof/>
                <w:webHidden/>
              </w:rPr>
              <w:t>45</w:t>
            </w:r>
            <w:r w:rsidR="00BE358E">
              <w:rPr>
                <w:noProof/>
                <w:webHidden/>
              </w:rPr>
              <w:fldChar w:fldCharType="end"/>
            </w:r>
          </w:hyperlink>
        </w:p>
        <w:p w14:paraId="6263A84A" w14:textId="5F18E7CA" w:rsidR="00BE358E" w:rsidRDefault="00DB075B">
          <w:pPr>
            <w:pStyle w:val="TOC2"/>
            <w:tabs>
              <w:tab w:val="left" w:pos="880"/>
              <w:tab w:val="right" w:leader="dot" w:pos="9890"/>
            </w:tabs>
            <w:rPr>
              <w:rFonts w:asciiTheme="minorHAnsi" w:eastAsiaTheme="minorEastAsia" w:hAnsiTheme="minorHAnsi"/>
              <w:noProof/>
            </w:rPr>
          </w:pPr>
          <w:hyperlink w:anchor="_Toc508398366" w:history="1">
            <w:r w:rsidR="00BE358E" w:rsidRPr="00A31F2E">
              <w:rPr>
                <w:rStyle w:val="Hyperlink"/>
                <w:noProof/>
              </w:rPr>
              <w:t>3.3</w:t>
            </w:r>
            <w:r w:rsidR="00BE358E">
              <w:rPr>
                <w:rFonts w:asciiTheme="minorHAnsi" w:eastAsiaTheme="minorEastAsia" w:hAnsiTheme="minorHAnsi"/>
                <w:noProof/>
              </w:rPr>
              <w:tab/>
            </w:r>
            <w:r w:rsidR="00BE358E" w:rsidRPr="00A31F2E">
              <w:rPr>
                <w:rStyle w:val="Hyperlink"/>
                <w:noProof/>
              </w:rPr>
              <w:t>Chromatin loop identification</w:t>
            </w:r>
            <w:r w:rsidR="00BE358E">
              <w:rPr>
                <w:noProof/>
                <w:webHidden/>
              </w:rPr>
              <w:tab/>
            </w:r>
            <w:r w:rsidR="00BE358E">
              <w:rPr>
                <w:noProof/>
                <w:webHidden/>
              </w:rPr>
              <w:fldChar w:fldCharType="begin"/>
            </w:r>
            <w:r w:rsidR="00BE358E">
              <w:rPr>
                <w:noProof/>
                <w:webHidden/>
              </w:rPr>
              <w:instrText xml:space="preserve"> PAGEREF _Toc508398366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243BFA39" w14:textId="46D699DA" w:rsidR="00BE358E" w:rsidRDefault="00DB075B">
          <w:pPr>
            <w:pStyle w:val="TOC3"/>
            <w:tabs>
              <w:tab w:val="left" w:pos="1320"/>
              <w:tab w:val="right" w:leader="dot" w:pos="9890"/>
            </w:tabs>
            <w:rPr>
              <w:rFonts w:asciiTheme="minorHAnsi" w:eastAsiaTheme="minorEastAsia" w:hAnsiTheme="minorHAnsi"/>
              <w:noProof/>
            </w:rPr>
          </w:pPr>
          <w:hyperlink w:anchor="_Toc508398367" w:history="1">
            <w:r w:rsidR="00BE358E" w:rsidRPr="00A31F2E">
              <w:rPr>
                <w:rStyle w:val="Hyperlink"/>
                <w:noProof/>
              </w:rPr>
              <w:t>3.3.1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_Toc508398367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2BFB204B" w14:textId="7218EDCF" w:rsidR="00BE358E" w:rsidRDefault="00DB075B">
          <w:pPr>
            <w:pStyle w:val="TOC3"/>
            <w:tabs>
              <w:tab w:val="left" w:pos="1320"/>
              <w:tab w:val="right" w:leader="dot" w:pos="9890"/>
            </w:tabs>
            <w:rPr>
              <w:rFonts w:asciiTheme="minorHAnsi" w:eastAsiaTheme="minorEastAsia" w:hAnsiTheme="minorHAnsi"/>
              <w:noProof/>
            </w:rPr>
          </w:pPr>
          <w:hyperlink w:anchor="_Toc508398368" w:history="1">
            <w:r w:rsidR="00BE358E" w:rsidRPr="00A31F2E">
              <w:rPr>
                <w:rStyle w:val="Hyperlink"/>
                <w:noProof/>
              </w:rPr>
              <w:t>3.3.2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_Toc508398368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5C12B0F1" w14:textId="4F0D6DA6" w:rsidR="00BE358E" w:rsidRDefault="00DB075B">
          <w:pPr>
            <w:pStyle w:val="TOC3"/>
            <w:tabs>
              <w:tab w:val="left" w:pos="1320"/>
              <w:tab w:val="right" w:leader="dot" w:pos="9890"/>
            </w:tabs>
            <w:rPr>
              <w:rFonts w:asciiTheme="minorHAnsi" w:eastAsiaTheme="minorEastAsia" w:hAnsiTheme="minorHAnsi"/>
              <w:noProof/>
            </w:rPr>
          </w:pPr>
          <w:hyperlink w:anchor="_Toc508398369" w:history="1">
            <w:r w:rsidR="00BE358E" w:rsidRPr="00A31F2E">
              <w:rPr>
                <w:rStyle w:val="Hyperlink"/>
                <w:noProof/>
              </w:rPr>
              <w:t>3.3.3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_Toc508398369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541AE345" w14:textId="60DF132B" w:rsidR="00BE358E" w:rsidRDefault="00DB075B">
          <w:pPr>
            <w:pStyle w:val="TOC3"/>
            <w:tabs>
              <w:tab w:val="left" w:pos="1320"/>
              <w:tab w:val="right" w:leader="dot" w:pos="9890"/>
            </w:tabs>
            <w:rPr>
              <w:rFonts w:asciiTheme="minorHAnsi" w:eastAsiaTheme="minorEastAsia" w:hAnsiTheme="minorHAnsi"/>
              <w:noProof/>
            </w:rPr>
          </w:pPr>
          <w:hyperlink w:anchor="_Toc508398370" w:history="1">
            <w:r w:rsidR="00BE358E" w:rsidRPr="00A31F2E">
              <w:rPr>
                <w:rStyle w:val="Hyperlink"/>
                <w:noProof/>
              </w:rPr>
              <w:t>3.3.4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_Toc508398370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268DA01D" w14:textId="40B3CDE3" w:rsidR="00BE358E" w:rsidRDefault="00DB075B">
          <w:pPr>
            <w:pStyle w:val="TOC2"/>
            <w:tabs>
              <w:tab w:val="left" w:pos="880"/>
              <w:tab w:val="right" w:leader="dot" w:pos="9890"/>
            </w:tabs>
            <w:rPr>
              <w:rFonts w:asciiTheme="minorHAnsi" w:eastAsiaTheme="minorEastAsia" w:hAnsiTheme="minorHAnsi"/>
              <w:noProof/>
            </w:rPr>
          </w:pPr>
          <w:hyperlink w:anchor="_Toc508398371" w:history="1">
            <w:r w:rsidR="00BE358E" w:rsidRPr="00A31F2E">
              <w:rPr>
                <w:rStyle w:val="Hyperlink"/>
                <w:noProof/>
              </w:rPr>
              <w:t>3.4</w:t>
            </w:r>
            <w:r w:rsidR="00BE358E">
              <w:rPr>
                <w:rFonts w:asciiTheme="minorHAnsi" w:eastAsiaTheme="minorEastAsia" w:hAnsiTheme="minorHAnsi"/>
                <w:noProof/>
              </w:rPr>
              <w:tab/>
            </w:r>
            <w:r w:rsidR="00BE358E" w:rsidRPr="00A31F2E">
              <w:rPr>
                <w:rStyle w:val="Hyperlink"/>
                <w:noProof/>
              </w:rPr>
              <w:t>Model annotation</w:t>
            </w:r>
            <w:r w:rsidR="00BE358E">
              <w:rPr>
                <w:noProof/>
                <w:webHidden/>
              </w:rPr>
              <w:tab/>
            </w:r>
            <w:r w:rsidR="00BE358E">
              <w:rPr>
                <w:noProof/>
                <w:webHidden/>
              </w:rPr>
              <w:fldChar w:fldCharType="begin"/>
            </w:r>
            <w:r w:rsidR="00BE358E">
              <w:rPr>
                <w:noProof/>
                <w:webHidden/>
              </w:rPr>
              <w:instrText xml:space="preserve"> PAGEREF _Toc508398371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22444E68" w14:textId="6C565700" w:rsidR="00BE358E" w:rsidRDefault="00DB075B">
          <w:pPr>
            <w:pStyle w:val="TOC3"/>
            <w:tabs>
              <w:tab w:val="left" w:pos="1320"/>
              <w:tab w:val="right" w:leader="dot" w:pos="9890"/>
            </w:tabs>
            <w:rPr>
              <w:rFonts w:asciiTheme="minorHAnsi" w:eastAsiaTheme="minorEastAsia" w:hAnsiTheme="minorHAnsi"/>
              <w:noProof/>
            </w:rPr>
          </w:pPr>
          <w:hyperlink w:anchor="_Toc508398372" w:history="1">
            <w:r w:rsidR="00BE358E" w:rsidRPr="00A31F2E">
              <w:rPr>
                <w:rStyle w:val="Hyperlink"/>
                <w:noProof/>
              </w:rPr>
              <w:t>3.4.1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_Toc508398372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3180A567" w14:textId="1168E75F" w:rsidR="00BE358E" w:rsidRDefault="00DB075B">
          <w:pPr>
            <w:pStyle w:val="TOC3"/>
            <w:tabs>
              <w:tab w:val="left" w:pos="1320"/>
              <w:tab w:val="right" w:leader="dot" w:pos="9890"/>
            </w:tabs>
            <w:rPr>
              <w:rFonts w:asciiTheme="minorHAnsi" w:eastAsiaTheme="minorEastAsia" w:hAnsiTheme="minorHAnsi"/>
              <w:noProof/>
            </w:rPr>
          </w:pPr>
          <w:hyperlink w:anchor="_Toc508398373" w:history="1">
            <w:r w:rsidR="00BE358E" w:rsidRPr="00A31F2E">
              <w:rPr>
                <w:rStyle w:val="Hyperlink"/>
                <w:noProof/>
              </w:rPr>
              <w:t>3.4.2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_Toc508398373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2F562E0C" w14:textId="6AD98805" w:rsidR="00BE358E" w:rsidRDefault="00DB075B">
          <w:pPr>
            <w:pStyle w:val="TOC3"/>
            <w:tabs>
              <w:tab w:val="left" w:pos="1320"/>
              <w:tab w:val="right" w:leader="dot" w:pos="9890"/>
            </w:tabs>
            <w:rPr>
              <w:rFonts w:asciiTheme="minorHAnsi" w:eastAsiaTheme="minorEastAsia" w:hAnsiTheme="minorHAnsi"/>
              <w:noProof/>
            </w:rPr>
          </w:pPr>
          <w:hyperlink w:anchor="_Toc508398374" w:history="1">
            <w:r w:rsidR="00BE358E" w:rsidRPr="00A31F2E">
              <w:rPr>
                <w:rStyle w:val="Hyperlink"/>
                <w:noProof/>
              </w:rPr>
              <w:t>3.4.3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_Toc508398374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18313CBB" w14:textId="6C1FAECC" w:rsidR="00BE358E" w:rsidRDefault="00DB075B">
          <w:pPr>
            <w:pStyle w:val="TOC3"/>
            <w:tabs>
              <w:tab w:val="left" w:pos="1320"/>
              <w:tab w:val="right" w:leader="dot" w:pos="9890"/>
            </w:tabs>
            <w:rPr>
              <w:rFonts w:asciiTheme="minorHAnsi" w:eastAsiaTheme="minorEastAsia" w:hAnsiTheme="minorHAnsi"/>
              <w:noProof/>
            </w:rPr>
          </w:pPr>
          <w:hyperlink w:anchor="_Toc508398375" w:history="1">
            <w:r w:rsidR="00BE358E" w:rsidRPr="00A31F2E">
              <w:rPr>
                <w:rStyle w:val="Hyperlink"/>
                <w:noProof/>
              </w:rPr>
              <w:t>3.4.4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_Toc508398375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33F39884" w14:textId="09F76D5F" w:rsidR="00BE358E" w:rsidRDefault="00DB075B">
          <w:pPr>
            <w:pStyle w:val="TOC2"/>
            <w:tabs>
              <w:tab w:val="left" w:pos="880"/>
              <w:tab w:val="right" w:leader="dot" w:pos="9890"/>
            </w:tabs>
            <w:rPr>
              <w:rFonts w:asciiTheme="minorHAnsi" w:eastAsiaTheme="minorEastAsia" w:hAnsiTheme="minorHAnsi"/>
              <w:noProof/>
            </w:rPr>
          </w:pPr>
          <w:hyperlink w:anchor="_Toc508398376" w:history="1">
            <w:r w:rsidR="00BE358E" w:rsidRPr="00A31F2E">
              <w:rPr>
                <w:rStyle w:val="Hyperlink"/>
                <w:noProof/>
              </w:rPr>
              <w:t>3.5</w:t>
            </w:r>
            <w:r w:rsidR="00BE358E">
              <w:rPr>
                <w:rFonts w:asciiTheme="minorHAnsi" w:eastAsiaTheme="minorEastAsia" w:hAnsiTheme="minorHAnsi"/>
                <w:noProof/>
              </w:rPr>
              <w:tab/>
            </w:r>
            <w:r w:rsidR="00BE358E" w:rsidRPr="00A31F2E">
              <w:rPr>
                <w:rStyle w:val="Hyperlink"/>
                <w:noProof/>
              </w:rPr>
              <w:t>Gene expression data visualization (a special case of model annotation)</w:t>
            </w:r>
            <w:r w:rsidR="00BE358E">
              <w:rPr>
                <w:noProof/>
                <w:webHidden/>
              </w:rPr>
              <w:tab/>
            </w:r>
            <w:r w:rsidR="00BE358E">
              <w:rPr>
                <w:noProof/>
                <w:webHidden/>
              </w:rPr>
              <w:fldChar w:fldCharType="begin"/>
            </w:r>
            <w:r w:rsidR="00BE358E">
              <w:rPr>
                <w:noProof/>
                <w:webHidden/>
              </w:rPr>
              <w:instrText xml:space="preserve"> PAGEREF _Toc508398376 \h </w:instrText>
            </w:r>
            <w:r w:rsidR="00BE358E">
              <w:rPr>
                <w:noProof/>
                <w:webHidden/>
              </w:rPr>
            </w:r>
            <w:r w:rsidR="00BE358E">
              <w:rPr>
                <w:noProof/>
                <w:webHidden/>
              </w:rPr>
              <w:fldChar w:fldCharType="separate"/>
            </w:r>
            <w:r w:rsidR="000D1CC2">
              <w:rPr>
                <w:noProof/>
                <w:webHidden/>
              </w:rPr>
              <w:t>50</w:t>
            </w:r>
            <w:r w:rsidR="00BE358E">
              <w:rPr>
                <w:noProof/>
                <w:webHidden/>
              </w:rPr>
              <w:fldChar w:fldCharType="end"/>
            </w:r>
          </w:hyperlink>
        </w:p>
        <w:p w14:paraId="232EDDD7" w14:textId="43F9D1AE" w:rsidR="00BE358E" w:rsidRDefault="00DB075B">
          <w:pPr>
            <w:pStyle w:val="TOC3"/>
            <w:tabs>
              <w:tab w:val="left" w:pos="1320"/>
              <w:tab w:val="right" w:leader="dot" w:pos="9890"/>
            </w:tabs>
            <w:rPr>
              <w:rFonts w:asciiTheme="minorHAnsi" w:eastAsiaTheme="minorEastAsia" w:hAnsiTheme="minorHAnsi"/>
              <w:noProof/>
            </w:rPr>
          </w:pPr>
          <w:hyperlink w:anchor="_Toc508398377" w:history="1">
            <w:r w:rsidR="00BE358E" w:rsidRPr="00A31F2E">
              <w:rPr>
                <w:rStyle w:val="Hyperlink"/>
                <w:noProof/>
              </w:rPr>
              <w:t>3.5.1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_Toc508398377 \h </w:instrText>
            </w:r>
            <w:r w:rsidR="00BE358E">
              <w:rPr>
                <w:noProof/>
                <w:webHidden/>
              </w:rPr>
            </w:r>
            <w:r w:rsidR="00BE358E">
              <w:rPr>
                <w:noProof/>
                <w:webHidden/>
              </w:rPr>
              <w:fldChar w:fldCharType="separate"/>
            </w:r>
            <w:r w:rsidR="000D1CC2">
              <w:rPr>
                <w:noProof/>
                <w:webHidden/>
              </w:rPr>
              <w:t>50</w:t>
            </w:r>
            <w:r w:rsidR="00BE358E">
              <w:rPr>
                <w:noProof/>
                <w:webHidden/>
              </w:rPr>
              <w:fldChar w:fldCharType="end"/>
            </w:r>
          </w:hyperlink>
        </w:p>
        <w:p w14:paraId="58014B6F" w14:textId="7B184A4F" w:rsidR="00BE358E" w:rsidRDefault="00DB075B">
          <w:pPr>
            <w:pStyle w:val="TOC3"/>
            <w:tabs>
              <w:tab w:val="left" w:pos="1320"/>
              <w:tab w:val="right" w:leader="dot" w:pos="9890"/>
            </w:tabs>
            <w:rPr>
              <w:rFonts w:asciiTheme="minorHAnsi" w:eastAsiaTheme="minorEastAsia" w:hAnsiTheme="minorHAnsi"/>
              <w:noProof/>
            </w:rPr>
          </w:pPr>
          <w:hyperlink w:anchor="_Toc508398378" w:history="1">
            <w:r w:rsidR="00BE358E" w:rsidRPr="00A31F2E">
              <w:rPr>
                <w:rStyle w:val="Hyperlink"/>
                <w:noProof/>
              </w:rPr>
              <w:t>3.5.2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_Toc508398378 \h </w:instrText>
            </w:r>
            <w:r w:rsidR="00BE358E">
              <w:rPr>
                <w:noProof/>
                <w:webHidden/>
              </w:rPr>
            </w:r>
            <w:r w:rsidR="00BE358E">
              <w:rPr>
                <w:noProof/>
                <w:webHidden/>
              </w:rPr>
              <w:fldChar w:fldCharType="separate"/>
            </w:r>
            <w:r w:rsidR="000D1CC2">
              <w:rPr>
                <w:noProof/>
                <w:webHidden/>
              </w:rPr>
              <w:t>50</w:t>
            </w:r>
            <w:r w:rsidR="00BE358E">
              <w:rPr>
                <w:noProof/>
                <w:webHidden/>
              </w:rPr>
              <w:fldChar w:fldCharType="end"/>
            </w:r>
          </w:hyperlink>
        </w:p>
        <w:p w14:paraId="44B7C25B" w14:textId="6AFB66B3" w:rsidR="00BE358E" w:rsidRDefault="00DB075B">
          <w:pPr>
            <w:pStyle w:val="TOC3"/>
            <w:tabs>
              <w:tab w:val="left" w:pos="1320"/>
              <w:tab w:val="right" w:leader="dot" w:pos="9890"/>
            </w:tabs>
            <w:rPr>
              <w:rFonts w:asciiTheme="minorHAnsi" w:eastAsiaTheme="minorEastAsia" w:hAnsiTheme="minorHAnsi"/>
              <w:noProof/>
            </w:rPr>
          </w:pPr>
          <w:hyperlink w:anchor="_Toc508398379" w:history="1">
            <w:r w:rsidR="00BE358E" w:rsidRPr="00A31F2E">
              <w:rPr>
                <w:rStyle w:val="Hyperlink"/>
                <w:noProof/>
              </w:rPr>
              <w:t>3.5.3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_Toc508398379 \h </w:instrText>
            </w:r>
            <w:r w:rsidR="00BE358E">
              <w:rPr>
                <w:noProof/>
                <w:webHidden/>
              </w:rPr>
            </w:r>
            <w:r w:rsidR="00BE358E">
              <w:rPr>
                <w:noProof/>
                <w:webHidden/>
              </w:rPr>
              <w:fldChar w:fldCharType="separate"/>
            </w:r>
            <w:r w:rsidR="000D1CC2">
              <w:rPr>
                <w:noProof/>
                <w:webHidden/>
              </w:rPr>
              <w:t>51</w:t>
            </w:r>
            <w:r w:rsidR="00BE358E">
              <w:rPr>
                <w:noProof/>
                <w:webHidden/>
              </w:rPr>
              <w:fldChar w:fldCharType="end"/>
            </w:r>
          </w:hyperlink>
        </w:p>
        <w:p w14:paraId="58A7FF83" w14:textId="154B694A" w:rsidR="00BE358E" w:rsidRDefault="00DB075B">
          <w:pPr>
            <w:pStyle w:val="TOC3"/>
            <w:tabs>
              <w:tab w:val="left" w:pos="1320"/>
              <w:tab w:val="right" w:leader="dot" w:pos="9890"/>
            </w:tabs>
            <w:rPr>
              <w:rFonts w:asciiTheme="minorHAnsi" w:eastAsiaTheme="minorEastAsia" w:hAnsiTheme="minorHAnsi"/>
              <w:noProof/>
            </w:rPr>
          </w:pPr>
          <w:hyperlink w:anchor="_Toc508398380" w:history="1">
            <w:r w:rsidR="00BE358E" w:rsidRPr="00A31F2E">
              <w:rPr>
                <w:rStyle w:val="Hyperlink"/>
                <w:noProof/>
              </w:rPr>
              <w:t>3.5.4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_Toc508398380 \h </w:instrText>
            </w:r>
            <w:r w:rsidR="00BE358E">
              <w:rPr>
                <w:noProof/>
                <w:webHidden/>
              </w:rPr>
            </w:r>
            <w:r w:rsidR="00BE358E">
              <w:rPr>
                <w:noProof/>
                <w:webHidden/>
              </w:rPr>
              <w:fldChar w:fldCharType="separate"/>
            </w:r>
            <w:r w:rsidR="000D1CC2">
              <w:rPr>
                <w:noProof/>
                <w:webHidden/>
              </w:rPr>
              <w:t>51</w:t>
            </w:r>
            <w:r w:rsidR="00BE358E">
              <w:rPr>
                <w:noProof/>
                <w:webHidden/>
              </w:rPr>
              <w:fldChar w:fldCharType="end"/>
            </w:r>
          </w:hyperlink>
        </w:p>
        <w:p w14:paraId="4002385B" w14:textId="35029EC7" w:rsidR="00BE358E" w:rsidRDefault="00DB075B">
          <w:pPr>
            <w:pStyle w:val="TOC2"/>
            <w:tabs>
              <w:tab w:val="left" w:pos="880"/>
              <w:tab w:val="right" w:leader="dot" w:pos="9890"/>
            </w:tabs>
            <w:rPr>
              <w:rFonts w:asciiTheme="minorHAnsi" w:eastAsiaTheme="minorEastAsia" w:hAnsiTheme="minorHAnsi"/>
              <w:noProof/>
            </w:rPr>
          </w:pPr>
          <w:hyperlink w:anchor="_Toc508398381" w:history="1">
            <w:r w:rsidR="00BE358E" w:rsidRPr="00A31F2E">
              <w:rPr>
                <w:rStyle w:val="Hyperlink"/>
                <w:noProof/>
              </w:rPr>
              <w:t>3.6</w:t>
            </w:r>
            <w:r w:rsidR="00BE358E">
              <w:rPr>
                <w:rFonts w:asciiTheme="minorHAnsi" w:eastAsiaTheme="minorEastAsia" w:hAnsiTheme="minorHAnsi"/>
                <w:noProof/>
              </w:rPr>
              <w:tab/>
            </w:r>
            <w:r w:rsidR="00BE358E" w:rsidRPr="00A31F2E">
              <w:rPr>
                <w:rStyle w:val="Hyperlink"/>
                <w:noProof/>
              </w:rPr>
              <w:t>Comparing 2 models</w:t>
            </w:r>
            <w:r w:rsidR="00BE358E">
              <w:rPr>
                <w:noProof/>
                <w:webHidden/>
              </w:rPr>
              <w:tab/>
            </w:r>
            <w:r w:rsidR="00BE358E">
              <w:rPr>
                <w:noProof/>
                <w:webHidden/>
              </w:rPr>
              <w:fldChar w:fldCharType="begin"/>
            </w:r>
            <w:r w:rsidR="00BE358E">
              <w:rPr>
                <w:noProof/>
                <w:webHidden/>
              </w:rPr>
              <w:instrText xml:space="preserve"> PAGEREF _Toc508398381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3038C6E3" w14:textId="3DEB5E3E" w:rsidR="00BE358E" w:rsidRDefault="00DB075B">
          <w:pPr>
            <w:pStyle w:val="TOC3"/>
            <w:tabs>
              <w:tab w:val="left" w:pos="1320"/>
              <w:tab w:val="right" w:leader="dot" w:pos="9890"/>
            </w:tabs>
            <w:rPr>
              <w:rFonts w:asciiTheme="minorHAnsi" w:eastAsiaTheme="minorEastAsia" w:hAnsiTheme="minorHAnsi"/>
              <w:noProof/>
            </w:rPr>
          </w:pPr>
          <w:hyperlink w:anchor="_Toc508398382" w:history="1">
            <w:r w:rsidR="00BE358E" w:rsidRPr="00A31F2E">
              <w:rPr>
                <w:rStyle w:val="Hyperlink"/>
                <w:noProof/>
              </w:rPr>
              <w:t>3.6.1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_Toc508398382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0D32C56A" w14:textId="3CAB663F" w:rsidR="00BE358E" w:rsidRDefault="00DB075B">
          <w:pPr>
            <w:pStyle w:val="TOC3"/>
            <w:tabs>
              <w:tab w:val="left" w:pos="1320"/>
              <w:tab w:val="right" w:leader="dot" w:pos="9890"/>
            </w:tabs>
            <w:rPr>
              <w:rFonts w:asciiTheme="minorHAnsi" w:eastAsiaTheme="minorEastAsia" w:hAnsiTheme="minorHAnsi"/>
              <w:noProof/>
            </w:rPr>
          </w:pPr>
          <w:hyperlink w:anchor="_Toc508398383" w:history="1">
            <w:r w:rsidR="00BE358E" w:rsidRPr="00A31F2E">
              <w:rPr>
                <w:rStyle w:val="Hyperlink"/>
                <w:noProof/>
              </w:rPr>
              <w:t>3.6.2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_Toc508398383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6FCC29E7" w14:textId="077510E0" w:rsidR="00BE358E" w:rsidRDefault="00DB075B">
          <w:pPr>
            <w:pStyle w:val="TOC3"/>
            <w:tabs>
              <w:tab w:val="left" w:pos="1320"/>
              <w:tab w:val="right" w:leader="dot" w:pos="9890"/>
            </w:tabs>
            <w:rPr>
              <w:rFonts w:asciiTheme="minorHAnsi" w:eastAsiaTheme="minorEastAsia" w:hAnsiTheme="minorHAnsi"/>
              <w:noProof/>
            </w:rPr>
          </w:pPr>
          <w:hyperlink w:anchor="_Toc508398384" w:history="1">
            <w:r w:rsidR="00BE358E" w:rsidRPr="00A31F2E">
              <w:rPr>
                <w:rStyle w:val="Hyperlink"/>
                <w:noProof/>
              </w:rPr>
              <w:t>3.6.3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_Toc508398384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06707E2E" w14:textId="12ADCB46" w:rsidR="00BE358E" w:rsidRDefault="00DB075B">
          <w:pPr>
            <w:pStyle w:val="TOC3"/>
            <w:tabs>
              <w:tab w:val="left" w:pos="1320"/>
              <w:tab w:val="right" w:leader="dot" w:pos="9890"/>
            </w:tabs>
            <w:rPr>
              <w:rFonts w:asciiTheme="minorHAnsi" w:eastAsiaTheme="minorEastAsia" w:hAnsiTheme="minorHAnsi"/>
              <w:noProof/>
            </w:rPr>
          </w:pPr>
          <w:hyperlink w:anchor="_Toc508398385" w:history="1">
            <w:r w:rsidR="00BE358E" w:rsidRPr="00A31F2E">
              <w:rPr>
                <w:rStyle w:val="Hyperlink"/>
                <w:noProof/>
              </w:rPr>
              <w:t>3.6.4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_Toc508398385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7884ADF3" w14:textId="149AACDA" w:rsidR="009369A0" w:rsidRPr="005D7F72" w:rsidRDefault="00BE358E"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Pr="005D7F72" w:rsidRDefault="006321D4" w:rsidP="006321D4">
      <w:pPr>
        <w:jc w:val="center"/>
        <w:rPr>
          <w:rFonts w:ascii="Times New Roman" w:hAnsi="Times New Roman" w:cs="Times New Roman"/>
          <w:b/>
          <w:sz w:val="24"/>
          <w:szCs w:val="24"/>
        </w:rPr>
      </w:pPr>
    </w:p>
    <w:p w14:paraId="3975C588" w14:textId="77777777" w:rsidR="00FB100D" w:rsidRPr="005D7F72" w:rsidRDefault="00817E9E" w:rsidP="00725825">
      <w:pPr>
        <w:jc w:val="center"/>
        <w:rPr>
          <w:rFonts w:ascii="Times New Roman" w:hAnsi="Times New Roman" w:cs="Times New Roman"/>
          <w:b/>
          <w:sz w:val="24"/>
          <w:szCs w:val="24"/>
        </w:rPr>
      </w:pPr>
      <w:r w:rsidRPr="005D7F72">
        <w:rPr>
          <w:rFonts w:ascii="Times New Roman" w:hAnsi="Times New Roman" w:cs="Times New Roman"/>
          <w:b/>
          <w:sz w:val="24"/>
          <w:szCs w:val="24"/>
        </w:rPr>
        <w:t>Table</w:t>
      </w:r>
      <w:r w:rsidR="006321D4" w:rsidRPr="005D7F72">
        <w:rPr>
          <w:rFonts w:ascii="Times New Roman" w:hAnsi="Times New Roman" w:cs="Times New Roman"/>
          <w:b/>
          <w:sz w:val="24"/>
          <w:szCs w:val="24"/>
        </w:rPr>
        <w:t xml:space="preserve"> of Figures</w:t>
      </w:r>
    </w:p>
    <w:p w14:paraId="641160AB" w14:textId="6D482342" w:rsidR="000D1CC2" w:rsidRDefault="008B139E">
      <w:pPr>
        <w:pStyle w:val="TableofFigures"/>
        <w:tabs>
          <w:tab w:val="right" w:leader="dot" w:pos="9890"/>
        </w:tabs>
        <w:rPr>
          <w:rFonts w:asciiTheme="minorHAnsi" w:eastAsiaTheme="minorEastAsia" w:hAnsiTheme="minorHAnsi"/>
          <w:noProof/>
          <w:sz w:val="22"/>
        </w:rPr>
      </w:pPr>
      <w:r w:rsidRPr="005D7F72">
        <w:rPr>
          <w:rFonts w:cs="Times New Roman"/>
          <w:szCs w:val="24"/>
        </w:rPr>
        <w:fldChar w:fldCharType="begin"/>
      </w:r>
      <w:r w:rsidRPr="005D7F72">
        <w:rPr>
          <w:rFonts w:cs="Times New Roman"/>
          <w:szCs w:val="24"/>
        </w:rPr>
        <w:instrText xml:space="preserve"> TOC \h \z \t "Figures" \c </w:instrText>
      </w:r>
      <w:r w:rsidRPr="005D7F72">
        <w:rPr>
          <w:rFonts w:cs="Times New Roman"/>
          <w:szCs w:val="24"/>
        </w:rPr>
        <w:fldChar w:fldCharType="separate"/>
      </w:r>
      <w:hyperlink w:anchor="_Toc509324182" w:history="1">
        <w:r w:rsidR="000D1CC2" w:rsidRPr="00C74C75">
          <w:rPr>
            <w:rStyle w:val="Hyperlink"/>
            <w:rFonts w:cs="Times New Roman"/>
            <w:noProof/>
          </w:rPr>
          <w:t>Figure 1: Create an index for a reference genome</w:t>
        </w:r>
        <w:r w:rsidR="000D1CC2">
          <w:rPr>
            <w:noProof/>
            <w:webHidden/>
          </w:rPr>
          <w:tab/>
        </w:r>
        <w:r w:rsidR="000D1CC2">
          <w:rPr>
            <w:noProof/>
            <w:webHidden/>
          </w:rPr>
          <w:fldChar w:fldCharType="begin"/>
        </w:r>
        <w:r w:rsidR="000D1CC2">
          <w:rPr>
            <w:noProof/>
            <w:webHidden/>
          </w:rPr>
          <w:instrText xml:space="preserve"> PAGEREF _Toc509324182 \h </w:instrText>
        </w:r>
        <w:r w:rsidR="000D1CC2">
          <w:rPr>
            <w:noProof/>
            <w:webHidden/>
          </w:rPr>
        </w:r>
        <w:r w:rsidR="000D1CC2">
          <w:rPr>
            <w:noProof/>
            <w:webHidden/>
          </w:rPr>
          <w:fldChar w:fldCharType="separate"/>
        </w:r>
        <w:r w:rsidR="000D1CC2">
          <w:rPr>
            <w:noProof/>
            <w:webHidden/>
          </w:rPr>
          <w:t>8</w:t>
        </w:r>
        <w:r w:rsidR="000D1CC2">
          <w:rPr>
            <w:noProof/>
            <w:webHidden/>
          </w:rPr>
          <w:fldChar w:fldCharType="end"/>
        </w:r>
      </w:hyperlink>
    </w:p>
    <w:p w14:paraId="09B66368" w14:textId="5D87FED7" w:rsidR="000D1CC2" w:rsidRDefault="000D1CC2">
      <w:pPr>
        <w:pStyle w:val="TableofFigures"/>
        <w:tabs>
          <w:tab w:val="right" w:leader="dot" w:pos="9890"/>
        </w:tabs>
        <w:rPr>
          <w:rFonts w:asciiTheme="minorHAnsi" w:eastAsiaTheme="minorEastAsia" w:hAnsiTheme="minorHAnsi"/>
          <w:noProof/>
          <w:sz w:val="22"/>
        </w:rPr>
      </w:pPr>
      <w:hyperlink w:anchor="_Toc509324183" w:history="1">
        <w:r w:rsidRPr="00C74C75">
          <w:rPr>
            <w:rStyle w:val="Hyperlink"/>
            <w:rFonts w:cs="Times New Roman"/>
            <w:noProof/>
          </w:rPr>
          <w:t>Figure 2: Mapping the raw FASTQ files</w:t>
        </w:r>
        <w:r>
          <w:rPr>
            <w:noProof/>
            <w:webHidden/>
          </w:rPr>
          <w:tab/>
        </w:r>
        <w:r>
          <w:rPr>
            <w:noProof/>
            <w:webHidden/>
          </w:rPr>
          <w:fldChar w:fldCharType="begin"/>
        </w:r>
        <w:r>
          <w:rPr>
            <w:noProof/>
            <w:webHidden/>
          </w:rPr>
          <w:instrText xml:space="preserve"> PAGEREF _Toc509324183 \h </w:instrText>
        </w:r>
        <w:r>
          <w:rPr>
            <w:noProof/>
            <w:webHidden/>
          </w:rPr>
        </w:r>
        <w:r>
          <w:rPr>
            <w:noProof/>
            <w:webHidden/>
          </w:rPr>
          <w:fldChar w:fldCharType="separate"/>
        </w:r>
        <w:r>
          <w:rPr>
            <w:noProof/>
            <w:webHidden/>
          </w:rPr>
          <w:t>11</w:t>
        </w:r>
        <w:r>
          <w:rPr>
            <w:noProof/>
            <w:webHidden/>
          </w:rPr>
          <w:fldChar w:fldCharType="end"/>
        </w:r>
      </w:hyperlink>
    </w:p>
    <w:p w14:paraId="351033BF" w14:textId="58A710D0" w:rsidR="000D1CC2" w:rsidRDefault="000D1CC2">
      <w:pPr>
        <w:pStyle w:val="TableofFigures"/>
        <w:tabs>
          <w:tab w:val="right" w:leader="dot" w:pos="9890"/>
        </w:tabs>
        <w:rPr>
          <w:rFonts w:asciiTheme="minorHAnsi" w:eastAsiaTheme="minorEastAsia" w:hAnsiTheme="minorHAnsi"/>
          <w:noProof/>
          <w:sz w:val="22"/>
        </w:rPr>
      </w:pPr>
      <w:hyperlink w:anchor="_Toc509324184" w:history="1">
        <w:r w:rsidRPr="00C74C75">
          <w:rPr>
            <w:rStyle w:val="Hyperlink"/>
            <w:rFonts w:cs="Times New Roman"/>
            <w:noProof/>
          </w:rPr>
          <w:t>Figure 3: Filter a BAM alignment file</w:t>
        </w:r>
        <w:r>
          <w:rPr>
            <w:noProof/>
            <w:webHidden/>
          </w:rPr>
          <w:tab/>
        </w:r>
        <w:r>
          <w:rPr>
            <w:noProof/>
            <w:webHidden/>
          </w:rPr>
          <w:fldChar w:fldCharType="begin"/>
        </w:r>
        <w:r>
          <w:rPr>
            <w:noProof/>
            <w:webHidden/>
          </w:rPr>
          <w:instrText xml:space="preserve"> PAGEREF _Toc509324184 \h </w:instrText>
        </w:r>
        <w:r>
          <w:rPr>
            <w:noProof/>
            <w:webHidden/>
          </w:rPr>
        </w:r>
        <w:r>
          <w:rPr>
            <w:noProof/>
            <w:webHidden/>
          </w:rPr>
          <w:fldChar w:fldCharType="separate"/>
        </w:r>
        <w:r>
          <w:rPr>
            <w:noProof/>
            <w:webHidden/>
          </w:rPr>
          <w:t>15</w:t>
        </w:r>
        <w:r>
          <w:rPr>
            <w:noProof/>
            <w:webHidden/>
          </w:rPr>
          <w:fldChar w:fldCharType="end"/>
        </w:r>
      </w:hyperlink>
    </w:p>
    <w:p w14:paraId="499DEB3F" w14:textId="4E6D92D7" w:rsidR="000D1CC2" w:rsidRDefault="000D1CC2">
      <w:pPr>
        <w:pStyle w:val="TableofFigures"/>
        <w:tabs>
          <w:tab w:val="right" w:leader="dot" w:pos="9890"/>
        </w:tabs>
        <w:rPr>
          <w:rFonts w:asciiTheme="minorHAnsi" w:eastAsiaTheme="minorEastAsia" w:hAnsiTheme="minorHAnsi"/>
          <w:noProof/>
          <w:sz w:val="22"/>
        </w:rPr>
      </w:pPr>
      <w:hyperlink w:anchor="_Toc509324185" w:history="1">
        <w:r w:rsidRPr="00C74C75">
          <w:rPr>
            <w:rStyle w:val="Hyperlink"/>
            <w:rFonts w:cs="Times New Roman"/>
            <w:noProof/>
          </w:rPr>
          <w:t>Figure 4: Convert to HiC Input File Format</w:t>
        </w:r>
        <w:r>
          <w:rPr>
            <w:noProof/>
            <w:webHidden/>
          </w:rPr>
          <w:tab/>
        </w:r>
        <w:r>
          <w:rPr>
            <w:noProof/>
            <w:webHidden/>
          </w:rPr>
          <w:fldChar w:fldCharType="begin"/>
        </w:r>
        <w:r>
          <w:rPr>
            <w:noProof/>
            <w:webHidden/>
          </w:rPr>
          <w:instrText xml:space="preserve"> PAGEREF _Toc509324185 \h </w:instrText>
        </w:r>
        <w:r>
          <w:rPr>
            <w:noProof/>
            <w:webHidden/>
          </w:rPr>
        </w:r>
        <w:r>
          <w:rPr>
            <w:noProof/>
            <w:webHidden/>
          </w:rPr>
          <w:fldChar w:fldCharType="separate"/>
        </w:r>
        <w:r>
          <w:rPr>
            <w:noProof/>
            <w:webHidden/>
          </w:rPr>
          <w:t>19</w:t>
        </w:r>
        <w:r>
          <w:rPr>
            <w:noProof/>
            <w:webHidden/>
          </w:rPr>
          <w:fldChar w:fldCharType="end"/>
        </w:r>
      </w:hyperlink>
    </w:p>
    <w:p w14:paraId="4A56A6F4" w14:textId="61D80B99" w:rsidR="000D1CC2" w:rsidRDefault="000D1CC2">
      <w:pPr>
        <w:pStyle w:val="TableofFigures"/>
        <w:tabs>
          <w:tab w:val="right" w:leader="dot" w:pos="9890"/>
        </w:tabs>
        <w:rPr>
          <w:rFonts w:asciiTheme="minorHAnsi" w:eastAsiaTheme="minorEastAsia" w:hAnsiTheme="minorHAnsi"/>
          <w:noProof/>
          <w:sz w:val="22"/>
        </w:rPr>
      </w:pPr>
      <w:hyperlink w:anchor="_Toc509324186" w:history="1">
        <w:r w:rsidRPr="00C74C75">
          <w:rPr>
            <w:rStyle w:val="Hyperlink"/>
            <w:rFonts w:cs="Times New Roman"/>
            <w:noProof/>
          </w:rPr>
          <w:t>Figure 5: HiC-Express</w:t>
        </w:r>
        <w:r>
          <w:rPr>
            <w:noProof/>
            <w:webHidden/>
          </w:rPr>
          <w:tab/>
        </w:r>
        <w:r>
          <w:rPr>
            <w:noProof/>
            <w:webHidden/>
          </w:rPr>
          <w:fldChar w:fldCharType="begin"/>
        </w:r>
        <w:r>
          <w:rPr>
            <w:noProof/>
            <w:webHidden/>
          </w:rPr>
          <w:instrText xml:space="preserve"> PAGEREF _Toc509324186 \h </w:instrText>
        </w:r>
        <w:r>
          <w:rPr>
            <w:noProof/>
            <w:webHidden/>
          </w:rPr>
        </w:r>
        <w:r>
          <w:rPr>
            <w:noProof/>
            <w:webHidden/>
          </w:rPr>
          <w:fldChar w:fldCharType="separate"/>
        </w:r>
        <w:r>
          <w:rPr>
            <w:noProof/>
            <w:webHidden/>
          </w:rPr>
          <w:t>22</w:t>
        </w:r>
        <w:r>
          <w:rPr>
            <w:noProof/>
            <w:webHidden/>
          </w:rPr>
          <w:fldChar w:fldCharType="end"/>
        </w:r>
      </w:hyperlink>
    </w:p>
    <w:p w14:paraId="794FBB06" w14:textId="21DFDE86" w:rsidR="000D1CC2" w:rsidRDefault="000D1CC2">
      <w:pPr>
        <w:pStyle w:val="TableofFigures"/>
        <w:tabs>
          <w:tab w:val="right" w:leader="dot" w:pos="9890"/>
        </w:tabs>
        <w:rPr>
          <w:rFonts w:asciiTheme="minorHAnsi" w:eastAsiaTheme="minorEastAsia" w:hAnsiTheme="minorHAnsi"/>
          <w:noProof/>
          <w:sz w:val="22"/>
        </w:rPr>
      </w:pPr>
      <w:hyperlink w:anchor="_Toc509324187" w:history="1">
        <w:r w:rsidRPr="00C74C75">
          <w:rPr>
            <w:rStyle w:val="Hyperlink"/>
            <w:rFonts w:cs="Times New Roman"/>
            <w:noProof/>
          </w:rPr>
          <w:t>Figure 6: Convert to HiC function</w:t>
        </w:r>
        <w:r>
          <w:rPr>
            <w:noProof/>
            <w:webHidden/>
          </w:rPr>
          <w:tab/>
        </w:r>
        <w:r>
          <w:rPr>
            <w:noProof/>
            <w:webHidden/>
          </w:rPr>
          <w:fldChar w:fldCharType="begin"/>
        </w:r>
        <w:r>
          <w:rPr>
            <w:noProof/>
            <w:webHidden/>
          </w:rPr>
          <w:instrText xml:space="preserve"> PAGEREF _Toc509324187 \h </w:instrText>
        </w:r>
        <w:r>
          <w:rPr>
            <w:noProof/>
            <w:webHidden/>
          </w:rPr>
        </w:r>
        <w:r>
          <w:rPr>
            <w:noProof/>
            <w:webHidden/>
          </w:rPr>
          <w:fldChar w:fldCharType="separate"/>
        </w:r>
        <w:r>
          <w:rPr>
            <w:noProof/>
            <w:webHidden/>
          </w:rPr>
          <w:t>27</w:t>
        </w:r>
        <w:r>
          <w:rPr>
            <w:noProof/>
            <w:webHidden/>
          </w:rPr>
          <w:fldChar w:fldCharType="end"/>
        </w:r>
      </w:hyperlink>
    </w:p>
    <w:p w14:paraId="02C6D3F6" w14:textId="3C2259D6" w:rsidR="000D1CC2" w:rsidRDefault="000D1CC2">
      <w:pPr>
        <w:pStyle w:val="TableofFigures"/>
        <w:tabs>
          <w:tab w:val="right" w:leader="dot" w:pos="9890"/>
        </w:tabs>
        <w:rPr>
          <w:rFonts w:asciiTheme="minorHAnsi" w:eastAsiaTheme="minorEastAsia" w:hAnsiTheme="minorHAnsi"/>
          <w:noProof/>
          <w:sz w:val="22"/>
        </w:rPr>
      </w:pPr>
      <w:hyperlink w:anchor="_Toc509324188" w:history="1">
        <w:r w:rsidRPr="00C74C75">
          <w:rPr>
            <w:rStyle w:val="Hyperlink"/>
            <w:rFonts w:cs="Times New Roman"/>
            <w:noProof/>
          </w:rPr>
          <w:t>Figure 7: Extract Contact Matrices from a hic file</w:t>
        </w:r>
        <w:r>
          <w:rPr>
            <w:noProof/>
            <w:webHidden/>
          </w:rPr>
          <w:tab/>
        </w:r>
        <w:r>
          <w:rPr>
            <w:noProof/>
            <w:webHidden/>
          </w:rPr>
          <w:fldChar w:fldCharType="begin"/>
        </w:r>
        <w:r>
          <w:rPr>
            <w:noProof/>
            <w:webHidden/>
          </w:rPr>
          <w:instrText xml:space="preserve"> PAGEREF _Toc509324188 \h </w:instrText>
        </w:r>
        <w:r>
          <w:rPr>
            <w:noProof/>
            <w:webHidden/>
          </w:rPr>
        </w:r>
        <w:r>
          <w:rPr>
            <w:noProof/>
            <w:webHidden/>
          </w:rPr>
          <w:fldChar w:fldCharType="separate"/>
        </w:r>
        <w:r>
          <w:rPr>
            <w:noProof/>
            <w:webHidden/>
          </w:rPr>
          <w:t>29</w:t>
        </w:r>
        <w:r>
          <w:rPr>
            <w:noProof/>
            <w:webHidden/>
          </w:rPr>
          <w:fldChar w:fldCharType="end"/>
        </w:r>
      </w:hyperlink>
    </w:p>
    <w:p w14:paraId="20BE44BC" w14:textId="351A553A" w:rsidR="000D1CC2" w:rsidRDefault="000D1CC2">
      <w:pPr>
        <w:pStyle w:val="TableofFigures"/>
        <w:tabs>
          <w:tab w:val="right" w:leader="dot" w:pos="9890"/>
        </w:tabs>
        <w:rPr>
          <w:rFonts w:asciiTheme="minorHAnsi" w:eastAsiaTheme="minorEastAsia" w:hAnsiTheme="minorHAnsi"/>
          <w:noProof/>
          <w:sz w:val="22"/>
        </w:rPr>
      </w:pPr>
      <w:hyperlink w:anchor="_Toc509324189" w:history="1">
        <w:r w:rsidRPr="00C74C75">
          <w:rPr>
            <w:rStyle w:val="Hyperlink"/>
            <w:rFonts w:cs="Times New Roman"/>
            <w:noProof/>
          </w:rPr>
          <w:t>Figure 8: Normalize HiC contact matrices</w:t>
        </w:r>
        <w:r>
          <w:rPr>
            <w:noProof/>
            <w:webHidden/>
          </w:rPr>
          <w:tab/>
        </w:r>
        <w:r>
          <w:rPr>
            <w:noProof/>
            <w:webHidden/>
          </w:rPr>
          <w:fldChar w:fldCharType="begin"/>
        </w:r>
        <w:r>
          <w:rPr>
            <w:noProof/>
            <w:webHidden/>
          </w:rPr>
          <w:instrText xml:space="preserve"> PAGEREF _Toc509324189 \h </w:instrText>
        </w:r>
        <w:r>
          <w:rPr>
            <w:noProof/>
            <w:webHidden/>
          </w:rPr>
        </w:r>
        <w:r>
          <w:rPr>
            <w:noProof/>
            <w:webHidden/>
          </w:rPr>
          <w:fldChar w:fldCharType="separate"/>
        </w:r>
        <w:r>
          <w:rPr>
            <w:noProof/>
            <w:webHidden/>
          </w:rPr>
          <w:t>31</w:t>
        </w:r>
        <w:r>
          <w:rPr>
            <w:noProof/>
            <w:webHidden/>
          </w:rPr>
          <w:fldChar w:fldCharType="end"/>
        </w:r>
      </w:hyperlink>
    </w:p>
    <w:p w14:paraId="3E5F94E6" w14:textId="54498C21" w:rsidR="000D1CC2" w:rsidRDefault="000D1CC2">
      <w:pPr>
        <w:pStyle w:val="TableofFigures"/>
        <w:tabs>
          <w:tab w:val="right" w:leader="dot" w:pos="9890"/>
        </w:tabs>
        <w:rPr>
          <w:rFonts w:asciiTheme="minorHAnsi" w:eastAsiaTheme="minorEastAsia" w:hAnsiTheme="minorHAnsi"/>
          <w:noProof/>
          <w:sz w:val="22"/>
        </w:rPr>
      </w:pPr>
      <w:hyperlink w:anchor="_Toc509324190" w:history="1">
        <w:r w:rsidRPr="00C74C75">
          <w:rPr>
            <w:rStyle w:val="Hyperlink"/>
            <w:rFonts w:cs="Times New Roman"/>
            <w:noProof/>
          </w:rPr>
          <w:t>Figure 9: Visualize Dataset in 2D Format</w:t>
        </w:r>
        <w:r>
          <w:rPr>
            <w:noProof/>
            <w:webHidden/>
          </w:rPr>
          <w:tab/>
        </w:r>
        <w:r>
          <w:rPr>
            <w:noProof/>
            <w:webHidden/>
          </w:rPr>
          <w:fldChar w:fldCharType="begin"/>
        </w:r>
        <w:r>
          <w:rPr>
            <w:noProof/>
            <w:webHidden/>
          </w:rPr>
          <w:instrText xml:space="preserve"> PAGEREF _Toc509324190 \h </w:instrText>
        </w:r>
        <w:r>
          <w:rPr>
            <w:noProof/>
            <w:webHidden/>
          </w:rPr>
        </w:r>
        <w:r>
          <w:rPr>
            <w:noProof/>
            <w:webHidden/>
          </w:rPr>
          <w:fldChar w:fldCharType="separate"/>
        </w:r>
        <w:r>
          <w:rPr>
            <w:noProof/>
            <w:webHidden/>
          </w:rPr>
          <w:t>32</w:t>
        </w:r>
        <w:r>
          <w:rPr>
            <w:noProof/>
            <w:webHidden/>
          </w:rPr>
          <w:fldChar w:fldCharType="end"/>
        </w:r>
      </w:hyperlink>
    </w:p>
    <w:p w14:paraId="73E019A9" w14:textId="6F559D91" w:rsidR="000D1CC2" w:rsidRDefault="000D1CC2">
      <w:pPr>
        <w:pStyle w:val="TableofFigures"/>
        <w:tabs>
          <w:tab w:val="right" w:leader="dot" w:pos="9890"/>
        </w:tabs>
        <w:rPr>
          <w:rFonts w:asciiTheme="minorHAnsi" w:eastAsiaTheme="minorEastAsia" w:hAnsiTheme="minorHAnsi"/>
          <w:noProof/>
          <w:sz w:val="22"/>
        </w:rPr>
      </w:pPr>
      <w:hyperlink w:anchor="_Toc509324191" w:history="1">
        <w:r w:rsidRPr="00C74C75">
          <w:rPr>
            <w:rStyle w:val="Hyperlink"/>
            <w:rFonts w:cs="Times New Roman"/>
            <w:noProof/>
          </w:rPr>
          <w:t>Figure 10: Demonstration of TAD Annotation on 2D Heatmap</w:t>
        </w:r>
        <w:r>
          <w:rPr>
            <w:noProof/>
            <w:webHidden/>
          </w:rPr>
          <w:tab/>
        </w:r>
        <w:r>
          <w:rPr>
            <w:noProof/>
            <w:webHidden/>
          </w:rPr>
          <w:fldChar w:fldCharType="begin"/>
        </w:r>
        <w:r>
          <w:rPr>
            <w:noProof/>
            <w:webHidden/>
          </w:rPr>
          <w:instrText xml:space="preserve"> PAGEREF _Toc509324191 \h </w:instrText>
        </w:r>
        <w:r>
          <w:rPr>
            <w:noProof/>
            <w:webHidden/>
          </w:rPr>
        </w:r>
        <w:r>
          <w:rPr>
            <w:noProof/>
            <w:webHidden/>
          </w:rPr>
          <w:fldChar w:fldCharType="separate"/>
        </w:r>
        <w:r>
          <w:rPr>
            <w:noProof/>
            <w:webHidden/>
          </w:rPr>
          <w:t>38</w:t>
        </w:r>
        <w:r>
          <w:rPr>
            <w:noProof/>
            <w:webHidden/>
          </w:rPr>
          <w:fldChar w:fldCharType="end"/>
        </w:r>
      </w:hyperlink>
    </w:p>
    <w:p w14:paraId="77456DFD" w14:textId="43E3E2AB" w:rsidR="000D1CC2" w:rsidRDefault="000D1CC2">
      <w:pPr>
        <w:pStyle w:val="TableofFigures"/>
        <w:tabs>
          <w:tab w:val="right" w:leader="dot" w:pos="9890"/>
        </w:tabs>
        <w:rPr>
          <w:rFonts w:asciiTheme="minorHAnsi" w:eastAsiaTheme="minorEastAsia" w:hAnsiTheme="minorHAnsi"/>
          <w:noProof/>
          <w:sz w:val="22"/>
        </w:rPr>
      </w:pPr>
      <w:hyperlink w:anchor="_Toc509324192" w:history="1">
        <w:r w:rsidRPr="00C74C75">
          <w:rPr>
            <w:rStyle w:val="Hyperlink"/>
            <w:rFonts w:cs="Times New Roman"/>
            <w:noProof/>
          </w:rPr>
          <w:t>Figure 11: Identifying TADs on a contact matrix</w:t>
        </w:r>
        <w:r>
          <w:rPr>
            <w:noProof/>
            <w:webHidden/>
          </w:rPr>
          <w:tab/>
        </w:r>
        <w:r>
          <w:rPr>
            <w:noProof/>
            <w:webHidden/>
          </w:rPr>
          <w:fldChar w:fldCharType="begin"/>
        </w:r>
        <w:r>
          <w:rPr>
            <w:noProof/>
            <w:webHidden/>
          </w:rPr>
          <w:instrText xml:space="preserve"> PAGEREF _Toc509324192 \h </w:instrText>
        </w:r>
        <w:r>
          <w:rPr>
            <w:noProof/>
            <w:webHidden/>
          </w:rPr>
        </w:r>
        <w:r>
          <w:rPr>
            <w:noProof/>
            <w:webHidden/>
          </w:rPr>
          <w:fldChar w:fldCharType="separate"/>
        </w:r>
        <w:r>
          <w:rPr>
            <w:noProof/>
            <w:webHidden/>
          </w:rPr>
          <w:t>39</w:t>
        </w:r>
        <w:r>
          <w:rPr>
            <w:noProof/>
            <w:webHidden/>
          </w:rPr>
          <w:fldChar w:fldCharType="end"/>
        </w:r>
      </w:hyperlink>
    </w:p>
    <w:p w14:paraId="3D997E05" w14:textId="6F1E9DA4" w:rsidR="000D1CC2" w:rsidRDefault="000D1CC2">
      <w:pPr>
        <w:pStyle w:val="TableofFigures"/>
        <w:tabs>
          <w:tab w:val="right" w:leader="dot" w:pos="9890"/>
        </w:tabs>
        <w:rPr>
          <w:rFonts w:asciiTheme="minorHAnsi" w:eastAsiaTheme="minorEastAsia" w:hAnsiTheme="minorHAnsi"/>
          <w:noProof/>
          <w:sz w:val="22"/>
        </w:rPr>
      </w:pPr>
      <w:hyperlink w:anchor="_Toc509324193" w:history="1">
        <w:r w:rsidRPr="00C74C75">
          <w:rPr>
            <w:rStyle w:val="Hyperlink"/>
            <w:rFonts w:cs="Times New Roman"/>
            <w:noProof/>
          </w:rPr>
          <w:t>Figure 12: Comparing two TADs for a consistency check</w:t>
        </w:r>
        <w:r>
          <w:rPr>
            <w:noProof/>
            <w:webHidden/>
          </w:rPr>
          <w:tab/>
        </w:r>
        <w:r>
          <w:rPr>
            <w:noProof/>
            <w:webHidden/>
          </w:rPr>
          <w:fldChar w:fldCharType="begin"/>
        </w:r>
        <w:r>
          <w:rPr>
            <w:noProof/>
            <w:webHidden/>
          </w:rPr>
          <w:instrText xml:space="preserve"> PAGEREF _Toc509324193 \h </w:instrText>
        </w:r>
        <w:r>
          <w:rPr>
            <w:noProof/>
            <w:webHidden/>
          </w:rPr>
        </w:r>
        <w:r>
          <w:rPr>
            <w:noProof/>
            <w:webHidden/>
          </w:rPr>
          <w:fldChar w:fldCharType="separate"/>
        </w:r>
        <w:r>
          <w:rPr>
            <w:noProof/>
            <w:webHidden/>
          </w:rPr>
          <w:t>41</w:t>
        </w:r>
        <w:r>
          <w:rPr>
            <w:noProof/>
            <w:webHidden/>
          </w:rPr>
          <w:fldChar w:fldCharType="end"/>
        </w:r>
      </w:hyperlink>
    </w:p>
    <w:p w14:paraId="44844A13" w14:textId="18E034CB" w:rsidR="000D1CC2" w:rsidRDefault="000D1CC2">
      <w:pPr>
        <w:pStyle w:val="TableofFigures"/>
        <w:tabs>
          <w:tab w:val="right" w:leader="dot" w:pos="9890"/>
        </w:tabs>
        <w:rPr>
          <w:rFonts w:asciiTheme="minorHAnsi" w:eastAsiaTheme="minorEastAsia" w:hAnsiTheme="minorHAnsi"/>
          <w:noProof/>
          <w:sz w:val="22"/>
        </w:rPr>
      </w:pPr>
      <w:hyperlink w:anchor="_Toc509324194" w:history="1">
        <w:r w:rsidRPr="00C74C75">
          <w:rPr>
            <w:rStyle w:val="Hyperlink"/>
            <w:rFonts w:cs="Times New Roman"/>
            <w:noProof/>
          </w:rPr>
          <w:t>Figure 13: 3D Model reconstruction by LorDG</w:t>
        </w:r>
        <w:r>
          <w:rPr>
            <w:noProof/>
            <w:webHidden/>
          </w:rPr>
          <w:tab/>
        </w:r>
        <w:r>
          <w:rPr>
            <w:noProof/>
            <w:webHidden/>
          </w:rPr>
          <w:fldChar w:fldCharType="begin"/>
        </w:r>
        <w:r>
          <w:rPr>
            <w:noProof/>
            <w:webHidden/>
          </w:rPr>
          <w:instrText xml:space="preserve"> PAGEREF _Toc509324194 \h </w:instrText>
        </w:r>
        <w:r>
          <w:rPr>
            <w:noProof/>
            <w:webHidden/>
          </w:rPr>
        </w:r>
        <w:r>
          <w:rPr>
            <w:noProof/>
            <w:webHidden/>
          </w:rPr>
          <w:fldChar w:fldCharType="separate"/>
        </w:r>
        <w:r>
          <w:rPr>
            <w:noProof/>
            <w:webHidden/>
          </w:rPr>
          <w:t>43</w:t>
        </w:r>
        <w:r>
          <w:rPr>
            <w:noProof/>
            <w:webHidden/>
          </w:rPr>
          <w:fldChar w:fldCharType="end"/>
        </w:r>
      </w:hyperlink>
    </w:p>
    <w:p w14:paraId="221AA6F3" w14:textId="08C92073" w:rsidR="000D1CC2" w:rsidRDefault="000D1CC2">
      <w:pPr>
        <w:pStyle w:val="TableofFigures"/>
        <w:tabs>
          <w:tab w:val="right" w:leader="dot" w:pos="9890"/>
        </w:tabs>
        <w:rPr>
          <w:rFonts w:asciiTheme="minorHAnsi" w:eastAsiaTheme="minorEastAsia" w:hAnsiTheme="minorHAnsi"/>
          <w:noProof/>
          <w:sz w:val="22"/>
        </w:rPr>
      </w:pPr>
      <w:hyperlink w:anchor="_Toc509324195" w:history="1">
        <w:r w:rsidRPr="00C74C75">
          <w:rPr>
            <w:rStyle w:val="Hyperlink"/>
            <w:rFonts w:cs="Times New Roman"/>
            <w:noProof/>
          </w:rPr>
          <w:t>Figure 14: 3D Mode</w:t>
        </w:r>
        <w:r w:rsidRPr="00C74C75">
          <w:rPr>
            <w:rStyle w:val="Hyperlink"/>
            <w:rFonts w:cs="Times New Roman"/>
            <w:noProof/>
          </w:rPr>
          <w:t>l</w:t>
        </w:r>
        <w:r w:rsidRPr="00C74C75">
          <w:rPr>
            <w:rStyle w:val="Hyperlink"/>
            <w:rFonts w:cs="Times New Roman"/>
            <w:noProof/>
          </w:rPr>
          <w:t xml:space="preserve"> reconstruction by 3DMax</w:t>
        </w:r>
        <w:r>
          <w:rPr>
            <w:noProof/>
            <w:webHidden/>
          </w:rPr>
          <w:tab/>
        </w:r>
        <w:r>
          <w:rPr>
            <w:noProof/>
            <w:webHidden/>
          </w:rPr>
          <w:fldChar w:fldCharType="begin"/>
        </w:r>
        <w:r>
          <w:rPr>
            <w:noProof/>
            <w:webHidden/>
          </w:rPr>
          <w:instrText xml:space="preserve"> PAGEREF _Toc509324195 \h </w:instrText>
        </w:r>
        <w:r>
          <w:rPr>
            <w:noProof/>
            <w:webHidden/>
          </w:rPr>
        </w:r>
        <w:r>
          <w:rPr>
            <w:noProof/>
            <w:webHidden/>
          </w:rPr>
          <w:fldChar w:fldCharType="separate"/>
        </w:r>
        <w:r>
          <w:rPr>
            <w:noProof/>
            <w:webHidden/>
          </w:rPr>
          <w:t>45</w:t>
        </w:r>
        <w:r>
          <w:rPr>
            <w:noProof/>
            <w:webHidden/>
          </w:rPr>
          <w:fldChar w:fldCharType="end"/>
        </w:r>
      </w:hyperlink>
    </w:p>
    <w:p w14:paraId="73838F44" w14:textId="65889733" w:rsidR="000D1CC2" w:rsidRDefault="000D1CC2">
      <w:pPr>
        <w:pStyle w:val="TableofFigures"/>
        <w:tabs>
          <w:tab w:val="right" w:leader="dot" w:pos="9890"/>
        </w:tabs>
        <w:rPr>
          <w:rFonts w:asciiTheme="minorHAnsi" w:eastAsiaTheme="minorEastAsia" w:hAnsiTheme="minorHAnsi"/>
          <w:noProof/>
          <w:sz w:val="22"/>
        </w:rPr>
      </w:pPr>
      <w:hyperlink w:anchor="_Toc509324196" w:history="1">
        <w:r w:rsidRPr="00C74C75">
          <w:rPr>
            <w:rStyle w:val="Hyperlink"/>
            <w:rFonts w:cs="Times New Roman"/>
            <w:noProof/>
          </w:rPr>
          <w:t>Figure 15: Chromatin loops</w:t>
        </w:r>
        <w:r>
          <w:rPr>
            <w:noProof/>
            <w:webHidden/>
          </w:rPr>
          <w:tab/>
        </w:r>
        <w:r>
          <w:rPr>
            <w:noProof/>
            <w:webHidden/>
          </w:rPr>
          <w:fldChar w:fldCharType="begin"/>
        </w:r>
        <w:r>
          <w:rPr>
            <w:noProof/>
            <w:webHidden/>
          </w:rPr>
          <w:instrText xml:space="preserve"> PAGEREF _Toc509324196 \h </w:instrText>
        </w:r>
        <w:r>
          <w:rPr>
            <w:noProof/>
            <w:webHidden/>
          </w:rPr>
        </w:r>
        <w:r>
          <w:rPr>
            <w:noProof/>
            <w:webHidden/>
          </w:rPr>
          <w:fldChar w:fldCharType="separate"/>
        </w:r>
        <w:r>
          <w:rPr>
            <w:noProof/>
            <w:webHidden/>
          </w:rPr>
          <w:t>48</w:t>
        </w:r>
        <w:r>
          <w:rPr>
            <w:noProof/>
            <w:webHidden/>
          </w:rPr>
          <w:fldChar w:fldCharType="end"/>
        </w:r>
      </w:hyperlink>
    </w:p>
    <w:p w14:paraId="191C1F7D" w14:textId="5BB41EAA" w:rsidR="000D1CC2" w:rsidRDefault="000D1CC2">
      <w:pPr>
        <w:pStyle w:val="TableofFigures"/>
        <w:tabs>
          <w:tab w:val="right" w:leader="dot" w:pos="9890"/>
        </w:tabs>
        <w:rPr>
          <w:rFonts w:asciiTheme="minorHAnsi" w:eastAsiaTheme="minorEastAsia" w:hAnsiTheme="minorHAnsi"/>
          <w:noProof/>
          <w:sz w:val="22"/>
        </w:rPr>
      </w:pPr>
      <w:hyperlink w:anchor="_Toc509324197" w:history="1">
        <w:r w:rsidRPr="00C74C75">
          <w:rPr>
            <w:rStyle w:val="Hyperlink"/>
            <w:rFonts w:cs="Times New Roman"/>
            <w:noProof/>
          </w:rPr>
          <w:t>Figure 16: Function to annotate 3D models</w:t>
        </w:r>
        <w:r>
          <w:rPr>
            <w:noProof/>
            <w:webHidden/>
          </w:rPr>
          <w:tab/>
        </w:r>
        <w:r>
          <w:rPr>
            <w:noProof/>
            <w:webHidden/>
          </w:rPr>
          <w:fldChar w:fldCharType="begin"/>
        </w:r>
        <w:r>
          <w:rPr>
            <w:noProof/>
            <w:webHidden/>
          </w:rPr>
          <w:instrText xml:space="preserve"> PAGEREF _Toc509324197 \h </w:instrText>
        </w:r>
        <w:r>
          <w:rPr>
            <w:noProof/>
            <w:webHidden/>
          </w:rPr>
        </w:r>
        <w:r>
          <w:rPr>
            <w:noProof/>
            <w:webHidden/>
          </w:rPr>
          <w:fldChar w:fldCharType="separate"/>
        </w:r>
        <w:r>
          <w:rPr>
            <w:noProof/>
            <w:webHidden/>
          </w:rPr>
          <w:t>49</w:t>
        </w:r>
        <w:r>
          <w:rPr>
            <w:noProof/>
            <w:webHidden/>
          </w:rPr>
          <w:fldChar w:fldCharType="end"/>
        </w:r>
      </w:hyperlink>
    </w:p>
    <w:p w14:paraId="66F0B495" w14:textId="2983BF76" w:rsidR="000D1CC2" w:rsidRDefault="000D1CC2">
      <w:pPr>
        <w:pStyle w:val="TableofFigures"/>
        <w:tabs>
          <w:tab w:val="right" w:leader="dot" w:pos="9890"/>
        </w:tabs>
        <w:rPr>
          <w:rFonts w:asciiTheme="minorHAnsi" w:eastAsiaTheme="minorEastAsia" w:hAnsiTheme="minorHAnsi"/>
          <w:noProof/>
          <w:sz w:val="22"/>
        </w:rPr>
      </w:pPr>
      <w:hyperlink w:anchor="_Toc509324198" w:history="1">
        <w:r w:rsidRPr="00C74C75">
          <w:rPr>
            <w:rStyle w:val="Hyperlink"/>
            <w:rFonts w:cs="Times New Roman"/>
            <w:noProof/>
          </w:rPr>
          <w:t>Figure 17: Coordinate of a point in the model</w:t>
        </w:r>
        <w:r>
          <w:rPr>
            <w:noProof/>
            <w:webHidden/>
          </w:rPr>
          <w:tab/>
        </w:r>
        <w:r>
          <w:rPr>
            <w:noProof/>
            <w:webHidden/>
          </w:rPr>
          <w:fldChar w:fldCharType="begin"/>
        </w:r>
        <w:r>
          <w:rPr>
            <w:noProof/>
            <w:webHidden/>
          </w:rPr>
          <w:instrText xml:space="preserve"> PAGEREF _Toc509324198 \h </w:instrText>
        </w:r>
        <w:r>
          <w:rPr>
            <w:noProof/>
            <w:webHidden/>
          </w:rPr>
        </w:r>
        <w:r>
          <w:rPr>
            <w:noProof/>
            <w:webHidden/>
          </w:rPr>
          <w:fldChar w:fldCharType="separate"/>
        </w:r>
        <w:r>
          <w:rPr>
            <w:noProof/>
            <w:webHidden/>
          </w:rPr>
          <w:t>50</w:t>
        </w:r>
        <w:r>
          <w:rPr>
            <w:noProof/>
            <w:webHidden/>
          </w:rPr>
          <w:fldChar w:fldCharType="end"/>
        </w:r>
      </w:hyperlink>
    </w:p>
    <w:p w14:paraId="3B4C9E7B" w14:textId="12DF8FCE" w:rsidR="000D1CC2" w:rsidRDefault="000D1CC2">
      <w:pPr>
        <w:pStyle w:val="TableofFigures"/>
        <w:tabs>
          <w:tab w:val="right" w:leader="dot" w:pos="9890"/>
        </w:tabs>
        <w:rPr>
          <w:rFonts w:asciiTheme="minorHAnsi" w:eastAsiaTheme="minorEastAsia" w:hAnsiTheme="minorHAnsi"/>
          <w:noProof/>
          <w:sz w:val="22"/>
        </w:rPr>
      </w:pPr>
      <w:hyperlink w:anchor="_Toc509324199" w:history="1">
        <w:r w:rsidRPr="00C74C75">
          <w:rPr>
            <w:rStyle w:val="Hyperlink"/>
            <w:rFonts w:cs="Times New Roman"/>
            <w:noProof/>
          </w:rPr>
          <w:t>Figure 18: Gene expression visualization demonstration</w:t>
        </w:r>
        <w:r>
          <w:rPr>
            <w:noProof/>
            <w:webHidden/>
          </w:rPr>
          <w:tab/>
        </w:r>
        <w:r>
          <w:rPr>
            <w:noProof/>
            <w:webHidden/>
          </w:rPr>
          <w:fldChar w:fldCharType="begin"/>
        </w:r>
        <w:r>
          <w:rPr>
            <w:noProof/>
            <w:webHidden/>
          </w:rPr>
          <w:instrText xml:space="preserve"> PAGEREF _Toc509324199 \h </w:instrText>
        </w:r>
        <w:r>
          <w:rPr>
            <w:noProof/>
            <w:webHidden/>
          </w:rPr>
        </w:r>
        <w:r>
          <w:rPr>
            <w:noProof/>
            <w:webHidden/>
          </w:rPr>
          <w:fldChar w:fldCharType="separate"/>
        </w:r>
        <w:r>
          <w:rPr>
            <w:noProof/>
            <w:webHidden/>
          </w:rPr>
          <w:t>51</w:t>
        </w:r>
        <w:r>
          <w:rPr>
            <w:noProof/>
            <w:webHidden/>
          </w:rPr>
          <w:fldChar w:fldCharType="end"/>
        </w:r>
      </w:hyperlink>
    </w:p>
    <w:p w14:paraId="0568B32C" w14:textId="0E30481D" w:rsidR="000D1CC2" w:rsidRDefault="000D1CC2">
      <w:pPr>
        <w:pStyle w:val="TableofFigures"/>
        <w:tabs>
          <w:tab w:val="right" w:leader="dot" w:pos="9890"/>
        </w:tabs>
        <w:rPr>
          <w:rFonts w:asciiTheme="minorHAnsi" w:eastAsiaTheme="minorEastAsia" w:hAnsiTheme="minorHAnsi"/>
          <w:noProof/>
          <w:sz w:val="22"/>
        </w:rPr>
      </w:pPr>
      <w:hyperlink w:anchor="_Toc509324200" w:history="1">
        <w:r w:rsidRPr="00C74C75">
          <w:rPr>
            <w:rStyle w:val="Hyperlink"/>
            <w:rFonts w:cs="Times New Roman"/>
            <w:noProof/>
          </w:rPr>
          <w:t>Figure 19: Comparing two constructed models</w:t>
        </w:r>
        <w:r>
          <w:rPr>
            <w:noProof/>
            <w:webHidden/>
          </w:rPr>
          <w:tab/>
        </w:r>
        <w:r>
          <w:rPr>
            <w:noProof/>
            <w:webHidden/>
          </w:rPr>
          <w:fldChar w:fldCharType="begin"/>
        </w:r>
        <w:r>
          <w:rPr>
            <w:noProof/>
            <w:webHidden/>
          </w:rPr>
          <w:instrText xml:space="preserve"> PAGEREF _Toc509324200 \h </w:instrText>
        </w:r>
        <w:r>
          <w:rPr>
            <w:noProof/>
            <w:webHidden/>
          </w:rPr>
        </w:r>
        <w:r>
          <w:rPr>
            <w:noProof/>
            <w:webHidden/>
          </w:rPr>
          <w:fldChar w:fldCharType="separate"/>
        </w:r>
        <w:r>
          <w:rPr>
            <w:noProof/>
            <w:webHidden/>
          </w:rPr>
          <w:t>52</w:t>
        </w:r>
        <w:r>
          <w:rPr>
            <w:noProof/>
            <w:webHidden/>
          </w:rPr>
          <w:fldChar w:fldCharType="end"/>
        </w:r>
      </w:hyperlink>
    </w:p>
    <w:p w14:paraId="07266D57" w14:textId="4D8E3844" w:rsidR="009369A0" w:rsidRPr="005D7F72" w:rsidRDefault="008B139E" w:rsidP="008B139E">
      <w:pPr>
        <w:pStyle w:val="Figures"/>
        <w:rPr>
          <w:rFonts w:cs="Times New Roman"/>
          <w:szCs w:val="24"/>
        </w:rPr>
      </w:pPr>
      <w:r w:rsidRPr="005D7F72">
        <w:rPr>
          <w:rFonts w:cs="Times New Roman"/>
          <w:szCs w:val="24"/>
        </w:rPr>
        <w:fldChar w:fldCharType="end"/>
      </w:r>
    </w:p>
    <w:p w14:paraId="7EFB72B3" w14:textId="1A3663FB" w:rsidR="00984BF5" w:rsidRPr="005D7F72" w:rsidRDefault="006321D4">
      <w:pPr>
        <w:rPr>
          <w:rFonts w:ascii="Times New Roman" w:hAnsi="Times New Roman" w:cs="Times New Roman"/>
          <w:b/>
          <w:sz w:val="24"/>
          <w:szCs w:val="24"/>
        </w:rPr>
      </w:pPr>
      <w:r w:rsidRPr="005D7F72">
        <w:rPr>
          <w:rFonts w:ascii="Times New Roman" w:hAnsi="Times New Roman" w:cs="Times New Roman"/>
          <w:b/>
          <w:sz w:val="24"/>
          <w:szCs w:val="24"/>
        </w:rPr>
        <w:br w:type="page"/>
      </w:r>
    </w:p>
    <w:p w14:paraId="33A64BDB" w14:textId="3B298EFA" w:rsidR="002D70D5" w:rsidRPr="005D7F72" w:rsidRDefault="002D70D5" w:rsidP="005E75DE">
      <w:pPr>
        <w:pStyle w:val="Heading1"/>
        <w:rPr>
          <w:sz w:val="24"/>
          <w:szCs w:val="24"/>
        </w:rPr>
      </w:pPr>
      <w:bookmarkStart w:id="0" w:name="_Toc508398276"/>
      <w:r w:rsidRPr="005D7F72">
        <w:rPr>
          <w:sz w:val="24"/>
          <w:szCs w:val="24"/>
        </w:rPr>
        <w:lastRenderedPageBreak/>
        <w:t>1D-Functions</w:t>
      </w:r>
      <w:bookmarkEnd w:id="0"/>
    </w:p>
    <w:p w14:paraId="25EEB81C" w14:textId="77777777" w:rsidR="00E7316D" w:rsidRPr="005D7F72" w:rsidRDefault="00E7316D" w:rsidP="008B78C0">
      <w:pPr>
        <w:pStyle w:val="Heading2"/>
      </w:pPr>
      <w:bookmarkStart w:id="1" w:name="_Toc508398277"/>
      <w:r w:rsidRPr="005D7F72">
        <w:t>Dependencies</w:t>
      </w:r>
      <w:bookmarkEnd w:id="1"/>
    </w:p>
    <w:p w14:paraId="427BC4BC" w14:textId="77777777" w:rsidR="00E7316D" w:rsidRPr="005D7F72" w:rsidRDefault="00E7316D" w:rsidP="008B78C0">
      <w:pPr>
        <w:pStyle w:val="Heading3"/>
      </w:pPr>
      <w:bookmarkStart w:id="2" w:name="_Toc508398278"/>
      <w:r w:rsidRPr="005D7F72">
        <w:t>Operating System (OS)</w:t>
      </w:r>
      <w:bookmarkEnd w:id="2"/>
    </w:p>
    <w:p w14:paraId="21372768" w14:textId="77777777" w:rsidR="00E7316D" w:rsidRPr="00364508"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The UNIX environment is required in this protocol.</w:t>
      </w:r>
    </w:p>
    <w:p w14:paraId="5BEF82B7" w14:textId="43483DC3" w:rsidR="00E7316D" w:rsidRPr="00364508"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It is str</w:t>
      </w:r>
      <w:r w:rsidR="00F6013D" w:rsidRPr="00364508">
        <w:rPr>
          <w:rStyle w:val="Emphasis"/>
          <w:rFonts w:ascii="Times New Roman" w:hAnsi="Times New Roman" w:cs="Times New Roman"/>
          <w:i w:val="0"/>
          <w:sz w:val="24"/>
          <w:szCs w:val="24"/>
          <w:bdr w:val="none" w:sz="0" w:space="0" w:color="auto" w:frame="1"/>
          <w:shd w:val="clear" w:color="auto" w:fill="FFFFFF"/>
        </w:rPr>
        <w:t>o</w:t>
      </w:r>
      <w:r w:rsidRPr="00364508">
        <w:rPr>
          <w:rStyle w:val="Emphasis"/>
          <w:rFonts w:ascii="Times New Roman" w:hAnsi="Times New Roman" w:cs="Times New Roman"/>
          <w:i w:val="0"/>
          <w:sz w:val="24"/>
          <w:szCs w:val="24"/>
          <w:bdr w:val="none" w:sz="0" w:space="0" w:color="auto" w:frame="1"/>
          <w:shd w:val="clear" w:color="auto" w:fill="FFFFFF"/>
        </w:rPr>
        <w:t>ngly</w:t>
      </w:r>
      <w:r w:rsidR="00E7316D" w:rsidRPr="00364508">
        <w:rPr>
          <w:rStyle w:val="Emphasis"/>
          <w:rFonts w:ascii="Times New Roman" w:hAnsi="Times New Roman" w:cs="Times New Roman"/>
          <w:i w:val="0"/>
          <w:sz w:val="24"/>
          <w:szCs w:val="24"/>
          <w:bdr w:val="none" w:sz="0" w:space="0" w:color="auto" w:frame="1"/>
          <w:shd w:val="clear" w:color="auto" w:fill="FFFFFF"/>
        </w:rPr>
        <w:t xml:space="preserve"> recommended to work under a UNIX-based operating system, such as Ubuntu, Centos/Red Hat, Solaris, or Mac OS X. </w:t>
      </w:r>
    </w:p>
    <w:p w14:paraId="0E76A0B1" w14:textId="30325BC4" w:rsidR="00E7316D" w:rsidRPr="00364508"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364508">
        <w:rPr>
          <w:rStyle w:val="Emphasis"/>
          <w:rFonts w:ascii="Times New Roman" w:hAnsi="Times New Roman" w:cs="Times New Roman"/>
          <w:i w:val="0"/>
          <w:sz w:val="24"/>
          <w:szCs w:val="24"/>
          <w:bdr w:val="none" w:sz="0" w:space="0" w:color="auto" w:frame="1"/>
          <w:shd w:val="clear" w:color="auto" w:fill="FFFFFF"/>
        </w:rPr>
        <w:t xml:space="preserve">a </w:t>
      </w:r>
      <w:r w:rsidRPr="00364508">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364508">
        <w:rPr>
          <w:rStyle w:val="Emphasis"/>
          <w:rFonts w:ascii="Times New Roman" w:hAnsi="Times New Roman" w:cs="Times New Roman"/>
          <w:sz w:val="24"/>
          <w:szCs w:val="24"/>
          <w:bdr w:val="none" w:sz="0" w:space="0" w:color="auto" w:frame="1"/>
          <w:shd w:val="clear" w:color="auto" w:fill="FFFFFF"/>
        </w:rPr>
        <w:t> </w:t>
      </w:r>
      <w:hyperlink r:id="rId8" w:history="1">
        <w:r w:rsidRPr="00364508">
          <w:rPr>
            <w:rStyle w:val="Hyperlink"/>
            <w:rFonts w:ascii="Times New Roman" w:hAnsi="Times New Roman" w:cs="Times New Roman"/>
            <w:iCs/>
            <w:sz w:val="24"/>
            <w:szCs w:val="24"/>
            <w:bdr w:val="none" w:sz="0" w:space="0" w:color="auto" w:frame="1"/>
            <w:shd w:val="clear" w:color="auto" w:fill="FFFFFF"/>
          </w:rPr>
          <w:t>http://www.cygwin.com/</w:t>
        </w:r>
      </w:hyperlink>
      <w:r w:rsidRPr="00364508">
        <w:rPr>
          <w:rStyle w:val="Emphasis"/>
          <w:rFonts w:ascii="Times New Roman" w:hAnsi="Times New Roman" w:cs="Times New Roman"/>
          <w:sz w:val="24"/>
          <w:szCs w:val="24"/>
          <w:bdr w:val="none" w:sz="0" w:space="0" w:color="auto" w:frame="1"/>
          <w:shd w:val="clear" w:color="auto" w:fill="FFFFFF"/>
        </w:rPr>
        <w:t>.</w:t>
      </w:r>
      <w:r w:rsidR="009811F1" w:rsidRPr="00364508">
        <w:rPr>
          <w:rStyle w:val="Emphasis"/>
          <w:rFonts w:ascii="Times New Roman" w:hAnsi="Times New Roman" w:cs="Times New Roman"/>
          <w:sz w:val="24"/>
          <w:szCs w:val="24"/>
          <w:bdr w:val="none" w:sz="0" w:space="0" w:color="auto" w:frame="1"/>
          <w:shd w:val="clear" w:color="auto" w:fill="FFFFFF"/>
        </w:rPr>
        <w:t xml:space="preserve"> </w:t>
      </w:r>
      <w:r w:rsidR="009811F1" w:rsidRPr="00364508">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Pr>
          <w:rStyle w:val="Emphasis"/>
          <w:rFonts w:ascii="Times New Roman" w:hAnsi="Times New Roman" w:cs="Times New Roman"/>
          <w:i w:val="0"/>
          <w:sz w:val="24"/>
          <w:szCs w:val="24"/>
          <w:bdr w:val="none" w:sz="0" w:space="0" w:color="auto" w:frame="1"/>
          <w:shd w:val="clear" w:color="auto" w:fill="FFFFFF"/>
        </w:rPr>
        <w:t>p</w:t>
      </w:r>
      <w:r w:rsidR="009811F1" w:rsidRPr="00364508">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5D7F72" w:rsidRDefault="00660D4D" w:rsidP="008B78C0">
      <w:pPr>
        <w:pStyle w:val="Heading3"/>
      </w:pPr>
      <w:bookmarkStart w:id="3" w:name="_Toc508398279"/>
      <w:r w:rsidRPr="005D7F72">
        <w:t xml:space="preserve">Download </w:t>
      </w:r>
      <w:r w:rsidR="00E7316D" w:rsidRPr="005D7F72">
        <w:t>External Tools</w:t>
      </w:r>
      <w:bookmarkEnd w:id="3"/>
    </w:p>
    <w:p w14:paraId="2F625EEC" w14:textId="356DFFBD" w:rsidR="00E7316D" w:rsidRPr="005D7F72" w:rsidRDefault="00C018F9"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Bowtie</w:t>
      </w:r>
      <w:r w:rsidR="00F6013D" w:rsidRPr="005D7F72">
        <w:rPr>
          <w:rStyle w:val="Emphasis"/>
          <w:rFonts w:ascii="Times New Roman" w:hAnsi="Times New Roman" w:cs="Times New Roman"/>
          <w:i w:val="0"/>
          <w:sz w:val="24"/>
          <w:szCs w:val="24"/>
          <w:bdr w:val="none" w:sz="0" w:space="0" w:color="auto" w:frame="1"/>
          <w:shd w:val="clear" w:color="auto" w:fill="FFFFFF"/>
        </w:rPr>
        <w:t>2</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hyperlink r:id="rId9" w:history="1">
        <w:r w:rsidR="00E7316D" w:rsidRPr="005D7F72">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5D7F72">
        <w:rPr>
          <w:rStyle w:val="Emphasis"/>
          <w:rFonts w:ascii="Times New Roman" w:hAnsi="Times New Roman" w:cs="Times New Roman"/>
          <w:i w:val="0"/>
          <w:sz w:val="24"/>
          <w:szCs w:val="24"/>
          <w:bdr w:val="none" w:sz="0" w:space="0" w:color="auto" w:frame="1"/>
          <w:shd w:val="clear" w:color="auto" w:fill="FFFFFF"/>
        </w:rPr>
        <w:t>)</w:t>
      </w:r>
      <w:r w:rsidR="00901FE4" w:rsidRPr="005D7F72">
        <w:rPr>
          <w:rStyle w:val="Emphasis"/>
          <w:rFonts w:ascii="Times New Roman" w:hAnsi="Times New Roman" w:cs="Times New Roman"/>
          <w:i w:val="0"/>
          <w:sz w:val="24"/>
          <w:szCs w:val="24"/>
          <w:bdr w:val="none" w:sz="0" w:space="0" w:color="auto" w:frame="1"/>
          <w:shd w:val="clear" w:color="auto" w:fill="FFFFFF"/>
        </w:rPr>
        <w:t xml:space="preserve"> or </w:t>
      </w: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BWA (</w:t>
      </w:r>
      <w:hyperlink r:id="rId10" w:history="1">
        <w:r w:rsidR="00E7316D" w:rsidRPr="005D7F72">
          <w:rPr>
            <w:rStyle w:val="Hyperlink"/>
            <w:rFonts w:ascii="Times New Roman" w:hAnsi="Times New Roman" w:cs="Times New Roman"/>
            <w:sz w:val="24"/>
            <w:szCs w:val="24"/>
            <w:bdr w:val="none" w:sz="0" w:space="0" w:color="auto" w:frame="1"/>
            <w:shd w:val="clear" w:color="auto" w:fill="FFFFFF"/>
          </w:rPr>
          <w:t>http://bio-bwa.sourceforge.net/</w:t>
        </w:r>
      </w:hyperlink>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p>
    <w:p w14:paraId="1298F257" w14:textId="4EBF405B" w:rsidR="00CB36BB" w:rsidRPr="005D7F72"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5D7F72"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Samtools (</w:t>
      </w:r>
      <w:hyperlink r:id="rId11" w:history="1">
        <w:r w:rsidR="00E7316D" w:rsidRPr="005D7F72">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5D7F72">
        <w:rPr>
          <w:rStyle w:val="Emphasis"/>
          <w:rFonts w:ascii="Times New Roman" w:hAnsi="Times New Roman" w:cs="Times New Roman"/>
          <w:i w:val="0"/>
          <w:sz w:val="24"/>
          <w:szCs w:val="24"/>
          <w:bdr w:val="none" w:sz="0" w:space="0" w:color="auto" w:frame="1"/>
          <w:shd w:val="clear" w:color="auto" w:fill="FFFFFF"/>
        </w:rPr>
        <w:t>)</w:t>
      </w:r>
    </w:p>
    <w:p w14:paraId="3F139B40" w14:textId="77777777" w:rsidR="00C018F9" w:rsidRPr="005D7F72"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bwa-0.7.17, and samtools-1.6.</w:t>
      </w:r>
    </w:p>
    <w:p w14:paraId="53696D88" w14:textId="2CD3FF16" w:rsidR="00C018F9" w:rsidRPr="005D7F72"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5D7F72">
        <w:rPr>
          <w:rStyle w:val="Emphasis"/>
          <w:rFonts w:ascii="Times New Roman" w:hAnsi="Times New Roman" w:cs="Times New Roman"/>
          <w:i w:val="0"/>
          <w:sz w:val="24"/>
          <w:szCs w:val="24"/>
          <w:bdr w:val="none" w:sz="0" w:space="0" w:color="auto" w:frame="1"/>
          <w:shd w:val="clear" w:color="auto" w:fill="FFFFFF"/>
        </w:rPr>
        <w:t xml:space="preserve">for </w:t>
      </w:r>
      <w:r w:rsidRPr="005D7F72">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2" w:tgtFrame="_blank" w:history="1">
        <w:r w:rsidRPr="005D7F72">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5D7F72" w:rsidRDefault="00660D4D" w:rsidP="00660D4D">
      <w:pPr>
        <w:pStyle w:val="Heading3"/>
        <w:rPr>
          <w:rStyle w:val="Emphasis"/>
          <w:i w:val="0"/>
          <w:bdr w:val="none" w:sz="0" w:space="0" w:color="auto" w:frame="1"/>
          <w:shd w:val="clear" w:color="auto" w:fill="FFFFFF"/>
        </w:rPr>
      </w:pPr>
      <w:bookmarkStart w:id="4" w:name="_Toc508398280"/>
      <w:r w:rsidRPr="005D7F72">
        <w:rPr>
          <w:rStyle w:val="Emphasis"/>
          <w:i w:val="0"/>
          <w:bdr w:val="none" w:sz="0" w:space="0" w:color="auto" w:frame="1"/>
          <w:shd w:val="clear" w:color="auto" w:fill="FFFFFF"/>
        </w:rPr>
        <w:t>Installing External Tools</w:t>
      </w:r>
      <w:bookmarkEnd w:id="4"/>
    </w:p>
    <w:p w14:paraId="7CBB0F5E" w14:textId="45080E6C" w:rsidR="00660D4D" w:rsidRPr="005D7F72" w:rsidRDefault="00660D4D" w:rsidP="00660D4D">
      <w:pPr>
        <w:pStyle w:val="Heading4"/>
      </w:pPr>
      <w:r w:rsidRPr="005D7F72">
        <w:t>Bowtie</w:t>
      </w:r>
      <w:r w:rsidR="00CB36BB" w:rsidRPr="005D7F72">
        <w:t>2</w:t>
      </w:r>
    </w:p>
    <w:p w14:paraId="64E1B690" w14:textId="77777777" w:rsidR="00161A85" w:rsidRPr="005D7F72"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79A5DD5D" w14:textId="77777777" w:rsidR="00161A85" w:rsidRPr="005D7F72"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Change directory to the downloaded Bowtie2-* directory. For example:</w:t>
      </w:r>
    </w:p>
    <w:p w14:paraId="55A9BEBC" w14:textId="72F1A41B" w:rsidR="00161A85" w:rsidRPr="005D7F72" w:rsidRDefault="00161A85" w:rsidP="00067396">
      <w:pPr>
        <w:pStyle w:val="ListParagraph"/>
        <w:numPr>
          <w:ilvl w:val="1"/>
          <w:numId w:val="27"/>
        </w:numPr>
        <w:spacing w:before="100" w:beforeAutospacing="1" w:after="0" w:line="360" w:lineRule="auto"/>
        <w:ind w:left="2160"/>
        <w:rPr>
          <w:rStyle w:val="Emphasis"/>
          <w:rFonts w:ascii="Times New Roman" w:hAnsi="Times New Roman" w:cs="Times New Roman"/>
          <w:i w:val="0"/>
          <w:iCs w:val="0"/>
          <w:sz w:val="24"/>
          <w:szCs w:val="24"/>
        </w:rPr>
      </w:pPr>
      <w:r w:rsidRPr="005D7F72">
        <w:rPr>
          <w:rFonts w:ascii="Times New Roman" w:hAnsi="Times New Roman" w:cs="Times New Roman"/>
          <w:sz w:val="24"/>
          <w:szCs w:val="24"/>
        </w:rPr>
        <w:lastRenderedPageBreak/>
        <w:t xml:space="preserve">cd </w:t>
      </w:r>
      <w:r w:rsidR="002B3F6B" w:rsidRPr="005D7F72">
        <w:rPr>
          <w:rStyle w:val="Emphasis"/>
          <w:rFonts w:ascii="Times New Roman" w:hAnsi="Times New Roman" w:cs="Times New Roman"/>
          <w:i w:val="0"/>
          <w:sz w:val="24"/>
          <w:szCs w:val="24"/>
          <w:bdr w:val="none" w:sz="0" w:space="0" w:color="auto" w:frame="1"/>
          <w:shd w:val="clear" w:color="auto" w:fill="FFFFFF"/>
        </w:rPr>
        <w:t>bowtie2-2.3.4-linux</w:t>
      </w:r>
      <w:r w:rsidR="00067396" w:rsidRPr="005D7F72">
        <w:rPr>
          <w:rStyle w:val="Emphasis"/>
          <w:rFonts w:ascii="Times New Roman" w:hAnsi="Times New Roman" w:cs="Times New Roman"/>
          <w:i w:val="0"/>
          <w:sz w:val="24"/>
          <w:szCs w:val="24"/>
          <w:bdr w:val="none" w:sz="0" w:space="0" w:color="auto" w:frame="1"/>
          <w:shd w:val="clear" w:color="auto" w:fill="FFFFFF"/>
        </w:rPr>
        <w:t>-x86_64</w:t>
      </w:r>
    </w:p>
    <w:p w14:paraId="3EA405D2" w14:textId="77777777" w:rsidR="00067396" w:rsidRPr="005D7F72" w:rsidRDefault="00067396" w:rsidP="0006739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Give executable permission to the binary file. For example:</w:t>
      </w:r>
    </w:p>
    <w:p w14:paraId="7588BDE0" w14:textId="4D1D4770" w:rsidR="00067396" w:rsidRPr="005D7F72"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5D7F72">
        <w:rPr>
          <w:rFonts w:ascii="Times New Roman" w:hAnsi="Times New Roman" w:cs="Times New Roman"/>
          <w:sz w:val="24"/>
          <w:szCs w:val="24"/>
        </w:rPr>
        <w:t>In Unix based Operating system</w:t>
      </w:r>
      <w:r w:rsidR="00B57424">
        <w:rPr>
          <w:rFonts w:ascii="Times New Roman" w:hAnsi="Times New Roman" w:cs="Times New Roman"/>
          <w:sz w:val="24"/>
          <w:szCs w:val="24"/>
        </w:rPr>
        <w:t>/</w:t>
      </w:r>
      <w:r w:rsidR="00B57424" w:rsidRPr="00B57424">
        <w:rPr>
          <w:rFonts w:ascii="Times New Roman" w:hAnsi="Times New Roman" w:cs="Times New Roman"/>
          <w:sz w:val="24"/>
          <w:szCs w:val="24"/>
        </w:rPr>
        <w:t xml:space="preserve"> </w:t>
      </w:r>
      <w:r w:rsidR="00B57424" w:rsidRPr="005D7F72">
        <w:rPr>
          <w:rFonts w:ascii="Times New Roman" w:hAnsi="Times New Roman" w:cs="Times New Roman"/>
          <w:sz w:val="24"/>
          <w:szCs w:val="24"/>
        </w:rPr>
        <w:t>Cygwin/Mingw</w:t>
      </w:r>
      <w:r w:rsidRPr="005D7F72">
        <w:rPr>
          <w:rFonts w:ascii="Times New Roman" w:hAnsi="Times New Roman" w:cs="Times New Roman"/>
          <w:sz w:val="24"/>
          <w:szCs w:val="24"/>
        </w:rPr>
        <w:t xml:space="preserve">: chmod +x </w:t>
      </w:r>
      <w:r w:rsidRPr="005D7F72">
        <w:rPr>
          <w:rFonts w:ascii="Times New Roman" w:hAnsi="Times New Roman" w:cs="Times New Roman"/>
          <w:b/>
          <w:sz w:val="24"/>
          <w:szCs w:val="24"/>
        </w:rPr>
        <w:t>bowtie2*</w:t>
      </w:r>
    </w:p>
    <w:p w14:paraId="627DE594" w14:textId="2F0C7353" w:rsidR="007C64DD" w:rsidRPr="005D7F72" w:rsidRDefault="007C64DD" w:rsidP="007C64DD">
      <w:pPr>
        <w:pStyle w:val="Heading4"/>
      </w:pPr>
      <w:r w:rsidRPr="005D7F72">
        <w:t>BWA</w:t>
      </w:r>
    </w:p>
    <w:p w14:paraId="6FD9E670" w14:textId="5CDED83B" w:rsidR="008428CA" w:rsidRPr="005D7F72"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52B74F71" w14:textId="2B77890C" w:rsidR="008428CA" w:rsidRPr="005D7F72" w:rsidRDefault="007C64DD" w:rsidP="00D7604C">
      <w:pPr>
        <w:pStyle w:val="ListParagraph"/>
        <w:numPr>
          <w:ilvl w:val="0"/>
          <w:numId w:val="34"/>
        </w:numPr>
        <w:rPr>
          <w:rFonts w:ascii="Times New Roman" w:hAnsi="Times New Roman" w:cs="Times New Roman"/>
          <w:sz w:val="24"/>
          <w:szCs w:val="24"/>
        </w:rPr>
      </w:pPr>
      <w:r w:rsidRPr="005D7F72">
        <w:rPr>
          <w:rFonts w:ascii="Times New Roman" w:hAnsi="Times New Roman" w:cs="Times New Roman"/>
          <w:sz w:val="24"/>
          <w:szCs w:val="24"/>
        </w:rPr>
        <w:t>Change directory to the downloaded bwa</w:t>
      </w:r>
      <w:r w:rsidR="008428CA" w:rsidRPr="005D7F72">
        <w:rPr>
          <w:rFonts w:ascii="Times New Roman" w:hAnsi="Times New Roman" w:cs="Times New Roman"/>
          <w:sz w:val="24"/>
          <w:szCs w:val="24"/>
        </w:rPr>
        <w:t>-* directory. For example</w:t>
      </w:r>
      <w:r w:rsidR="005111AD" w:rsidRPr="005D7F72">
        <w:rPr>
          <w:rFonts w:ascii="Times New Roman" w:hAnsi="Times New Roman" w:cs="Times New Roman"/>
          <w:sz w:val="24"/>
          <w:szCs w:val="24"/>
        </w:rPr>
        <w:t>:</w:t>
      </w:r>
    </w:p>
    <w:p w14:paraId="4C5CA1ED" w14:textId="0BF9E800" w:rsidR="008428CA" w:rsidRPr="005D7F72" w:rsidRDefault="008428CA" w:rsidP="008428CA">
      <w:pPr>
        <w:pStyle w:val="ListParagraph"/>
        <w:numPr>
          <w:ilvl w:val="1"/>
          <w:numId w:val="34"/>
        </w:numPr>
        <w:rPr>
          <w:rStyle w:val="Emphasis"/>
          <w:rFonts w:ascii="Times New Roman" w:hAnsi="Times New Roman" w:cs="Times New Roman"/>
          <w:i w:val="0"/>
          <w:iCs w:val="0"/>
          <w:sz w:val="24"/>
          <w:szCs w:val="24"/>
        </w:rPr>
      </w:pPr>
      <w:r w:rsidRPr="005D7F72">
        <w:rPr>
          <w:rFonts w:ascii="Times New Roman" w:hAnsi="Times New Roman" w:cs="Times New Roman"/>
          <w:sz w:val="24"/>
          <w:szCs w:val="24"/>
        </w:rPr>
        <w:t xml:space="preserve">cd </w:t>
      </w:r>
      <w:r w:rsidRPr="005D7F72">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5D7F72"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Type </w:t>
      </w:r>
      <w:r w:rsidRPr="005D7F72">
        <w:rPr>
          <w:rFonts w:ascii="Times New Roman" w:hAnsi="Times New Roman" w:cs="Times New Roman"/>
          <w:b/>
          <w:sz w:val="24"/>
          <w:szCs w:val="24"/>
        </w:rPr>
        <w:t>make</w:t>
      </w:r>
      <w:r w:rsidRPr="005D7F72">
        <w:rPr>
          <w:rFonts w:ascii="Times New Roman" w:hAnsi="Times New Roman" w:cs="Times New Roman"/>
          <w:sz w:val="24"/>
          <w:szCs w:val="24"/>
        </w:rPr>
        <w:t xml:space="preserve"> once you are inside the bwa directory. For example</w:t>
      </w:r>
      <w:r w:rsidR="005111AD" w:rsidRPr="005D7F72">
        <w:rPr>
          <w:rFonts w:ascii="Times New Roman" w:hAnsi="Times New Roman" w:cs="Times New Roman"/>
          <w:sz w:val="24"/>
          <w:szCs w:val="24"/>
        </w:rPr>
        <w:t>:</w:t>
      </w:r>
    </w:p>
    <w:p w14:paraId="1BAB5691" w14:textId="2E3EFFBD" w:rsidR="008428CA" w:rsidRPr="005D7F72"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make</w:t>
      </w:r>
    </w:p>
    <w:p w14:paraId="0D45F735" w14:textId="11806E10" w:rsidR="008428CA" w:rsidRPr="005D7F72"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This operation produces a binary file: </w:t>
      </w:r>
      <w:r w:rsidRPr="005D7F72">
        <w:rPr>
          <w:rFonts w:ascii="Times New Roman" w:hAnsi="Times New Roman" w:cs="Times New Roman"/>
          <w:b/>
          <w:sz w:val="24"/>
          <w:szCs w:val="24"/>
        </w:rPr>
        <w:t>bwa</w:t>
      </w:r>
      <w:r w:rsidR="00F94583" w:rsidRPr="005D7F72">
        <w:rPr>
          <w:rFonts w:ascii="Times New Roman" w:hAnsi="Times New Roman" w:cs="Times New Roman"/>
          <w:b/>
          <w:sz w:val="24"/>
          <w:szCs w:val="24"/>
        </w:rPr>
        <w:t xml:space="preserve"> </w:t>
      </w:r>
    </w:p>
    <w:p w14:paraId="2CEF18E0" w14:textId="2A174889" w:rsidR="008428CA" w:rsidRPr="005D7F72"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r w:rsidR="00F94583" w:rsidRPr="005D7F72">
        <w:rPr>
          <w:rFonts w:ascii="Times New Roman" w:hAnsi="Times New Roman" w:cs="Times New Roman"/>
          <w:b/>
          <w:sz w:val="24"/>
          <w:szCs w:val="24"/>
        </w:rPr>
        <w:t>bwa</w:t>
      </w:r>
    </w:p>
    <w:p w14:paraId="5A4670F5" w14:textId="3873AD46" w:rsidR="00F94583" w:rsidRPr="005D7F72"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Cygwin/Mingw:</w:t>
      </w:r>
      <w:r w:rsidRPr="005D7F72">
        <w:rPr>
          <w:rFonts w:ascii="Times New Roman" w:hAnsi="Times New Roman" w:cs="Times New Roman"/>
          <w:b/>
          <w:sz w:val="24"/>
          <w:szCs w:val="24"/>
        </w:rPr>
        <w:t xml:space="preserve"> bwa.exe</w:t>
      </w:r>
    </w:p>
    <w:p w14:paraId="4FC9EEEE" w14:textId="484686B4" w:rsidR="00F94583" w:rsidRPr="005D7F72"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Give executable permission to the </w:t>
      </w:r>
      <w:r w:rsidRPr="005D7F72">
        <w:rPr>
          <w:rFonts w:ascii="Times New Roman" w:hAnsi="Times New Roman" w:cs="Times New Roman"/>
          <w:b/>
          <w:sz w:val="24"/>
          <w:szCs w:val="24"/>
        </w:rPr>
        <w:t>binary file</w:t>
      </w:r>
      <w:r w:rsidRPr="005D7F72">
        <w:rPr>
          <w:rFonts w:ascii="Times New Roman" w:hAnsi="Times New Roman" w:cs="Times New Roman"/>
          <w:sz w:val="24"/>
          <w:szCs w:val="24"/>
        </w:rPr>
        <w:t>.</w:t>
      </w:r>
      <w:r w:rsidR="00F94583" w:rsidRPr="005D7F72">
        <w:rPr>
          <w:rFonts w:ascii="Times New Roman" w:hAnsi="Times New Roman" w:cs="Times New Roman"/>
          <w:sz w:val="24"/>
          <w:szCs w:val="24"/>
        </w:rPr>
        <w:t xml:space="preserve"> For example</w:t>
      </w:r>
      <w:r w:rsidRPr="005D7F72">
        <w:rPr>
          <w:rFonts w:ascii="Times New Roman" w:hAnsi="Times New Roman" w:cs="Times New Roman"/>
          <w:sz w:val="24"/>
          <w:szCs w:val="24"/>
        </w:rPr>
        <w:t>:</w:t>
      </w:r>
    </w:p>
    <w:p w14:paraId="7391A6BC" w14:textId="67E71B3D" w:rsidR="005111AD" w:rsidRPr="005D7F72"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chmod +x </w:t>
      </w:r>
      <w:r w:rsidRPr="005D7F72">
        <w:rPr>
          <w:rFonts w:ascii="Times New Roman" w:hAnsi="Times New Roman" w:cs="Times New Roman"/>
          <w:b/>
          <w:sz w:val="24"/>
          <w:szCs w:val="24"/>
        </w:rPr>
        <w:t>bwa</w:t>
      </w:r>
    </w:p>
    <w:p w14:paraId="35B67ABA" w14:textId="62EAA46E" w:rsidR="005111AD" w:rsidRPr="005D7F72"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Cygwin/Mingw:</w:t>
      </w:r>
      <w:r w:rsidRPr="005D7F72">
        <w:rPr>
          <w:rFonts w:ascii="Times New Roman" w:hAnsi="Times New Roman" w:cs="Times New Roman"/>
          <w:b/>
          <w:sz w:val="24"/>
          <w:szCs w:val="24"/>
        </w:rPr>
        <w:t xml:space="preserve"> </w:t>
      </w:r>
      <w:r w:rsidRPr="005D7F72">
        <w:rPr>
          <w:rFonts w:ascii="Times New Roman" w:hAnsi="Times New Roman" w:cs="Times New Roman"/>
          <w:sz w:val="24"/>
          <w:szCs w:val="24"/>
        </w:rPr>
        <w:t xml:space="preserve">chmod +x </w:t>
      </w:r>
      <w:r w:rsidRPr="005D7F72">
        <w:rPr>
          <w:rFonts w:ascii="Times New Roman" w:hAnsi="Times New Roman" w:cs="Times New Roman"/>
          <w:b/>
          <w:sz w:val="24"/>
          <w:szCs w:val="24"/>
        </w:rPr>
        <w:t>bwa.exe</w:t>
      </w:r>
    </w:p>
    <w:p w14:paraId="4856F429" w14:textId="0C8C6F7A" w:rsidR="008428CA" w:rsidRPr="005D7F72" w:rsidRDefault="00F94583" w:rsidP="00F94583">
      <w:pPr>
        <w:pStyle w:val="Heading4"/>
      </w:pPr>
      <w:r w:rsidRPr="005D7F72">
        <w:t>Samtools</w:t>
      </w:r>
    </w:p>
    <w:p w14:paraId="09992F0D" w14:textId="309AE90B" w:rsidR="00F94583" w:rsidRPr="005D7F72"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54AEC4F6" w14:textId="5D93332C" w:rsidR="00F94583" w:rsidRPr="0006432D" w:rsidRDefault="00F94583" w:rsidP="00F94583">
      <w:pPr>
        <w:pStyle w:val="ListParagraph"/>
        <w:numPr>
          <w:ilvl w:val="0"/>
          <w:numId w:val="34"/>
        </w:numPr>
        <w:rPr>
          <w:rFonts w:ascii="Times New Roman" w:hAnsi="Times New Roman" w:cs="Times New Roman"/>
          <w:sz w:val="24"/>
          <w:szCs w:val="24"/>
        </w:rPr>
      </w:pPr>
      <w:r w:rsidRPr="0006432D">
        <w:rPr>
          <w:rFonts w:ascii="Times New Roman" w:hAnsi="Times New Roman" w:cs="Times New Roman"/>
          <w:sz w:val="24"/>
          <w:szCs w:val="24"/>
        </w:rPr>
        <w:t xml:space="preserve">Change </w:t>
      </w:r>
      <w:r w:rsidR="005111AD" w:rsidRPr="0006432D">
        <w:rPr>
          <w:rFonts w:ascii="Times New Roman" w:hAnsi="Times New Roman" w:cs="Times New Roman"/>
          <w:sz w:val="24"/>
          <w:szCs w:val="24"/>
        </w:rPr>
        <w:t>directory to the downloaded sam</w:t>
      </w:r>
      <w:r w:rsidRPr="0006432D">
        <w:rPr>
          <w:rFonts w:ascii="Times New Roman" w:hAnsi="Times New Roman" w:cs="Times New Roman"/>
          <w:sz w:val="24"/>
          <w:szCs w:val="24"/>
        </w:rPr>
        <w:t>tools-* directory. For example</w:t>
      </w:r>
      <w:r w:rsidR="005111AD" w:rsidRPr="0006432D">
        <w:rPr>
          <w:rFonts w:ascii="Times New Roman" w:hAnsi="Times New Roman" w:cs="Times New Roman"/>
          <w:sz w:val="24"/>
          <w:szCs w:val="24"/>
        </w:rPr>
        <w:t>:</w:t>
      </w:r>
    </w:p>
    <w:p w14:paraId="4FC6F6E5" w14:textId="1038A1F8" w:rsidR="00F94583" w:rsidRPr="0006432D" w:rsidRDefault="00F94583" w:rsidP="00F94583">
      <w:pPr>
        <w:pStyle w:val="ListParagraph"/>
        <w:numPr>
          <w:ilvl w:val="1"/>
          <w:numId w:val="34"/>
        </w:numPr>
        <w:rPr>
          <w:rStyle w:val="Emphasis"/>
          <w:rFonts w:ascii="Times New Roman" w:hAnsi="Times New Roman" w:cs="Times New Roman"/>
          <w:i w:val="0"/>
          <w:iCs w:val="0"/>
          <w:sz w:val="24"/>
          <w:szCs w:val="24"/>
        </w:rPr>
      </w:pPr>
      <w:r w:rsidRPr="0006432D">
        <w:rPr>
          <w:rFonts w:ascii="Times New Roman" w:hAnsi="Times New Roman" w:cs="Times New Roman"/>
          <w:sz w:val="24"/>
          <w:szCs w:val="24"/>
        </w:rPr>
        <w:t xml:space="preserve">cd </w:t>
      </w:r>
      <w:r w:rsidR="0006432D" w:rsidRPr="0006432D">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Type </w:t>
      </w:r>
      <w:r w:rsidRPr="005D7F72">
        <w:rPr>
          <w:rFonts w:ascii="Times New Roman" w:hAnsi="Times New Roman" w:cs="Times New Roman"/>
          <w:b/>
          <w:sz w:val="24"/>
          <w:szCs w:val="24"/>
        </w:rPr>
        <w:t>./configure</w:t>
      </w:r>
      <w:r w:rsidRPr="005D7F72">
        <w:rPr>
          <w:rFonts w:ascii="Times New Roman" w:hAnsi="Times New Roman" w:cs="Times New Roman"/>
          <w:sz w:val="24"/>
          <w:szCs w:val="24"/>
        </w:rPr>
        <w:t xml:space="preserve"> once you are inside the samtools directory. For example</w:t>
      </w:r>
      <w:r w:rsidR="005111AD" w:rsidRPr="005D7F72">
        <w:rPr>
          <w:rFonts w:ascii="Times New Roman" w:hAnsi="Times New Roman" w:cs="Times New Roman"/>
          <w:sz w:val="24"/>
          <w:szCs w:val="24"/>
        </w:rPr>
        <w:t>:</w:t>
      </w:r>
    </w:p>
    <w:p w14:paraId="0D1CE16F" w14:textId="64B08356"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./configure</w:t>
      </w:r>
    </w:p>
    <w:p w14:paraId="48F9741E" w14:textId="493A765D"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After configuration is completed, type </w:t>
      </w:r>
      <w:r w:rsidRPr="005D7F72">
        <w:rPr>
          <w:rFonts w:ascii="Times New Roman" w:hAnsi="Times New Roman" w:cs="Times New Roman"/>
          <w:b/>
          <w:sz w:val="24"/>
          <w:szCs w:val="24"/>
        </w:rPr>
        <w:t>make</w:t>
      </w:r>
      <w:r w:rsidRPr="005D7F72">
        <w:rPr>
          <w:rFonts w:ascii="Times New Roman" w:hAnsi="Times New Roman" w:cs="Times New Roman"/>
          <w:sz w:val="24"/>
          <w:szCs w:val="24"/>
        </w:rPr>
        <w:t>. For example</w:t>
      </w:r>
      <w:r w:rsidR="005111AD" w:rsidRPr="005D7F72">
        <w:rPr>
          <w:rFonts w:ascii="Times New Roman" w:hAnsi="Times New Roman" w:cs="Times New Roman"/>
          <w:sz w:val="24"/>
          <w:szCs w:val="24"/>
        </w:rPr>
        <w:t>:</w:t>
      </w:r>
    </w:p>
    <w:p w14:paraId="24E87B8A" w14:textId="77777777"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make</w:t>
      </w:r>
    </w:p>
    <w:p w14:paraId="28011B45" w14:textId="19538070"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This operation produces a binary file: </w:t>
      </w:r>
      <w:r w:rsidRPr="005D7F72">
        <w:rPr>
          <w:rFonts w:ascii="Times New Roman" w:hAnsi="Times New Roman" w:cs="Times New Roman"/>
          <w:b/>
          <w:sz w:val="24"/>
          <w:szCs w:val="24"/>
        </w:rPr>
        <w:t>samtools</w:t>
      </w:r>
    </w:p>
    <w:p w14:paraId="4D7FE588" w14:textId="3DA97AE1"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r w:rsidRPr="005D7F72">
        <w:rPr>
          <w:rFonts w:ascii="Times New Roman" w:hAnsi="Times New Roman" w:cs="Times New Roman"/>
          <w:b/>
          <w:sz w:val="24"/>
          <w:szCs w:val="24"/>
        </w:rPr>
        <w:t>samtools</w:t>
      </w:r>
    </w:p>
    <w:p w14:paraId="3E95667A" w14:textId="585C1CE3" w:rsidR="00F94583" w:rsidRPr="005D7F72"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5D7F72">
        <w:rPr>
          <w:rFonts w:ascii="Times New Roman" w:hAnsi="Times New Roman" w:cs="Times New Roman"/>
          <w:sz w:val="24"/>
          <w:szCs w:val="24"/>
        </w:rPr>
        <w:t>In Cygwin/Mingw:</w:t>
      </w:r>
      <w:r w:rsidRPr="005D7F72">
        <w:rPr>
          <w:rFonts w:ascii="Times New Roman" w:hAnsi="Times New Roman" w:cs="Times New Roman"/>
          <w:b/>
          <w:sz w:val="24"/>
          <w:szCs w:val="24"/>
        </w:rPr>
        <w:t xml:space="preserve"> samtools.exe</w:t>
      </w:r>
    </w:p>
    <w:p w14:paraId="2DE55676" w14:textId="77777777" w:rsidR="005111AD" w:rsidRPr="005D7F72"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Give executable permission to the </w:t>
      </w:r>
      <w:r w:rsidRPr="005D7F72">
        <w:rPr>
          <w:rFonts w:ascii="Times New Roman" w:hAnsi="Times New Roman" w:cs="Times New Roman"/>
          <w:b/>
          <w:sz w:val="24"/>
          <w:szCs w:val="24"/>
        </w:rPr>
        <w:t>binary file</w:t>
      </w:r>
      <w:r w:rsidRPr="005D7F72">
        <w:rPr>
          <w:rFonts w:ascii="Times New Roman" w:hAnsi="Times New Roman" w:cs="Times New Roman"/>
          <w:sz w:val="24"/>
          <w:szCs w:val="24"/>
        </w:rPr>
        <w:t>. For example:</w:t>
      </w:r>
    </w:p>
    <w:p w14:paraId="5232C3C9" w14:textId="60383CC3" w:rsidR="005111AD" w:rsidRPr="005D7F72"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In Unix based Operating system: chmod +x </w:t>
      </w:r>
      <w:r w:rsidRPr="005D7F72">
        <w:rPr>
          <w:rFonts w:ascii="Times New Roman" w:hAnsi="Times New Roman" w:cs="Times New Roman"/>
          <w:b/>
          <w:sz w:val="24"/>
          <w:szCs w:val="24"/>
        </w:rPr>
        <w:t>samtools</w:t>
      </w:r>
    </w:p>
    <w:p w14:paraId="008DC479" w14:textId="7DD06BD5" w:rsidR="005111AD" w:rsidRPr="005D7F72"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Cygwin/Mingw:</w:t>
      </w:r>
      <w:r w:rsidRPr="005D7F72">
        <w:rPr>
          <w:rFonts w:ascii="Times New Roman" w:hAnsi="Times New Roman" w:cs="Times New Roman"/>
          <w:b/>
          <w:sz w:val="24"/>
          <w:szCs w:val="24"/>
        </w:rPr>
        <w:t xml:space="preserve"> </w:t>
      </w:r>
      <w:r w:rsidRPr="005D7F72">
        <w:rPr>
          <w:rFonts w:ascii="Times New Roman" w:hAnsi="Times New Roman" w:cs="Times New Roman"/>
          <w:sz w:val="24"/>
          <w:szCs w:val="24"/>
        </w:rPr>
        <w:t xml:space="preserve">chmod +x </w:t>
      </w:r>
      <w:r w:rsidRPr="005D7F72">
        <w:rPr>
          <w:rFonts w:ascii="Times New Roman" w:hAnsi="Times New Roman" w:cs="Times New Roman"/>
          <w:b/>
          <w:sz w:val="24"/>
          <w:szCs w:val="24"/>
        </w:rPr>
        <w:t>samtools.exe</w:t>
      </w:r>
    </w:p>
    <w:p w14:paraId="029D607C" w14:textId="77777777" w:rsidR="00F94583" w:rsidRPr="005D7F72" w:rsidRDefault="00F94583" w:rsidP="00F94583">
      <w:pPr>
        <w:rPr>
          <w:rFonts w:ascii="Times New Roman" w:hAnsi="Times New Roman" w:cs="Times New Roman"/>
          <w:sz w:val="24"/>
          <w:szCs w:val="24"/>
        </w:rPr>
      </w:pPr>
    </w:p>
    <w:p w14:paraId="77BC4E06" w14:textId="77777777" w:rsidR="00E7316D" w:rsidRPr="005D7F72" w:rsidRDefault="00E7316D" w:rsidP="008B78C0">
      <w:pPr>
        <w:pStyle w:val="Heading2"/>
      </w:pPr>
      <w:bookmarkStart w:id="5" w:name="_Toc508398281"/>
      <w:r w:rsidRPr="005D7F72">
        <w:t>Create an index for a reference genome</w:t>
      </w:r>
      <w:bookmarkEnd w:id="5"/>
    </w:p>
    <w:p w14:paraId="0E0A4288" w14:textId="6E9203EB" w:rsidR="00E7316D" w:rsidRPr="005D7F72" w:rsidRDefault="00E7316D" w:rsidP="008B78C0">
      <w:pPr>
        <w:pStyle w:val="Heading3"/>
      </w:pPr>
      <w:bookmarkStart w:id="6" w:name="_Toc508398282"/>
      <w:r w:rsidRPr="005D7F72">
        <w:t>Purpose</w:t>
      </w:r>
      <w:bookmarkEnd w:id="6"/>
    </w:p>
    <w:p w14:paraId="3AA702BF" w14:textId="55947F99"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To build </w:t>
      </w:r>
      <w:r w:rsidR="00FD2B5A" w:rsidRPr="005D7F72">
        <w:rPr>
          <w:rFonts w:ascii="Times New Roman" w:hAnsi="Times New Roman" w:cs="Times New Roman"/>
          <w:sz w:val="24"/>
          <w:szCs w:val="24"/>
        </w:rPr>
        <w:t xml:space="preserve">an </w:t>
      </w:r>
      <w:r w:rsidRPr="005D7F72">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5D7F72" w:rsidRDefault="00E7316D" w:rsidP="008B78C0">
      <w:pPr>
        <w:pStyle w:val="Heading3"/>
      </w:pPr>
      <w:bookmarkStart w:id="7" w:name="_Toc508398283"/>
      <w:r w:rsidRPr="005D7F72">
        <w:t>Input</w:t>
      </w:r>
      <w:bookmarkEnd w:id="7"/>
    </w:p>
    <w:p w14:paraId="450C552B" w14:textId="0BE5E659" w:rsidR="00E7316D" w:rsidRPr="005D7F72"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5D7F72">
        <w:rPr>
          <w:rFonts w:ascii="Times New Roman" w:hAnsi="Times New Roman" w:cs="Times New Roman"/>
          <w:sz w:val="24"/>
          <w:szCs w:val="24"/>
        </w:rPr>
        <w:t xml:space="preserve">The reference input FASTA file </w:t>
      </w:r>
      <w:r w:rsidRPr="005D7F72">
        <w:rPr>
          <w:rFonts w:ascii="Times New Roman" w:hAnsi="Times New Roman" w:cs="Times New Roman"/>
          <w:sz w:val="24"/>
          <w:szCs w:val="24"/>
          <w:shd w:val="clear" w:color="auto" w:fill="FFFFFF"/>
        </w:rPr>
        <w:t>(usually having extension </w:t>
      </w:r>
      <w:r w:rsidR="00DB7E3E" w:rsidRPr="005D7F72">
        <w:rPr>
          <w:rFonts w:ascii="Times New Roman" w:hAnsi="Times New Roman" w:cs="Times New Roman"/>
          <w:sz w:val="24"/>
          <w:szCs w:val="24"/>
          <w:shd w:val="clear" w:color="auto" w:fill="FFFFFF"/>
        </w:rPr>
        <w:t>fa,</w:t>
      </w:r>
      <w:r w:rsidR="00DB7E3E" w:rsidRPr="005D7F72">
        <w:rPr>
          <w:rStyle w:val="HTMLCode"/>
          <w:rFonts w:ascii="Times New Roman" w:eastAsiaTheme="minorHAnsi" w:hAnsi="Times New Roman" w:cs="Times New Roman"/>
          <w:sz w:val="24"/>
          <w:szCs w:val="24"/>
          <w:shd w:val="clear" w:color="auto" w:fill="FFFFFF"/>
        </w:rPr>
        <w:t xml:space="preserve"> mfa,.</w:t>
      </w:r>
      <w:r w:rsidRPr="005D7F72">
        <w:rPr>
          <w:rStyle w:val="HTMLCode"/>
          <w:rFonts w:ascii="Times New Roman" w:eastAsiaTheme="minorHAnsi" w:hAnsi="Times New Roman" w:cs="Times New Roman"/>
          <w:sz w:val="24"/>
          <w:szCs w:val="24"/>
          <w:shd w:val="clear" w:color="auto" w:fill="FFFFFF"/>
        </w:rPr>
        <w:t>fna</w:t>
      </w:r>
      <w:r w:rsidRPr="005D7F72">
        <w:rPr>
          <w:rFonts w:ascii="Times New Roman" w:hAnsi="Times New Roman" w:cs="Times New Roman"/>
          <w:sz w:val="24"/>
          <w:szCs w:val="24"/>
          <w:shd w:val="clear" w:color="auto" w:fill="FFFFFF"/>
        </w:rPr>
        <w:t xml:space="preserve"> or similar). Read more about FASTA files here: </w:t>
      </w:r>
      <w:hyperlink r:id="rId13" w:history="1">
        <w:r w:rsidRPr="005D7F72">
          <w:rPr>
            <w:rStyle w:val="Hyperlink"/>
            <w:rFonts w:ascii="Times New Roman" w:hAnsi="Times New Roman" w:cs="Times New Roman"/>
            <w:sz w:val="24"/>
            <w:szCs w:val="24"/>
            <w:shd w:val="clear" w:color="auto" w:fill="FFFFFF"/>
          </w:rPr>
          <w:t>https://en.wikipedia.org/wiki/FASTA</w:t>
        </w:r>
      </w:hyperlink>
      <w:r w:rsidRPr="005D7F72">
        <w:rPr>
          <w:rFonts w:ascii="Times New Roman" w:hAnsi="Times New Roman" w:cs="Times New Roman"/>
          <w:color w:val="444444"/>
          <w:sz w:val="24"/>
          <w:szCs w:val="24"/>
          <w:shd w:val="clear" w:color="auto" w:fill="FFFFFF"/>
        </w:rPr>
        <w:t xml:space="preserve"> .</w:t>
      </w:r>
    </w:p>
    <w:p w14:paraId="0DC2A779" w14:textId="68649198" w:rsidR="009571E0" w:rsidRPr="005D7F72" w:rsidRDefault="00A43525" w:rsidP="00A43525">
      <w:pPr>
        <w:pStyle w:val="Heading3"/>
      </w:pPr>
      <w:bookmarkStart w:id="8" w:name="_Toc508398284"/>
      <w:r w:rsidRPr="005D7F72">
        <w:rPr>
          <w:shd w:val="clear" w:color="auto" w:fill="FFFFFF"/>
        </w:rPr>
        <w:t>Test Data</w:t>
      </w:r>
      <w:bookmarkEnd w:id="8"/>
    </w:p>
    <w:p w14:paraId="052C1995" w14:textId="2BFEDA78" w:rsidR="00E7316D" w:rsidRPr="005D7F72"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5D7F72">
        <w:rPr>
          <w:rFonts w:ascii="Times New Roman" w:hAnsi="Times New Roman" w:cs="Times New Roman"/>
          <w:sz w:val="24"/>
          <w:szCs w:val="24"/>
        </w:rPr>
        <w:tab/>
      </w:r>
      <w:r w:rsidR="00A12A83" w:rsidRPr="005D7F72">
        <w:rPr>
          <w:rFonts w:ascii="Times New Roman" w:hAnsi="Times New Roman" w:cs="Times New Roman"/>
          <w:sz w:val="24"/>
          <w:szCs w:val="24"/>
        </w:rPr>
        <w:t xml:space="preserve">The human </w:t>
      </w:r>
      <w:r w:rsidR="009C731C" w:rsidRPr="005D7F72">
        <w:rPr>
          <w:rFonts w:ascii="Times New Roman" w:hAnsi="Times New Roman" w:cs="Times New Roman"/>
          <w:sz w:val="24"/>
          <w:szCs w:val="24"/>
        </w:rPr>
        <w:t>h</w:t>
      </w:r>
      <w:r w:rsidRPr="005D7F72">
        <w:rPr>
          <w:rFonts w:ascii="Times New Roman" w:hAnsi="Times New Roman" w:cs="Times New Roman"/>
          <w:sz w:val="24"/>
          <w:szCs w:val="24"/>
        </w:rPr>
        <w:t xml:space="preserve">g19 genome data (.fa) can be </w:t>
      </w:r>
      <w:r w:rsidR="00CE6898" w:rsidRPr="005D7F72">
        <w:rPr>
          <w:rFonts w:ascii="Times New Roman" w:hAnsi="Times New Roman" w:cs="Times New Roman"/>
          <w:sz w:val="24"/>
          <w:szCs w:val="24"/>
        </w:rPr>
        <w:t>downloaded from</w:t>
      </w:r>
      <w:r w:rsidRPr="005D7F72">
        <w:rPr>
          <w:rFonts w:ascii="Times New Roman" w:hAnsi="Times New Roman" w:cs="Times New Roman"/>
          <w:sz w:val="24"/>
          <w:szCs w:val="24"/>
        </w:rPr>
        <w:t xml:space="preserve"> here:</w:t>
      </w:r>
      <w:r w:rsidR="009C731C" w:rsidRPr="005D7F72">
        <w:rPr>
          <w:rFonts w:ascii="Times New Roman" w:hAnsi="Times New Roman" w:cs="Times New Roman"/>
          <w:sz w:val="24"/>
          <w:szCs w:val="24"/>
        </w:rPr>
        <w:t xml:space="preserve"> </w:t>
      </w:r>
      <w:hyperlink r:id="rId14" w:history="1">
        <w:r w:rsidR="009C731C" w:rsidRPr="005D7F72">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5D7F72" w:rsidRDefault="00E7316D" w:rsidP="008B78C0">
      <w:pPr>
        <w:pStyle w:val="Heading3"/>
      </w:pPr>
      <w:bookmarkStart w:id="9" w:name="_Toc508398285"/>
      <w:r w:rsidRPr="005D7F72">
        <w:t>Output</w:t>
      </w:r>
      <w:bookmarkEnd w:id="9"/>
    </w:p>
    <w:p w14:paraId="6F105713" w14:textId="77777777" w:rsidR="00E7316D" w:rsidRPr="005D7F72" w:rsidRDefault="00E7316D" w:rsidP="00E7316D">
      <w:pPr>
        <w:pStyle w:val="ListParagraph"/>
        <w:spacing w:before="100" w:beforeAutospacing="1" w:after="0" w:line="360" w:lineRule="auto"/>
        <w:ind w:left="1530"/>
        <w:rPr>
          <w:rFonts w:ascii="Times New Roman" w:hAnsi="Times New Roman" w:cs="Times New Roman"/>
          <w:sz w:val="24"/>
          <w:szCs w:val="24"/>
        </w:rPr>
      </w:pPr>
      <w:r w:rsidRPr="005D7F72">
        <w:rPr>
          <w:rFonts w:ascii="Times New Roman" w:hAnsi="Times New Roman" w:cs="Times New Roman"/>
          <w:sz w:val="24"/>
          <w:szCs w:val="24"/>
        </w:rPr>
        <w:t xml:space="preserve"> It generates a shell script with the name </w:t>
      </w:r>
      <w:r w:rsidRPr="005D7F72">
        <w:rPr>
          <w:rFonts w:ascii="Times New Roman" w:hAnsi="Times New Roman" w:cs="Times New Roman"/>
          <w:i/>
          <w:sz w:val="24"/>
          <w:szCs w:val="24"/>
        </w:rPr>
        <w:t>Indexer_script.sh</w:t>
      </w:r>
      <w:r w:rsidRPr="005D7F72">
        <w:rPr>
          <w:rFonts w:ascii="Times New Roman" w:hAnsi="Times New Roman" w:cs="Times New Roman"/>
          <w:sz w:val="24"/>
          <w:szCs w:val="24"/>
        </w:rPr>
        <w:t xml:space="preserve">.  </w:t>
      </w:r>
    </w:p>
    <w:p w14:paraId="60E956CE" w14:textId="77777777" w:rsidR="00E7316D" w:rsidRPr="005D7F72" w:rsidRDefault="00E7316D" w:rsidP="008B78C0">
      <w:pPr>
        <w:pStyle w:val="Heading3"/>
      </w:pPr>
      <w:bookmarkStart w:id="10" w:name="_Toc508398286"/>
      <w:r w:rsidRPr="005D7F72">
        <w:t>Output of script:</w:t>
      </w:r>
      <w:bookmarkEnd w:id="10"/>
    </w:p>
    <w:p w14:paraId="72B4140B" w14:textId="0A9088BC" w:rsidR="00E7316D" w:rsidRPr="005D7F72"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5D7F72">
        <w:rPr>
          <w:rFonts w:ascii="Times New Roman" w:hAnsi="Times New Roman" w:cs="Times New Roman"/>
          <w:sz w:val="24"/>
          <w:szCs w:val="24"/>
        </w:rPr>
        <w:t>A list of index files. This varies depending on the tool selected for indexing. BWA output 5 files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rPr>
        <w:t>.amb,</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shd w:val="clear" w:color="auto" w:fill="FFFFFF"/>
        </w:rPr>
        <w:t>. ann</w:t>
      </w:r>
      <w:r w:rsidRPr="005D7F72">
        <w:rPr>
          <w:rFonts w:ascii="Times New Roman" w:hAnsi="Times New Roman" w:cs="Times New Roman"/>
          <w:sz w:val="24"/>
          <w:szCs w:val="24"/>
        </w:rPr>
        <w:t>, NAME</w:t>
      </w:r>
      <w:r w:rsidRPr="005D7F72">
        <w:rPr>
          <w:rFonts w:ascii="Times New Roman" w:hAnsi="Times New Roman" w:cs="Times New Roman"/>
          <w:sz w:val="24"/>
          <w:szCs w:val="24"/>
          <w:shd w:val="clear" w:color="auto" w:fill="FFFFFF"/>
        </w:rPr>
        <w:t>. bwt</w:t>
      </w:r>
      <w:r w:rsidRPr="005D7F72">
        <w:rPr>
          <w:rFonts w:ascii="Times New Roman" w:hAnsi="Times New Roman" w:cs="Times New Roman"/>
          <w:sz w:val="24"/>
          <w:szCs w:val="24"/>
        </w:rPr>
        <w:t>, NAME</w:t>
      </w:r>
      <w:r w:rsidRPr="005D7F72">
        <w:rPr>
          <w:rFonts w:ascii="Times New Roman" w:hAnsi="Times New Roman" w:cs="Times New Roman"/>
          <w:sz w:val="24"/>
          <w:szCs w:val="24"/>
          <w:shd w:val="clear" w:color="auto" w:fill="FFFFFF"/>
        </w:rPr>
        <w:t> </w:t>
      </w:r>
      <w:r w:rsidRPr="005D7F72">
        <w:rPr>
          <w:rFonts w:ascii="Times New Roman" w:hAnsi="Times New Roman" w:cs="Times New Roman"/>
          <w:sz w:val="24"/>
          <w:szCs w:val="24"/>
        </w:rPr>
        <w:t xml:space="preserve">.pac, and </w:t>
      </w:r>
      <w:r w:rsidRPr="005D7F72">
        <w:rPr>
          <w:rFonts w:ascii="Times New Roman" w:hAnsi="Times New Roman" w:cs="Times New Roman"/>
          <w:sz w:val="24"/>
          <w:szCs w:val="24"/>
          <w:shd w:val="clear" w:color="auto" w:fill="FFFFFF"/>
        </w:rPr>
        <w:t>NAME.sa</w:t>
      </w:r>
      <w:r w:rsidRPr="005D7F72">
        <w:rPr>
          <w:rFonts w:ascii="Times New Roman" w:hAnsi="Times New Roman" w:cs="Times New Roman"/>
          <w:sz w:val="24"/>
          <w:szCs w:val="24"/>
        </w:rPr>
        <w:t xml:space="preserve">), where </w:t>
      </w:r>
      <w:r w:rsidRPr="005D7F72">
        <w:rPr>
          <w:rFonts w:ascii="Times New Roman" w:hAnsi="Times New Roman" w:cs="Times New Roman"/>
          <w:sz w:val="24"/>
          <w:szCs w:val="24"/>
          <w:shd w:val="clear" w:color="auto" w:fill="FFFFFF"/>
        </w:rPr>
        <w:t>NAME </w:t>
      </w:r>
      <w:r w:rsidRPr="005D7F72">
        <w:rPr>
          <w:rFonts w:ascii="Times New Roman" w:hAnsi="Times New Roman" w:cs="Times New Roman"/>
          <w:sz w:val="24"/>
          <w:szCs w:val="24"/>
        </w:rPr>
        <w:t>is a prefix string, and Bowtie</w:t>
      </w:r>
      <w:r w:rsidR="00A43525" w:rsidRPr="005D7F72">
        <w:rPr>
          <w:rFonts w:ascii="Times New Roman" w:hAnsi="Times New Roman" w:cs="Times New Roman"/>
          <w:sz w:val="24"/>
          <w:szCs w:val="24"/>
        </w:rPr>
        <w:t>2</w:t>
      </w:r>
      <w:r w:rsidRPr="005D7F72">
        <w:rPr>
          <w:rFonts w:ascii="Times New Roman" w:hAnsi="Times New Roman" w:cs="Times New Roman"/>
          <w:sz w:val="24"/>
          <w:szCs w:val="24"/>
        </w:rPr>
        <w:t xml:space="preserve"> outputs 6 files (</w:t>
      </w:r>
      <w:r w:rsidRPr="005D7F72">
        <w:rPr>
          <w:rStyle w:val="HTMLCode"/>
          <w:rFonts w:ascii="Times New Roman" w:eastAsiaTheme="minorHAnsi" w:hAnsi="Times New Roman" w:cs="Times New Roman"/>
          <w:sz w:val="24"/>
          <w:szCs w:val="24"/>
          <w:shd w:val="clear" w:color="auto" w:fill="FFFFFF"/>
        </w:rPr>
        <w:t>NAME.1.bt2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NAME.2.bt2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NAME.3.bt2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NAME.4.bt2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NAME.rev.1.bt2</w:t>
      </w:r>
      <w:r w:rsidRPr="005D7F72">
        <w:rPr>
          <w:rFonts w:ascii="Times New Roman" w:hAnsi="Times New Roman" w:cs="Times New Roman"/>
          <w:sz w:val="24"/>
          <w:szCs w:val="24"/>
          <w:shd w:val="clear" w:color="auto" w:fill="FFFFFF"/>
        </w:rPr>
        <w:t>, and </w:t>
      </w:r>
      <w:r w:rsidRPr="005D7F72">
        <w:rPr>
          <w:rStyle w:val="HTMLCode"/>
          <w:rFonts w:ascii="Times New Roman" w:eastAsiaTheme="minorHAnsi" w:hAnsi="Times New Roman" w:cs="Times New Roman"/>
          <w:sz w:val="24"/>
          <w:szCs w:val="24"/>
          <w:shd w:val="clear" w:color="auto" w:fill="FFFFFF"/>
        </w:rPr>
        <w:t>NAME.rev.2.bt2)</w:t>
      </w:r>
      <w:r w:rsidRPr="005D7F72">
        <w:rPr>
          <w:rFonts w:ascii="Times New Roman" w:hAnsi="Times New Roman" w:cs="Times New Roman"/>
          <w:sz w:val="24"/>
          <w:szCs w:val="24"/>
          <w:shd w:val="clear" w:color="auto" w:fill="FFFFFF"/>
        </w:rPr>
        <w:t xml:space="preserve"> where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shd w:val="clear" w:color="auto" w:fill="FFFFFF"/>
        </w:rPr>
        <w:t> is </w:t>
      </w:r>
      <w:r w:rsidRPr="005D7F72">
        <w:rPr>
          <w:rStyle w:val="HTMLCode"/>
          <w:rFonts w:ascii="Times New Roman" w:eastAsiaTheme="minorHAnsi" w:hAnsi="Times New Roman" w:cs="Times New Roman"/>
          <w:sz w:val="24"/>
          <w:szCs w:val="24"/>
          <w:shd w:val="clear" w:color="auto" w:fill="FFFFFF"/>
        </w:rPr>
        <w:t>&lt;bt2_base&gt;</w:t>
      </w:r>
      <w:r w:rsidRPr="005D7F72">
        <w:rPr>
          <w:rFonts w:ascii="Times New Roman" w:hAnsi="Times New Roman" w:cs="Times New Roman"/>
          <w:sz w:val="24"/>
          <w:szCs w:val="24"/>
          <w:shd w:val="clear" w:color="auto" w:fill="FFFFFF"/>
        </w:rPr>
        <w:t>.</w:t>
      </w:r>
    </w:p>
    <w:p w14:paraId="659C55D0" w14:textId="075FC84A" w:rsidR="009571E0" w:rsidRPr="005D7F72" w:rsidRDefault="00A43525" w:rsidP="00A43525">
      <w:pPr>
        <w:pStyle w:val="Heading3"/>
        <w:rPr>
          <w:shd w:val="clear" w:color="auto" w:fill="FFFFFF"/>
        </w:rPr>
      </w:pPr>
      <w:bookmarkStart w:id="11" w:name="_Toc508398287"/>
      <w:r w:rsidRPr="005D7F72">
        <w:t>Test Data Output</w:t>
      </w:r>
      <w:bookmarkEnd w:id="11"/>
    </w:p>
    <w:p w14:paraId="5E49A9CE" w14:textId="67ADB9EE" w:rsidR="009571E0" w:rsidRPr="005D7F72" w:rsidRDefault="009571E0" w:rsidP="00E7316D">
      <w:pPr>
        <w:pStyle w:val="ListParagraph"/>
        <w:spacing w:before="100" w:beforeAutospacing="1" w:after="0" w:line="360" w:lineRule="auto"/>
        <w:ind w:left="1530"/>
        <w:rPr>
          <w:rFonts w:ascii="Times New Roman" w:hAnsi="Times New Roman" w:cs="Times New Roman"/>
          <w:sz w:val="24"/>
          <w:szCs w:val="24"/>
        </w:rPr>
      </w:pPr>
      <w:r w:rsidRPr="005D7F72">
        <w:rPr>
          <w:rFonts w:ascii="Times New Roman" w:hAnsi="Times New Roman" w:cs="Times New Roman"/>
          <w:sz w:val="24"/>
          <w:szCs w:val="24"/>
        </w:rPr>
        <w:lastRenderedPageBreak/>
        <w:t xml:space="preserve">Generated index for </w:t>
      </w:r>
      <w:r w:rsidR="000268AA" w:rsidRPr="005D7F72">
        <w:rPr>
          <w:rFonts w:ascii="Times New Roman" w:hAnsi="Times New Roman" w:cs="Times New Roman"/>
          <w:sz w:val="24"/>
          <w:szCs w:val="24"/>
        </w:rPr>
        <w:t xml:space="preserve">the </w:t>
      </w:r>
      <w:r w:rsidRPr="005D7F72">
        <w:rPr>
          <w:rFonts w:ascii="Times New Roman" w:hAnsi="Times New Roman" w:cs="Times New Roman"/>
          <w:sz w:val="24"/>
          <w:szCs w:val="24"/>
        </w:rPr>
        <w:t xml:space="preserve">hg19 human genome by bowtie2 and bwa tools can be downloaded from here: </w:t>
      </w:r>
      <w:hyperlink r:id="rId15" w:history="1">
        <w:r w:rsidRPr="005D7F72">
          <w:rPr>
            <w:rStyle w:val="Hyperlink"/>
            <w:rFonts w:ascii="Times New Roman" w:hAnsi="Times New Roman" w:cs="Times New Roman"/>
            <w:sz w:val="24"/>
            <w:szCs w:val="24"/>
          </w:rPr>
          <w:t>http://sysbio.rnet.missouri.edu/bdm_download/GenomeFlow/hg19_genome/</w:t>
        </w:r>
      </w:hyperlink>
    </w:p>
    <w:p w14:paraId="50A17E1B" w14:textId="77777777" w:rsidR="009571E0" w:rsidRPr="005D7F72"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5D7F72" w:rsidRDefault="00E7316D" w:rsidP="008B78C0">
      <w:pPr>
        <w:pStyle w:val="Heading3"/>
      </w:pPr>
      <w:bookmarkStart w:id="12" w:name="_Toc508398288"/>
      <w:r w:rsidRPr="005D7F72">
        <w:t>Running</w:t>
      </w:r>
      <w:bookmarkEnd w:id="12"/>
    </w:p>
    <w:p w14:paraId="1476F4DE" w14:textId="77777777" w:rsidR="00E7316D" w:rsidRPr="005D7F72" w:rsidRDefault="00E7316D" w:rsidP="00E7316D">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1D-Functions/Build index for reference genome</w:t>
      </w:r>
    </w:p>
    <w:p w14:paraId="629F9752" w14:textId="77777777" w:rsidR="00EA772A" w:rsidRPr="005D7F72" w:rsidRDefault="00E7316D" w:rsidP="00EA772A">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Generate a script called Indexer_script.sh</w:t>
      </w:r>
    </w:p>
    <w:p w14:paraId="112EEE20" w14:textId="7804939B" w:rsidR="00EA772A" w:rsidRPr="005D7F72" w:rsidRDefault="00EA772A" w:rsidP="00EA772A">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693E3E6A" w14:textId="558C927C" w:rsidR="00660D4D" w:rsidRPr="005D7F72" w:rsidRDefault="00E7316D" w:rsidP="00C018F9">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Indexer_script.sh</w:t>
      </w:r>
      <w:r w:rsidRPr="005D7F72">
        <w:rPr>
          <w:rFonts w:ascii="Times New Roman" w:hAnsi="Times New Roman" w:cs="Times New Roman"/>
          <w:sz w:val="24"/>
          <w:szCs w:val="24"/>
        </w:rPr>
        <w:t xml:space="preserve"> in a Unix Terminal</w:t>
      </w:r>
    </w:p>
    <w:p w14:paraId="0CDC9417" w14:textId="77777777" w:rsidR="00CB36BB" w:rsidRPr="005D7F72" w:rsidRDefault="00CB36BB" w:rsidP="00CB36BB">
      <w:pPr>
        <w:pStyle w:val="ListParagraph"/>
        <w:ind w:left="1530"/>
        <w:rPr>
          <w:rFonts w:ascii="Times New Roman" w:hAnsi="Times New Roman" w:cs="Times New Roman"/>
          <w:sz w:val="24"/>
          <w:szCs w:val="24"/>
        </w:rPr>
      </w:pPr>
    </w:p>
    <w:p w14:paraId="14FCDCB8" w14:textId="62C8B5F5" w:rsidR="00C018F9" w:rsidRPr="005D7F72" w:rsidRDefault="00C018F9" w:rsidP="00C018F9">
      <w:pPr>
        <w:pStyle w:val="ListParagraph"/>
        <w:numPr>
          <w:ilvl w:val="0"/>
          <w:numId w:val="25"/>
        </w:numPr>
        <w:ind w:left="1530" w:hanging="27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w:t>
      </w:r>
      <w:r w:rsidRPr="005D7F72">
        <w:rPr>
          <w:rStyle w:val="Emphasis"/>
          <w:rFonts w:ascii="Times New Roman" w:hAnsi="Times New Roman" w:cs="Times New Roman"/>
          <w:sz w:val="24"/>
          <w:szCs w:val="24"/>
          <w:bdr w:val="none" w:sz="0" w:space="0" w:color="auto" w:frame="1"/>
          <w:shd w:val="clear" w:color="auto" w:fill="FFFFFF"/>
        </w:rPr>
        <w:t xml:space="preserve"> </w:t>
      </w:r>
      <w:r w:rsidR="00AF50B3">
        <w:rPr>
          <w:rStyle w:val="Emphasis"/>
          <w:rFonts w:ascii="Times New Roman" w:hAnsi="Times New Roman" w:cs="Times New Roman"/>
          <w:sz w:val="24"/>
          <w:szCs w:val="24"/>
          <w:bdr w:val="none" w:sz="0" w:space="0" w:color="auto" w:frame="1"/>
          <w:shd w:val="clear" w:color="auto" w:fill="FFFFFF"/>
        </w:rPr>
        <w:t>“</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AF50B3">
        <w:rPr>
          <w:rStyle w:val="Emphasis"/>
          <w:rFonts w:ascii="Times New Roman" w:hAnsi="Times New Roman" w:cs="Times New Roman"/>
          <w:color w:val="000000" w:themeColor="text1"/>
          <w:sz w:val="24"/>
          <w:szCs w:val="24"/>
          <w:bdr w:val="none" w:sz="0" w:space="0" w:color="auto" w:frame="1"/>
          <w:shd w:val="clear" w:color="auto" w:fill="FFFFFF"/>
        </w:rPr>
        <w:t>”</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12623365"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5D7F72" w:rsidRDefault="00E7316D" w:rsidP="00E7316D">
      <w:pPr>
        <w:rPr>
          <w:rFonts w:ascii="Times New Roman" w:hAnsi="Times New Roman" w:cs="Times New Roman"/>
          <w:sz w:val="24"/>
          <w:szCs w:val="24"/>
        </w:rPr>
      </w:pPr>
    </w:p>
    <w:p w14:paraId="12A3A190" w14:textId="6E5467EB" w:rsidR="00E7316D" w:rsidRPr="005D7F72" w:rsidRDefault="007877B0" w:rsidP="00E7316D">
      <w:pPr>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3723A5F2" wp14:editId="0900C922">
            <wp:extent cx="6286500" cy="208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082165"/>
                    </a:xfrm>
                    <a:prstGeom prst="rect">
                      <a:avLst/>
                    </a:prstGeom>
                  </pic:spPr>
                </pic:pic>
              </a:graphicData>
            </a:graphic>
          </wp:inline>
        </w:drawing>
      </w:r>
    </w:p>
    <w:p w14:paraId="2A79C790" w14:textId="77777777" w:rsidR="00E7316D" w:rsidRPr="005D7F72" w:rsidRDefault="00E7316D" w:rsidP="008B139E">
      <w:pPr>
        <w:pStyle w:val="Figures"/>
        <w:rPr>
          <w:rFonts w:cs="Times New Roman"/>
          <w:szCs w:val="24"/>
        </w:rPr>
      </w:pPr>
      <w:bookmarkStart w:id="13" w:name="_Toc509324182"/>
      <w:r w:rsidRPr="005D7F72">
        <w:rPr>
          <w:rFonts w:cs="Times New Roman"/>
          <w:szCs w:val="24"/>
        </w:rPr>
        <w:t>Figure 1: Create an index for a reference genome</w:t>
      </w:r>
      <w:bookmarkEnd w:id="13"/>
    </w:p>
    <w:p w14:paraId="1CE9A646" w14:textId="77777777" w:rsidR="00E7316D" w:rsidRPr="005D7F72"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1EAF278E" w14:textId="77777777" w:rsidTr="001F57D5">
        <w:tc>
          <w:tcPr>
            <w:tcW w:w="1705" w:type="dxa"/>
          </w:tcPr>
          <w:p w14:paraId="4A9C7F6E"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70D17B0C"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2F6A5E44"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6D5DE8E6" w14:textId="77777777" w:rsidTr="001F57D5">
        <w:tc>
          <w:tcPr>
            <w:tcW w:w="1705" w:type="dxa"/>
          </w:tcPr>
          <w:p w14:paraId="408D25B0"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Input Reference Genome file</w:t>
            </w:r>
          </w:p>
        </w:tc>
        <w:tc>
          <w:tcPr>
            <w:tcW w:w="6210" w:type="dxa"/>
          </w:tcPr>
          <w:p w14:paraId="01EBA623"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A reference genome file </w:t>
            </w:r>
            <w:r w:rsidRPr="005D7F72">
              <w:rPr>
                <w:rFonts w:ascii="Times New Roman" w:hAnsi="Times New Roman" w:cs="Times New Roman"/>
                <w:sz w:val="24"/>
                <w:szCs w:val="24"/>
                <w:shd w:val="clear" w:color="auto" w:fill="FFFFFF"/>
              </w:rPr>
              <w:t>having extension. fa, </w:t>
            </w:r>
            <w:r w:rsidRPr="005D7F72">
              <w:rPr>
                <w:rStyle w:val="HTMLCode"/>
                <w:rFonts w:ascii="Times New Roman" w:eastAsiaTheme="minorHAnsi" w:hAnsi="Times New Roman" w:cs="Times New Roman"/>
                <w:sz w:val="24"/>
                <w:szCs w:val="24"/>
                <w:shd w:val="clear" w:color="auto" w:fill="FFFFFF"/>
              </w:rPr>
              <w:t>.mfa</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.fna</w:t>
            </w:r>
            <w:r w:rsidRPr="005D7F72">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7BF743E" w14:textId="77777777" w:rsidTr="001F57D5">
        <w:tc>
          <w:tcPr>
            <w:tcW w:w="1705" w:type="dxa"/>
          </w:tcPr>
          <w:p w14:paraId="46BCB3EB"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Output Directory</w:t>
            </w:r>
          </w:p>
        </w:tc>
        <w:tc>
          <w:tcPr>
            <w:tcW w:w="6210" w:type="dxa"/>
          </w:tcPr>
          <w:p w14:paraId="504F1BA8"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05E4DB58"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100CCA1" w14:textId="77777777" w:rsidTr="001F57D5">
        <w:tc>
          <w:tcPr>
            <w:tcW w:w="1705" w:type="dxa"/>
          </w:tcPr>
          <w:p w14:paraId="46DB4DFB"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664B7FC1"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17"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18"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tc>
        <w:tc>
          <w:tcPr>
            <w:tcW w:w="1435" w:type="dxa"/>
          </w:tcPr>
          <w:p w14:paraId="79710CB1"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bwa</w:t>
            </w:r>
          </w:p>
        </w:tc>
      </w:tr>
      <w:tr w:rsidR="00E7316D" w:rsidRPr="005D7F72" w14:paraId="58EAB1E0" w14:textId="77777777" w:rsidTr="001F57D5">
        <w:tc>
          <w:tcPr>
            <w:tcW w:w="1705" w:type="dxa"/>
          </w:tcPr>
          <w:p w14:paraId="16B6E660"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01B0B8F6"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5F11072D" w14:textId="77777777" w:rsidR="002B3F6B" w:rsidRPr="005D7F72" w:rsidRDefault="002B3F6B" w:rsidP="002B3F6B">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binary you compiled from bwa-* directory</w:t>
            </w:r>
          </w:p>
          <w:p w14:paraId="37677E74" w14:textId="3E490D8B" w:rsidR="00E7316D" w:rsidRPr="005D7F72" w:rsidRDefault="002B3F6B" w:rsidP="002B3F6B">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bowtie2-biuild</w:t>
            </w:r>
            <w:r w:rsidRPr="005D7F72">
              <w:rPr>
                <w:rFonts w:ascii="Times New Roman" w:hAnsi="Times New Roman" w:cs="Times New Roman"/>
                <w:color w:val="0070C0"/>
                <w:sz w:val="24"/>
                <w:szCs w:val="24"/>
              </w:rPr>
              <w:t xml:space="preserve"> </w:t>
            </w:r>
            <w:r w:rsidRPr="005D7F72">
              <w:rPr>
                <w:rFonts w:ascii="Times New Roman" w:hAnsi="Times New Roman" w:cs="Times New Roman"/>
                <w:color w:val="000000" w:themeColor="text1"/>
                <w:sz w:val="24"/>
                <w:szCs w:val="24"/>
              </w:rPr>
              <w:t xml:space="preserve">binary file </w:t>
            </w:r>
            <w:r w:rsidRPr="005D7F72">
              <w:rPr>
                <w:rFonts w:ascii="Times New Roman" w:hAnsi="Times New Roman" w:cs="Times New Roman"/>
                <w:sz w:val="24"/>
                <w:szCs w:val="24"/>
              </w:rPr>
              <w:t>from the bowtie2-* directory</w:t>
            </w:r>
          </w:p>
        </w:tc>
        <w:tc>
          <w:tcPr>
            <w:tcW w:w="1435" w:type="dxa"/>
          </w:tcPr>
          <w:p w14:paraId="186AEBF4"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7C0A47E1" w14:textId="77777777" w:rsidTr="001F57D5">
        <w:tc>
          <w:tcPr>
            <w:tcW w:w="1705" w:type="dxa"/>
          </w:tcPr>
          <w:p w14:paraId="3EB6CE18"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060D41E5" w14:textId="75F106D3" w:rsidR="00E7316D" w:rsidRPr="005D7F72" w:rsidRDefault="00FD2B5A" w:rsidP="00FD2B5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This </w:t>
            </w:r>
            <w:r w:rsidR="00CE4473">
              <w:rPr>
                <w:rFonts w:ascii="Times New Roman" w:hAnsi="Times New Roman" w:cs="Times New Roman"/>
                <w:sz w:val="24"/>
                <w:szCs w:val="24"/>
              </w:rPr>
              <w:t>o</w:t>
            </w:r>
            <w:r w:rsidRPr="005D7F72">
              <w:rPr>
                <w:rFonts w:ascii="Times New Roman" w:hAnsi="Times New Roman" w:cs="Times New Roman"/>
                <w:sz w:val="24"/>
                <w:szCs w:val="24"/>
              </w:rPr>
              <w:t xml:space="preserve">ption is </w:t>
            </w:r>
            <w:r w:rsidR="00E7316D" w:rsidRPr="005D7F72">
              <w:rPr>
                <w:rFonts w:ascii="Times New Roman" w:hAnsi="Times New Roman" w:cs="Times New Roman"/>
                <w:sz w:val="24"/>
                <w:szCs w:val="24"/>
              </w:rPr>
              <w:t>available</w:t>
            </w:r>
            <w:r w:rsidRPr="005D7F72">
              <w:rPr>
                <w:rFonts w:ascii="Times New Roman" w:hAnsi="Times New Roman" w:cs="Times New Roman"/>
                <w:sz w:val="24"/>
                <w:szCs w:val="24"/>
              </w:rPr>
              <w:t xml:space="preserve"> only </w:t>
            </w:r>
            <w:r w:rsidR="00E7316D" w:rsidRPr="005D7F72">
              <w:rPr>
                <w:rFonts w:ascii="Times New Roman" w:hAnsi="Times New Roman" w:cs="Times New Roman"/>
                <w:sz w:val="24"/>
                <w:szCs w:val="24"/>
              </w:rPr>
              <w:t xml:space="preserve">for the </w:t>
            </w:r>
            <w:r w:rsidR="00E7316D" w:rsidRPr="005D7F72">
              <w:rPr>
                <w:rFonts w:ascii="Times New Roman" w:hAnsi="Times New Roman" w:cs="Times New Roman"/>
                <w:b/>
                <w:sz w:val="24"/>
                <w:szCs w:val="24"/>
              </w:rPr>
              <w:t>bowtie2-biuild</w:t>
            </w:r>
            <w:r w:rsidR="00E7316D" w:rsidRPr="005D7F72">
              <w:rPr>
                <w:rFonts w:ascii="Times New Roman" w:hAnsi="Times New Roman" w:cs="Times New Roman"/>
                <w:sz w:val="24"/>
                <w:szCs w:val="24"/>
              </w:rPr>
              <w:t xml:space="preserve"> indexer</w:t>
            </w:r>
            <w:r w:rsidR="00CE4473">
              <w:rPr>
                <w:rFonts w:ascii="Times New Roman" w:hAnsi="Times New Roman" w:cs="Times New Roman"/>
                <w:sz w:val="24"/>
                <w:szCs w:val="24"/>
              </w:rPr>
              <w:t>.</w:t>
            </w:r>
            <w:r w:rsidR="00E7316D" w:rsidRPr="005D7F72">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586DEA5A" w14:textId="77777777" w:rsidTr="001F57D5">
        <w:tc>
          <w:tcPr>
            <w:tcW w:w="1705" w:type="dxa"/>
          </w:tcPr>
          <w:p w14:paraId="31747C59"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5CD334AD" w14:textId="2D2F1FEB" w:rsidR="00E7316D" w:rsidRPr="005D7F72" w:rsidRDefault="00E7316D" w:rsidP="00FD2B5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This button generates a shell script (.sh) that can be </w:t>
            </w:r>
            <w:r w:rsidR="00FD2B5A" w:rsidRPr="005D7F72">
              <w:rPr>
                <w:rFonts w:ascii="Times New Roman" w:hAnsi="Times New Roman" w:cs="Times New Roman"/>
                <w:sz w:val="24"/>
                <w:szCs w:val="24"/>
              </w:rPr>
              <w:t>executed i</w:t>
            </w:r>
            <w:r w:rsidRPr="005D7F72">
              <w:rPr>
                <w:rFonts w:ascii="Times New Roman" w:hAnsi="Times New Roman" w:cs="Times New Roman"/>
                <w:sz w:val="24"/>
                <w:szCs w:val="24"/>
              </w:rPr>
              <w:t>n a UNIX terminal by the use</w:t>
            </w:r>
            <w:r w:rsidR="00FD2B5A" w:rsidRPr="005D7F72">
              <w:rPr>
                <w:rFonts w:ascii="Times New Roman" w:hAnsi="Times New Roman" w:cs="Times New Roman"/>
                <w:sz w:val="24"/>
                <w:szCs w:val="24"/>
              </w:rPr>
              <w:t>r</w:t>
            </w:r>
            <w:r w:rsidRPr="005D7F72">
              <w:rPr>
                <w:rFonts w:ascii="Times New Roman" w:hAnsi="Times New Roman" w:cs="Times New Roman"/>
                <w:sz w:val="24"/>
                <w:szCs w:val="24"/>
              </w:rPr>
              <w:t xml:space="preserve">. </w:t>
            </w:r>
          </w:p>
        </w:tc>
        <w:tc>
          <w:tcPr>
            <w:tcW w:w="1435" w:type="dxa"/>
          </w:tcPr>
          <w:p w14:paraId="2D98C297"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5D7F72" w:rsidRDefault="00E7316D" w:rsidP="00E7316D">
      <w:pPr>
        <w:jc w:val="center"/>
        <w:rPr>
          <w:rFonts w:ascii="Times New Roman" w:hAnsi="Times New Roman" w:cs="Times New Roman"/>
          <w:sz w:val="24"/>
          <w:szCs w:val="24"/>
        </w:rPr>
      </w:pPr>
    </w:p>
    <w:p w14:paraId="44AAF850" w14:textId="77777777" w:rsidR="00E7316D" w:rsidRPr="005D7F72" w:rsidRDefault="00E7316D" w:rsidP="008B78C0">
      <w:pPr>
        <w:pStyle w:val="Heading2"/>
      </w:pPr>
      <w:bookmarkStart w:id="14" w:name="_Toc508398289"/>
      <w:r w:rsidRPr="005D7F72">
        <w:t>Mapping the raw single or pair read FASTQ files</w:t>
      </w:r>
      <w:bookmarkEnd w:id="14"/>
    </w:p>
    <w:p w14:paraId="6E04F6B1" w14:textId="77777777" w:rsidR="00E7316D" w:rsidRPr="005D7F72" w:rsidRDefault="00E7316D" w:rsidP="008B78C0">
      <w:pPr>
        <w:pStyle w:val="Heading3"/>
      </w:pPr>
      <w:bookmarkStart w:id="15" w:name="_Toc508398290"/>
      <w:r w:rsidRPr="005D7F72">
        <w:t>Purpose</w:t>
      </w:r>
      <w:bookmarkEnd w:id="15"/>
    </w:p>
    <w:p w14:paraId="4F78D824" w14:textId="7729693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To perform alignment of the index and a set of sequencing read files</w:t>
      </w:r>
      <w:r w:rsidR="006C4ABB">
        <w:rPr>
          <w:rFonts w:ascii="Times New Roman" w:hAnsi="Times New Roman" w:cs="Times New Roman"/>
          <w:sz w:val="24"/>
          <w:szCs w:val="24"/>
        </w:rPr>
        <w:t>.</w:t>
      </w:r>
    </w:p>
    <w:p w14:paraId="6A55B2F0" w14:textId="77777777" w:rsidR="00E7316D" w:rsidRPr="005D7F72" w:rsidRDefault="00E7316D" w:rsidP="008B78C0">
      <w:pPr>
        <w:pStyle w:val="Heading3"/>
      </w:pPr>
      <w:bookmarkStart w:id="16" w:name="_Toc508398291"/>
      <w:r w:rsidRPr="005D7F72">
        <w:t>Input</w:t>
      </w:r>
      <w:bookmarkEnd w:id="16"/>
    </w:p>
    <w:p w14:paraId="74BE9C71"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FASTQ read files usually with extension .fq or .fastq. </w:t>
      </w:r>
      <w:r w:rsidRPr="005D7F72">
        <w:rPr>
          <w:rFonts w:ascii="Times New Roman" w:hAnsi="Times New Roman" w:cs="Times New Roman"/>
          <w:sz w:val="24"/>
          <w:szCs w:val="24"/>
          <w:shd w:val="clear" w:color="auto" w:fill="FFFFFF"/>
        </w:rPr>
        <w:t xml:space="preserve">Read more about FASTA files here: </w:t>
      </w:r>
      <w:hyperlink r:id="rId19" w:history="1">
        <w:r w:rsidRPr="005D7F72">
          <w:rPr>
            <w:rStyle w:val="Hyperlink"/>
            <w:rFonts w:ascii="Times New Roman" w:hAnsi="Times New Roman" w:cs="Times New Roman"/>
            <w:sz w:val="24"/>
            <w:szCs w:val="24"/>
          </w:rPr>
          <w:t>https://en.wikipedia.org/wiki/FASTQ_format</w:t>
        </w:r>
      </w:hyperlink>
    </w:p>
    <w:p w14:paraId="54C0E797" w14:textId="0CDE753D" w:rsidR="002428AA" w:rsidRPr="005D7F72" w:rsidRDefault="00E86778" w:rsidP="00E86778">
      <w:pPr>
        <w:pStyle w:val="Heading3"/>
      </w:pPr>
      <w:bookmarkStart w:id="17" w:name="_Toc508398292"/>
      <w:r w:rsidRPr="005D7F72">
        <w:t>Test Data</w:t>
      </w:r>
      <w:bookmarkEnd w:id="17"/>
    </w:p>
    <w:p w14:paraId="4F849389" w14:textId="54FBA10B" w:rsidR="00E7316D" w:rsidRPr="005D7F72" w:rsidRDefault="002428AA" w:rsidP="002428AA">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Test datasets can be found here</w:t>
      </w:r>
      <w:r w:rsidR="009571E0" w:rsidRPr="005D7F72">
        <w:rPr>
          <w:rFonts w:ascii="Times New Roman" w:hAnsi="Times New Roman" w:cs="Times New Roman"/>
          <w:sz w:val="24"/>
          <w:szCs w:val="24"/>
        </w:rPr>
        <w:t>:</w:t>
      </w:r>
    </w:p>
    <w:p w14:paraId="3D593433" w14:textId="130F1E4D" w:rsidR="002428AA" w:rsidRPr="005D7F72"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MiSeq GM12878 in-situ files: </w:t>
      </w:r>
      <w:hyperlink r:id="rId20" w:history="1">
        <w:r w:rsidRPr="005D7F72">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5D7F72"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color w:val="000000" w:themeColor="text1"/>
          <w:sz w:val="24"/>
          <w:szCs w:val="24"/>
          <w:shd w:val="clear" w:color="auto" w:fill="FFFFFF"/>
        </w:rPr>
        <w:lastRenderedPageBreak/>
        <w:t>A karyotypically normal human lymphoblastoid cell line (</w:t>
      </w:r>
      <w:bookmarkStart w:id="18" w:name="OLE_LINK15"/>
      <w:bookmarkStart w:id="19" w:name="OLE_LINK16"/>
      <w:r w:rsidRPr="005D7F72">
        <w:rPr>
          <w:rFonts w:ascii="Times New Roman" w:hAnsi="Times New Roman" w:cs="Times New Roman"/>
          <w:color w:val="000000" w:themeColor="text1"/>
          <w:sz w:val="24"/>
          <w:szCs w:val="24"/>
          <w:shd w:val="clear" w:color="auto" w:fill="FFFFFF"/>
        </w:rPr>
        <w:t>GM06990</w:t>
      </w:r>
      <w:bookmarkEnd w:id="18"/>
      <w:bookmarkEnd w:id="19"/>
      <w:r w:rsidRPr="005D7F72">
        <w:rPr>
          <w:rFonts w:ascii="Times New Roman" w:hAnsi="Times New Roman" w:cs="Times New Roman"/>
          <w:color w:val="000000" w:themeColor="text1"/>
          <w:sz w:val="24"/>
          <w:szCs w:val="24"/>
          <w:shd w:val="clear" w:color="auto" w:fill="FFFFFF"/>
        </w:rPr>
        <w:t>) from Aiden et al:</w:t>
      </w:r>
      <w:r w:rsidRPr="005D7F72">
        <w:rPr>
          <w:rFonts w:ascii="Times New Roman" w:hAnsi="Times New Roman" w:cs="Times New Roman"/>
          <w:color w:val="000000" w:themeColor="text1"/>
          <w:sz w:val="24"/>
          <w:szCs w:val="24"/>
        </w:rPr>
        <w:t xml:space="preserve"> </w:t>
      </w:r>
      <w:hyperlink r:id="rId21" w:history="1">
        <w:r w:rsidRPr="005D7F72">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5D7F72" w:rsidRDefault="00E7316D" w:rsidP="008B78C0">
      <w:pPr>
        <w:pStyle w:val="Heading3"/>
      </w:pPr>
      <w:bookmarkStart w:id="20" w:name="_Toc508398293"/>
      <w:r w:rsidRPr="005D7F72">
        <w:t>Output</w:t>
      </w:r>
      <w:bookmarkEnd w:id="20"/>
    </w:p>
    <w:p w14:paraId="67BBD52B"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Mapper_script_bowtie2.sh</w:t>
      </w:r>
      <w:r w:rsidRPr="005D7F72">
        <w:rPr>
          <w:rFonts w:ascii="Times New Roman" w:hAnsi="Times New Roman" w:cs="Times New Roman"/>
          <w:sz w:val="24"/>
          <w:szCs w:val="24"/>
        </w:rPr>
        <w:t xml:space="preserve"> for bowtie2 tool an </w:t>
      </w:r>
      <w:r w:rsidRPr="005D7F72">
        <w:rPr>
          <w:rFonts w:ascii="Times New Roman" w:hAnsi="Times New Roman" w:cs="Times New Roman"/>
          <w:i/>
          <w:sz w:val="24"/>
          <w:szCs w:val="24"/>
        </w:rPr>
        <w:t>Mapper_script_bwa.sh</w:t>
      </w:r>
      <w:r w:rsidRPr="005D7F72">
        <w:rPr>
          <w:rFonts w:ascii="Times New Roman" w:hAnsi="Times New Roman" w:cs="Times New Roman"/>
          <w:sz w:val="24"/>
          <w:szCs w:val="24"/>
        </w:rPr>
        <w:t xml:space="preserve"> for bwa tool.</w:t>
      </w:r>
    </w:p>
    <w:p w14:paraId="2BEDC6FC" w14:textId="48509399" w:rsidR="00E7316D" w:rsidRPr="005D7F72" w:rsidRDefault="00E7316D" w:rsidP="008B78C0">
      <w:pPr>
        <w:pStyle w:val="Heading3"/>
      </w:pPr>
      <w:bookmarkStart w:id="21" w:name="_Toc508398294"/>
      <w:r w:rsidRPr="005D7F72">
        <w:t>Output of script</w:t>
      </w:r>
      <w:bookmarkEnd w:id="21"/>
    </w:p>
    <w:p w14:paraId="5BF78EC2" w14:textId="77777777" w:rsidR="00E7316D" w:rsidRPr="005D7F72" w:rsidRDefault="00E7316D" w:rsidP="00E7316D">
      <w:pPr>
        <w:spacing w:before="100" w:beforeAutospacing="1" w:after="0" w:line="360" w:lineRule="auto"/>
        <w:ind w:left="1267"/>
        <w:rPr>
          <w:rFonts w:ascii="Times New Roman" w:hAnsi="Times New Roman" w:cs="Times New Roman"/>
          <w:color w:val="0070C0"/>
          <w:sz w:val="24"/>
          <w:szCs w:val="24"/>
        </w:rPr>
      </w:pPr>
      <w:r w:rsidRPr="005D7F72">
        <w:rPr>
          <w:rFonts w:ascii="Times New Roman" w:hAnsi="Times New Roman" w:cs="Times New Roman"/>
          <w:color w:val="000000" w:themeColor="text1"/>
          <w:sz w:val="24"/>
          <w:szCs w:val="24"/>
          <w:shd w:val="clear" w:color="auto" w:fill="FFFFFF"/>
        </w:rPr>
        <w:t xml:space="preserve">The output will be found in a folder bowtie2_align for </w:t>
      </w:r>
      <w:r w:rsidRPr="005D7F72">
        <w:rPr>
          <w:rFonts w:ascii="Times New Roman" w:hAnsi="Times New Roman" w:cs="Times New Roman"/>
          <w:color w:val="0070C0"/>
          <w:sz w:val="24"/>
          <w:szCs w:val="24"/>
          <w:shd w:val="clear" w:color="auto" w:fill="FFFFFF"/>
        </w:rPr>
        <w:t>bowtie2</w:t>
      </w:r>
      <w:r w:rsidRPr="005D7F72">
        <w:rPr>
          <w:rFonts w:ascii="Times New Roman" w:hAnsi="Times New Roman" w:cs="Times New Roman"/>
          <w:color w:val="000000" w:themeColor="text1"/>
          <w:sz w:val="24"/>
          <w:szCs w:val="24"/>
          <w:shd w:val="clear" w:color="auto" w:fill="FFFFFF"/>
        </w:rPr>
        <w:t xml:space="preserve"> and bwa_align for </w:t>
      </w:r>
      <w:r w:rsidRPr="005D7F72">
        <w:rPr>
          <w:rFonts w:ascii="Times New Roman" w:hAnsi="Times New Roman" w:cs="Times New Roman"/>
          <w:color w:val="0070C0"/>
          <w:sz w:val="24"/>
          <w:szCs w:val="24"/>
          <w:shd w:val="clear" w:color="auto" w:fill="FFFFFF"/>
        </w:rPr>
        <w:t>bwa</w:t>
      </w:r>
      <w:r w:rsidRPr="005D7F72">
        <w:rPr>
          <w:rFonts w:ascii="Times New Roman" w:hAnsi="Times New Roman" w:cs="Times New Roman"/>
          <w:color w:val="000000" w:themeColor="text1"/>
          <w:sz w:val="24"/>
          <w:szCs w:val="24"/>
          <w:shd w:val="clear" w:color="auto" w:fill="FFFFFF"/>
        </w:rPr>
        <w:t xml:space="preserve">. By default, </w:t>
      </w:r>
      <w:r w:rsidRPr="005D7F72">
        <w:rPr>
          <w:rFonts w:ascii="Times New Roman" w:hAnsi="Times New Roman" w:cs="Times New Roman"/>
          <w:sz w:val="24"/>
          <w:szCs w:val="24"/>
        </w:rPr>
        <w:t xml:space="preserve">the output BAM file is named </w:t>
      </w:r>
      <w:r w:rsidRPr="005D7F72">
        <w:rPr>
          <w:rFonts w:ascii="Times New Roman" w:hAnsi="Times New Roman" w:cs="Times New Roman"/>
          <w:i/>
          <w:sz w:val="24"/>
          <w:szCs w:val="24"/>
        </w:rPr>
        <w:t>bwa_mapped.bam</w:t>
      </w:r>
      <w:r w:rsidRPr="005D7F72">
        <w:rPr>
          <w:rFonts w:ascii="Times New Roman" w:hAnsi="Times New Roman" w:cs="Times New Roman"/>
          <w:sz w:val="24"/>
          <w:szCs w:val="24"/>
        </w:rPr>
        <w:t xml:space="preserve"> for </w:t>
      </w:r>
      <w:r w:rsidRPr="005D7F72">
        <w:rPr>
          <w:rFonts w:ascii="Times New Roman" w:hAnsi="Times New Roman" w:cs="Times New Roman"/>
          <w:color w:val="0070C0"/>
          <w:sz w:val="24"/>
          <w:szCs w:val="24"/>
        </w:rPr>
        <w:t>bwa</w:t>
      </w:r>
      <w:r w:rsidRPr="005D7F72">
        <w:rPr>
          <w:rFonts w:ascii="Times New Roman" w:hAnsi="Times New Roman" w:cs="Times New Roman"/>
          <w:sz w:val="24"/>
          <w:szCs w:val="24"/>
        </w:rPr>
        <w:t xml:space="preserve"> and named </w:t>
      </w:r>
      <w:r w:rsidRPr="005D7F72">
        <w:rPr>
          <w:rFonts w:ascii="Times New Roman" w:hAnsi="Times New Roman" w:cs="Times New Roman"/>
          <w:i/>
          <w:sz w:val="24"/>
          <w:szCs w:val="24"/>
        </w:rPr>
        <w:t>bowtie2_mapped.bam</w:t>
      </w:r>
      <w:r w:rsidRPr="005D7F72">
        <w:rPr>
          <w:rFonts w:ascii="Times New Roman" w:hAnsi="Times New Roman" w:cs="Times New Roman"/>
          <w:sz w:val="24"/>
          <w:szCs w:val="24"/>
        </w:rPr>
        <w:t xml:space="preserve"> for </w:t>
      </w:r>
      <w:r w:rsidRPr="005D7F72">
        <w:rPr>
          <w:rFonts w:ascii="Times New Roman" w:hAnsi="Times New Roman" w:cs="Times New Roman"/>
          <w:color w:val="0070C0"/>
          <w:sz w:val="24"/>
          <w:szCs w:val="24"/>
        </w:rPr>
        <w:t>bowtie2.</w:t>
      </w:r>
    </w:p>
    <w:p w14:paraId="432C80D1" w14:textId="3E56A928" w:rsidR="00E7316D" w:rsidRPr="005D7F72"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5D7F72">
        <w:rPr>
          <w:rFonts w:ascii="Times New Roman" w:hAnsi="Times New Roman" w:cs="Times New Roman"/>
          <w:color w:val="000000" w:themeColor="text1"/>
          <w:sz w:val="24"/>
          <w:szCs w:val="24"/>
        </w:rPr>
        <w:t xml:space="preserve">A </w:t>
      </w:r>
      <w:r w:rsidRPr="005D7F72">
        <w:rPr>
          <w:rFonts w:ascii="Times New Roman" w:hAnsi="Times New Roman" w:cs="Times New Roman"/>
          <w:color w:val="000000" w:themeColor="text1"/>
          <w:sz w:val="24"/>
          <w:szCs w:val="24"/>
          <w:shd w:val="clear" w:color="auto" w:fill="FFFFFF"/>
        </w:rPr>
        <w:t xml:space="preserve">BAM binary format (.bam) obtained by converting a SAM file from </w:t>
      </w:r>
      <w:r w:rsidRPr="005D7F72">
        <w:rPr>
          <w:rFonts w:ascii="Times New Roman" w:hAnsi="Times New Roman" w:cs="Times New Roman"/>
          <w:color w:val="0070C0"/>
          <w:sz w:val="24"/>
          <w:szCs w:val="24"/>
          <w:shd w:val="clear" w:color="auto" w:fill="FFFFFF"/>
        </w:rPr>
        <w:t>samtools</w:t>
      </w:r>
      <w:r w:rsidRPr="005D7F72">
        <w:rPr>
          <w:rFonts w:ascii="Times New Roman" w:hAnsi="Times New Roman" w:cs="Times New Roman"/>
          <w:color w:val="000000" w:themeColor="text1"/>
          <w:sz w:val="24"/>
          <w:szCs w:val="24"/>
          <w:shd w:val="clear" w:color="auto" w:fill="FFFFFF"/>
        </w:rPr>
        <w:t xml:space="preserve"> into a BAM file. </w:t>
      </w:r>
      <w:r w:rsidRPr="005D7F72">
        <w:rPr>
          <w:rFonts w:ascii="Times New Roman" w:hAnsi="Times New Roman" w:cs="Times New Roman"/>
          <w:color w:val="000000"/>
          <w:sz w:val="24"/>
          <w:szCs w:val="24"/>
          <w:shd w:val="clear" w:color="auto" w:fill="FFFFFF"/>
        </w:rPr>
        <w:t xml:space="preserve">Check </w:t>
      </w:r>
      <w:hyperlink r:id="rId22" w:history="1">
        <w:r w:rsidRPr="005D7F72">
          <w:rPr>
            <w:rStyle w:val="Hyperlink"/>
            <w:rFonts w:ascii="Times New Roman" w:hAnsi="Times New Roman" w:cs="Times New Roman"/>
            <w:color w:val="0092E8"/>
            <w:sz w:val="24"/>
            <w:szCs w:val="24"/>
            <w:shd w:val="clear" w:color="auto" w:fill="FFFFFF"/>
          </w:rPr>
          <w:t>http://samtools.sourceforge.net</w:t>
        </w:r>
      </w:hyperlink>
      <w:r w:rsidRPr="005D7F72">
        <w:rPr>
          <w:rFonts w:ascii="Times New Roman" w:hAnsi="Times New Roman" w:cs="Times New Roman"/>
          <w:sz w:val="24"/>
          <w:szCs w:val="24"/>
        </w:rPr>
        <w:t xml:space="preserve">  </w:t>
      </w:r>
      <w:r w:rsidRPr="005D7F72">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5D7F72"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5D7F72" w:rsidRDefault="00E86778" w:rsidP="00E86778">
      <w:pPr>
        <w:pStyle w:val="Heading3"/>
      </w:pPr>
      <w:bookmarkStart w:id="22" w:name="_Toc508398295"/>
      <w:r w:rsidRPr="005D7F72">
        <w:t>Test Data Output</w:t>
      </w:r>
      <w:bookmarkEnd w:id="22"/>
    </w:p>
    <w:p w14:paraId="25035A14" w14:textId="501CF391" w:rsidR="006E04A5" w:rsidRPr="005D7F72"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5D7F72">
        <w:rPr>
          <w:rFonts w:ascii="Times New Roman" w:hAnsi="Times New Roman" w:cs="Times New Roman"/>
          <w:color w:val="000000" w:themeColor="text1"/>
          <w:sz w:val="24"/>
          <w:szCs w:val="24"/>
          <w:shd w:val="clear" w:color="auto" w:fill="FFFFFF"/>
        </w:rPr>
        <w:t>:</w:t>
      </w:r>
    </w:p>
    <w:p w14:paraId="01D7FF7F" w14:textId="227EAE7E" w:rsidR="006E04A5" w:rsidRPr="005D7F72"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MiSeq GM12878 in-situ files:</w:t>
      </w:r>
    </w:p>
    <w:p w14:paraId="3E3BEC6E" w14:textId="5BE70439" w:rsidR="006E04A5" w:rsidRPr="005D7F72"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23" w:history="1">
        <w:r w:rsidRPr="005D7F72">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5D7F72"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24" w:history="1">
        <w:r w:rsidRPr="005D7F72">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5D7F72"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3D1FDE46" w14:textId="77777777" w:rsidR="00BB1E70" w:rsidRPr="005D7F72"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 xml:space="preserve">Bowtie2: </w:t>
      </w:r>
      <w:hyperlink r:id="rId25" w:history="1">
        <w:r w:rsidRPr="005D7F72">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5D7F72"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p>
    <w:p w14:paraId="0B73196A" w14:textId="4789A5B8" w:rsidR="006E04A5" w:rsidRPr="005D7F72" w:rsidRDefault="00DB075B"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6" w:history="1">
        <w:r w:rsidR="00BB1E70" w:rsidRPr="005D7F72">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5D7F72" w:rsidRDefault="00E7316D" w:rsidP="008B78C0">
      <w:pPr>
        <w:pStyle w:val="Heading3"/>
      </w:pPr>
      <w:bookmarkStart w:id="23" w:name="_Toc508398296"/>
      <w:r w:rsidRPr="005D7F72">
        <w:t>Running</w:t>
      </w:r>
      <w:bookmarkEnd w:id="23"/>
    </w:p>
    <w:p w14:paraId="66287672" w14:textId="77777777" w:rsidR="00E7316D" w:rsidRPr="005D7F72" w:rsidRDefault="00E7316D" w:rsidP="00E7316D">
      <w:pPr>
        <w:pStyle w:val="ListParagraph"/>
        <w:numPr>
          <w:ilvl w:val="2"/>
          <w:numId w:val="26"/>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1D-Functions/Map the raw FASTQ files</w:t>
      </w:r>
    </w:p>
    <w:p w14:paraId="45C698F7"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Mapper_script_bowtie2.sh or Mapper_script_bwa.sh</w:t>
      </w:r>
      <w:r w:rsidR="00EC7E0A" w:rsidRPr="005D7F72">
        <w:rPr>
          <w:rFonts w:ascii="Times New Roman" w:hAnsi="Times New Roman" w:cs="Times New Roman"/>
          <w:sz w:val="24"/>
          <w:szCs w:val="24"/>
        </w:rPr>
        <w:t xml:space="preserve"> </w:t>
      </w:r>
    </w:p>
    <w:p w14:paraId="66739AA9" w14:textId="757E875E" w:rsidR="00EC7E0A" w:rsidRPr="005D7F72"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12E663F0" w14:textId="7BF4992C" w:rsidR="00C018F9" w:rsidRPr="005D7F72" w:rsidRDefault="00E7316D" w:rsidP="00C018F9">
      <w:pPr>
        <w:pStyle w:val="ListParagraph"/>
        <w:numPr>
          <w:ilvl w:val="2"/>
          <w:numId w:val="26"/>
        </w:numPr>
        <w:ind w:left="162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Mapper_script_bowtie2.sh</w:t>
      </w:r>
      <w:r w:rsidRPr="005D7F72">
        <w:rPr>
          <w:rFonts w:ascii="Times New Roman" w:hAnsi="Times New Roman" w:cs="Times New Roman"/>
          <w:sz w:val="24"/>
          <w:szCs w:val="24"/>
        </w:rPr>
        <w:t xml:space="preserve"> </w:t>
      </w:r>
      <w:r w:rsidR="000C7F8F" w:rsidRPr="005D7F72">
        <w:rPr>
          <w:rFonts w:ascii="Times New Roman" w:hAnsi="Times New Roman" w:cs="Times New Roman"/>
          <w:i/>
          <w:sz w:val="24"/>
          <w:szCs w:val="24"/>
        </w:rPr>
        <w:t xml:space="preserve">or </w:t>
      </w:r>
      <w:r w:rsidR="00030298" w:rsidRPr="005D7F72">
        <w:rPr>
          <w:rFonts w:ascii="Times New Roman" w:hAnsi="Times New Roman" w:cs="Times New Roman"/>
          <w:i/>
          <w:sz w:val="24"/>
          <w:szCs w:val="24"/>
        </w:rPr>
        <w:t>Mapper_script_bwa.sh</w:t>
      </w:r>
      <w:r w:rsidR="00030298" w:rsidRPr="005D7F72">
        <w:rPr>
          <w:rFonts w:ascii="Times New Roman" w:hAnsi="Times New Roman" w:cs="Times New Roman"/>
          <w:sz w:val="24"/>
          <w:szCs w:val="24"/>
        </w:rPr>
        <w:t xml:space="preserve"> in</w:t>
      </w:r>
      <w:r w:rsidRPr="005D7F72">
        <w:rPr>
          <w:rFonts w:ascii="Times New Roman" w:hAnsi="Times New Roman" w:cs="Times New Roman"/>
          <w:sz w:val="24"/>
          <w:szCs w:val="24"/>
        </w:rPr>
        <w:t xml:space="preserve"> a Unix Terminal</w:t>
      </w:r>
    </w:p>
    <w:p w14:paraId="42294DDC" w14:textId="77777777" w:rsidR="00CB36BB" w:rsidRPr="005D7F72" w:rsidRDefault="00CB36BB" w:rsidP="00CB36BB">
      <w:pPr>
        <w:pStyle w:val="ListParagraph"/>
        <w:ind w:left="1620"/>
        <w:rPr>
          <w:rFonts w:ascii="Times New Roman" w:hAnsi="Times New Roman" w:cs="Times New Roman"/>
          <w:sz w:val="24"/>
          <w:szCs w:val="24"/>
        </w:rPr>
      </w:pPr>
    </w:p>
    <w:p w14:paraId="4B61898F" w14:textId="7CF08A85" w:rsidR="00C018F9" w:rsidRPr="005D7F72" w:rsidRDefault="00C018F9" w:rsidP="00C018F9">
      <w:pPr>
        <w:pStyle w:val="ListParagraph"/>
        <w:numPr>
          <w:ilvl w:val="2"/>
          <w:numId w:val="26"/>
        </w:numPr>
        <w:ind w:left="162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w:t>
      </w:r>
      <w:r w:rsidR="000D25C5">
        <w:rPr>
          <w:rStyle w:val="Emphasis"/>
          <w:rFonts w:ascii="Times New Roman" w:hAnsi="Times New Roman" w:cs="Times New Roman"/>
          <w:i w:val="0"/>
          <w:sz w:val="24"/>
          <w:szCs w:val="24"/>
          <w:bdr w:val="none" w:sz="0" w:space="0" w:color="auto" w:frame="1"/>
          <w:shd w:val="clear" w:color="auto" w:fill="FFFFFF"/>
        </w:rPr>
        <w:t>, “</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0D25C5">
        <w:rPr>
          <w:rStyle w:val="Emphasis"/>
          <w:rFonts w:ascii="Times New Roman" w:hAnsi="Times New Roman" w:cs="Times New Roman"/>
          <w:color w:val="000000" w:themeColor="text1"/>
          <w:sz w:val="24"/>
          <w:szCs w:val="24"/>
          <w:bdr w:val="none" w:sz="0" w:space="0" w:color="auto" w:frame="1"/>
          <w:shd w:val="clear" w:color="auto" w:fill="FFFFFF"/>
        </w:rPr>
        <w:t>”</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D145A96" w14:textId="77777777" w:rsidR="00E7316D" w:rsidRPr="005D7F72" w:rsidRDefault="00E7316D" w:rsidP="00E7316D">
      <w:pPr>
        <w:ind w:left="1260"/>
        <w:rPr>
          <w:rFonts w:ascii="Times New Roman" w:hAnsi="Times New Roman" w:cs="Times New Roman"/>
          <w:sz w:val="24"/>
          <w:szCs w:val="24"/>
        </w:rPr>
      </w:pPr>
    </w:p>
    <w:p w14:paraId="70E41D68" w14:textId="6793A2AD" w:rsidR="00E7316D" w:rsidRPr="005D7F72" w:rsidRDefault="00CA3C98" w:rsidP="00E7316D">
      <w:pPr>
        <w:rPr>
          <w:rFonts w:ascii="Times New Roman" w:hAnsi="Times New Roman" w:cs="Times New Roman"/>
          <w:sz w:val="24"/>
          <w:szCs w:val="24"/>
        </w:rPr>
      </w:pPr>
      <w:r>
        <w:rPr>
          <w:noProof/>
        </w:rPr>
        <w:drawing>
          <wp:inline distT="0" distB="0" distL="0" distR="0" wp14:anchorId="42A41B7C" wp14:editId="042970E3">
            <wp:extent cx="6286500" cy="3281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3281911"/>
                    </a:xfrm>
                    <a:prstGeom prst="rect">
                      <a:avLst/>
                    </a:prstGeom>
                    <a:noFill/>
                    <a:ln>
                      <a:noFill/>
                    </a:ln>
                  </pic:spPr>
                </pic:pic>
              </a:graphicData>
            </a:graphic>
          </wp:inline>
        </w:drawing>
      </w:r>
    </w:p>
    <w:p w14:paraId="7A4914B7" w14:textId="77777777" w:rsidR="00E7316D" w:rsidRPr="005D7F72" w:rsidRDefault="00E7316D" w:rsidP="008B139E">
      <w:pPr>
        <w:pStyle w:val="Figures"/>
        <w:rPr>
          <w:rFonts w:cs="Times New Roman"/>
          <w:szCs w:val="24"/>
        </w:rPr>
      </w:pPr>
      <w:bookmarkStart w:id="24" w:name="_Toc509324183"/>
      <w:r w:rsidRPr="005D7F72">
        <w:rPr>
          <w:rFonts w:cs="Times New Roman"/>
          <w:szCs w:val="24"/>
        </w:rPr>
        <w:t>Figure 2: Mapping the raw FASTQ files</w:t>
      </w:r>
      <w:bookmarkEnd w:id="24"/>
    </w:p>
    <w:p w14:paraId="60ACAD16" w14:textId="77777777" w:rsidR="00E7316D" w:rsidRPr="005D7F72" w:rsidRDefault="00E7316D" w:rsidP="00E7316D">
      <w:pPr>
        <w:jc w:val="center"/>
        <w:rPr>
          <w:rFonts w:ascii="Times New Roman" w:hAnsi="Times New Roman" w:cs="Times New Roman"/>
          <w:b/>
          <w:sz w:val="24"/>
          <w:szCs w:val="24"/>
        </w:rPr>
      </w:pPr>
    </w:p>
    <w:p w14:paraId="5B790187"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286256E1" w14:textId="77777777" w:rsidTr="001F57D5">
        <w:tc>
          <w:tcPr>
            <w:tcW w:w="1705" w:type="dxa"/>
          </w:tcPr>
          <w:p w14:paraId="4C3C7E65"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7C9C72D" w14:textId="77777777" w:rsidR="00E7316D" w:rsidRPr="00D01A89" w:rsidRDefault="00E7316D" w:rsidP="00E7316D">
            <w:pPr>
              <w:spacing w:before="100" w:beforeAutospacing="1" w:line="360" w:lineRule="auto"/>
              <w:jc w:val="center"/>
              <w:rPr>
                <w:rFonts w:ascii="Times New Roman" w:hAnsi="Times New Roman" w:cs="Times New Roman"/>
                <w:b/>
                <w:sz w:val="24"/>
                <w:szCs w:val="24"/>
              </w:rPr>
            </w:pPr>
            <w:r w:rsidRPr="00D01A89">
              <w:rPr>
                <w:rFonts w:ascii="Times New Roman" w:hAnsi="Times New Roman" w:cs="Times New Roman"/>
                <w:b/>
                <w:sz w:val="24"/>
                <w:szCs w:val="24"/>
              </w:rPr>
              <w:t>Description</w:t>
            </w:r>
          </w:p>
        </w:tc>
        <w:tc>
          <w:tcPr>
            <w:tcW w:w="1435" w:type="dxa"/>
          </w:tcPr>
          <w:p w14:paraId="22EAE510"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3A50FBCC" w14:textId="77777777" w:rsidTr="001F57D5">
        <w:tc>
          <w:tcPr>
            <w:tcW w:w="1705" w:type="dxa"/>
          </w:tcPr>
          <w:p w14:paraId="5FABB4D4" w14:textId="11948625"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Index Directory</w:t>
            </w:r>
          </w:p>
        </w:tc>
        <w:tc>
          <w:tcPr>
            <w:tcW w:w="6210" w:type="dxa"/>
          </w:tcPr>
          <w:p w14:paraId="4735211C" w14:textId="3E700B7F" w:rsidR="00E7316D" w:rsidRPr="00D01A89" w:rsidRDefault="00D01A89" w:rsidP="00E7316D">
            <w:pPr>
              <w:spacing w:before="100" w:beforeAutospacing="1" w:line="360" w:lineRule="auto"/>
              <w:rPr>
                <w:rFonts w:ascii="Times New Roman" w:hAnsi="Times New Roman" w:cs="Times New Roman"/>
                <w:sz w:val="24"/>
                <w:szCs w:val="24"/>
              </w:rPr>
            </w:pPr>
            <w:r w:rsidRPr="00D01A8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D24BAAE" w14:textId="77777777" w:rsidTr="001F57D5">
        <w:tc>
          <w:tcPr>
            <w:tcW w:w="1705" w:type="dxa"/>
          </w:tcPr>
          <w:p w14:paraId="4FD8836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4036968F" w14:textId="1402F968" w:rsidR="00E7316D" w:rsidRPr="00D01A89" w:rsidRDefault="00E7316D" w:rsidP="00E7316D">
            <w:pPr>
              <w:spacing w:before="100" w:beforeAutospacing="1" w:line="360" w:lineRule="auto"/>
              <w:rPr>
                <w:rFonts w:ascii="Times New Roman" w:hAnsi="Times New Roman" w:cs="Times New Roman"/>
                <w:sz w:val="24"/>
                <w:szCs w:val="24"/>
              </w:rPr>
            </w:pPr>
            <w:r w:rsidRPr="00D01A89">
              <w:rPr>
                <w:rFonts w:ascii="Times New Roman" w:hAnsi="Times New Roman" w:cs="Times New Roman"/>
                <w:sz w:val="24"/>
                <w:szCs w:val="24"/>
              </w:rPr>
              <w:t>The output directory path to output the script</w:t>
            </w:r>
          </w:p>
        </w:tc>
        <w:tc>
          <w:tcPr>
            <w:tcW w:w="1435" w:type="dxa"/>
          </w:tcPr>
          <w:p w14:paraId="093ABB0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11CBC67D" w14:textId="77777777" w:rsidTr="001F57D5">
        <w:tc>
          <w:tcPr>
            <w:tcW w:w="1705" w:type="dxa"/>
          </w:tcPr>
          <w:p w14:paraId="751A6A3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Read-1(.fastq)</w:t>
            </w:r>
          </w:p>
        </w:tc>
        <w:tc>
          <w:tcPr>
            <w:tcW w:w="6210" w:type="dxa"/>
          </w:tcPr>
          <w:p w14:paraId="1169CB5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file containing mate 1, or file for a single read e.g HIC003_S2_L001_</w:t>
            </w:r>
            <w:r w:rsidRPr="00D01A89">
              <w:rPr>
                <w:rFonts w:ascii="Times New Roman" w:hAnsi="Times New Roman" w:cs="Times New Roman"/>
                <w:b/>
                <w:sz w:val="24"/>
                <w:szCs w:val="24"/>
              </w:rPr>
              <w:t>R1</w:t>
            </w:r>
            <w:r w:rsidRPr="005D7F72">
              <w:rPr>
                <w:rFonts w:ascii="Times New Roman" w:hAnsi="Times New Roman" w:cs="Times New Roman"/>
                <w:sz w:val="24"/>
                <w:szCs w:val="24"/>
              </w:rPr>
              <w:t>_001.fastq</w:t>
            </w:r>
          </w:p>
        </w:tc>
        <w:tc>
          <w:tcPr>
            <w:tcW w:w="1435" w:type="dxa"/>
          </w:tcPr>
          <w:p w14:paraId="22AAE97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ACBD3DA" w14:textId="77777777" w:rsidTr="001F57D5">
        <w:tc>
          <w:tcPr>
            <w:tcW w:w="1705" w:type="dxa"/>
          </w:tcPr>
          <w:p w14:paraId="518A62B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Read-2(.fastq)</w:t>
            </w:r>
          </w:p>
        </w:tc>
        <w:tc>
          <w:tcPr>
            <w:tcW w:w="6210" w:type="dxa"/>
          </w:tcPr>
          <w:p w14:paraId="44FA780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file containing mate 2 e.g HIC003_S2_L001_</w:t>
            </w:r>
            <w:r w:rsidRPr="00D01A89">
              <w:rPr>
                <w:rFonts w:ascii="Times New Roman" w:hAnsi="Times New Roman" w:cs="Times New Roman"/>
                <w:b/>
                <w:sz w:val="24"/>
                <w:szCs w:val="24"/>
              </w:rPr>
              <w:t>R2</w:t>
            </w:r>
            <w:r w:rsidRPr="005D7F72">
              <w:rPr>
                <w:rFonts w:ascii="Times New Roman" w:hAnsi="Times New Roman" w:cs="Times New Roman"/>
                <w:sz w:val="24"/>
                <w:szCs w:val="24"/>
              </w:rPr>
              <w:t>_001.fastq</w:t>
            </w:r>
          </w:p>
        </w:tc>
        <w:tc>
          <w:tcPr>
            <w:tcW w:w="1435" w:type="dxa"/>
          </w:tcPr>
          <w:p w14:paraId="57DC5593"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683A8907" w14:textId="77777777" w:rsidTr="001F57D5">
        <w:tc>
          <w:tcPr>
            <w:tcW w:w="1705" w:type="dxa"/>
          </w:tcPr>
          <w:p w14:paraId="388B17C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Is Pair-End Read</w:t>
            </w:r>
          </w:p>
        </w:tc>
        <w:tc>
          <w:tcPr>
            <w:tcW w:w="6210" w:type="dxa"/>
          </w:tcPr>
          <w:p w14:paraId="4B1D09D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Check if the data is a pair end read data</w:t>
            </w:r>
          </w:p>
        </w:tc>
        <w:tc>
          <w:tcPr>
            <w:tcW w:w="1435" w:type="dxa"/>
          </w:tcPr>
          <w:p w14:paraId="3410167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E7316D" w:rsidRPr="005D7F72" w14:paraId="1EDFB0AD" w14:textId="77777777" w:rsidTr="001F57D5">
        <w:tc>
          <w:tcPr>
            <w:tcW w:w="1705" w:type="dxa"/>
          </w:tcPr>
          <w:p w14:paraId="28A7BB6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45CDC499"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28"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29"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p w14:paraId="01FBFB6D" w14:textId="3E57A0F6"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b/>
                <w:sz w:val="24"/>
                <w:szCs w:val="24"/>
              </w:rPr>
              <w:t>Important</w:t>
            </w:r>
            <w:r w:rsidRPr="005D7F72">
              <w:rPr>
                <w:rFonts w:ascii="Times New Roman" w:hAnsi="Times New Roman" w:cs="Times New Roman"/>
                <w:sz w:val="24"/>
                <w:szCs w:val="24"/>
              </w:rPr>
              <w:t>: Only select the tool which was used to generated the reference genome Index</w:t>
            </w:r>
            <w:r w:rsidR="00DB075B">
              <w:rPr>
                <w:rFonts w:ascii="Times New Roman" w:hAnsi="Times New Roman" w:cs="Times New Roman"/>
                <w:sz w:val="24"/>
                <w:szCs w:val="24"/>
              </w:rPr>
              <w:t xml:space="preserve"> files</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 xml:space="preserve">bwa can only be used to </w:t>
            </w:r>
            <w:r w:rsidR="00AF50B3">
              <w:rPr>
                <w:rFonts w:ascii="Times New Roman" w:hAnsi="Times New Roman" w:cs="Times New Roman"/>
                <w:i/>
                <w:sz w:val="24"/>
                <w:szCs w:val="24"/>
              </w:rPr>
              <w:t>m</w:t>
            </w:r>
            <w:r w:rsidRPr="005D7F72">
              <w:rPr>
                <w:rFonts w:ascii="Times New Roman" w:hAnsi="Times New Roman" w:cs="Times New Roman"/>
                <w:i/>
                <w:sz w:val="24"/>
                <w:szCs w:val="24"/>
              </w:rPr>
              <w:t xml:space="preserve">ap </w:t>
            </w:r>
            <w:r w:rsidR="008031E7">
              <w:rPr>
                <w:rFonts w:ascii="Times New Roman" w:hAnsi="Times New Roman" w:cs="Times New Roman"/>
                <w:i/>
                <w:sz w:val="24"/>
                <w:szCs w:val="24"/>
              </w:rPr>
              <w:t xml:space="preserve">generated </w:t>
            </w:r>
            <w:r w:rsidRPr="005D7F72">
              <w:rPr>
                <w:rFonts w:ascii="Times New Roman" w:hAnsi="Times New Roman" w:cs="Times New Roman"/>
                <w:i/>
                <w:sz w:val="24"/>
                <w:szCs w:val="24"/>
              </w:rPr>
              <w:t>bwa index</w:t>
            </w:r>
            <w:r w:rsidR="002221BB">
              <w:rPr>
                <w:rFonts w:ascii="Times New Roman" w:hAnsi="Times New Roman" w:cs="Times New Roman"/>
                <w:i/>
                <w:sz w:val="24"/>
                <w:szCs w:val="24"/>
              </w:rPr>
              <w:t xml:space="preserve"> files</w:t>
            </w:r>
            <w:r w:rsidRPr="005D7F72">
              <w:rPr>
                <w:rFonts w:ascii="Times New Roman" w:hAnsi="Times New Roman" w:cs="Times New Roman"/>
                <w:i/>
                <w:sz w:val="24"/>
                <w:szCs w:val="24"/>
              </w:rPr>
              <w:t xml:space="preserve">, and bowtie2 can only be used to map </w:t>
            </w:r>
            <w:r w:rsidR="008031E7">
              <w:rPr>
                <w:rFonts w:ascii="Times New Roman" w:hAnsi="Times New Roman" w:cs="Times New Roman"/>
                <w:i/>
                <w:sz w:val="24"/>
                <w:szCs w:val="24"/>
              </w:rPr>
              <w:t xml:space="preserve">generated </w:t>
            </w:r>
            <w:r w:rsidRPr="005D7F72">
              <w:rPr>
                <w:rFonts w:ascii="Times New Roman" w:hAnsi="Times New Roman" w:cs="Times New Roman"/>
                <w:i/>
                <w:sz w:val="24"/>
                <w:szCs w:val="24"/>
              </w:rPr>
              <w:t>bowtie2 index</w:t>
            </w:r>
            <w:r w:rsidR="002221BB">
              <w:rPr>
                <w:rFonts w:ascii="Times New Roman" w:hAnsi="Times New Roman" w:cs="Times New Roman"/>
                <w:i/>
                <w:sz w:val="24"/>
                <w:szCs w:val="24"/>
              </w:rPr>
              <w:t xml:space="preserve"> files</w:t>
            </w:r>
            <w:r w:rsidRPr="005D7F72">
              <w:rPr>
                <w:rFonts w:ascii="Times New Roman" w:hAnsi="Times New Roman" w:cs="Times New Roman"/>
                <w:sz w:val="24"/>
                <w:szCs w:val="24"/>
              </w:rPr>
              <w:t>.</w:t>
            </w:r>
          </w:p>
        </w:tc>
        <w:tc>
          <w:tcPr>
            <w:tcW w:w="1435" w:type="dxa"/>
          </w:tcPr>
          <w:p w14:paraId="3AE92FE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bwa</w:t>
            </w:r>
          </w:p>
        </w:tc>
      </w:tr>
      <w:tr w:rsidR="00E7316D" w:rsidRPr="005D7F72" w14:paraId="18D53FA0" w14:textId="77777777" w:rsidTr="001F57D5">
        <w:tc>
          <w:tcPr>
            <w:tcW w:w="1705" w:type="dxa"/>
          </w:tcPr>
          <w:p w14:paraId="06899BB7"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68277E2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4E20046C" w14:textId="04364D84"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you compiled from </w:t>
            </w:r>
            <w:r w:rsidR="002B3F6B" w:rsidRPr="005D7F72">
              <w:rPr>
                <w:rFonts w:ascii="Times New Roman" w:hAnsi="Times New Roman" w:cs="Times New Roman"/>
                <w:sz w:val="24"/>
                <w:szCs w:val="24"/>
              </w:rPr>
              <w:t>bwa-* directory</w:t>
            </w:r>
          </w:p>
          <w:p w14:paraId="3D56840B" w14:textId="74121459"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bowtie2</w:t>
            </w:r>
            <w:r w:rsidR="00AB6875" w:rsidRPr="005D7F72">
              <w:rPr>
                <w:rFonts w:ascii="Times New Roman" w:hAnsi="Times New Roman" w:cs="Times New Roman"/>
                <w:b/>
                <w:color w:val="0070C0"/>
                <w:sz w:val="24"/>
                <w:szCs w:val="24"/>
              </w:rPr>
              <w:t xml:space="preserve"> </w:t>
            </w:r>
            <w:r w:rsidR="00AB6875" w:rsidRPr="005D7F72">
              <w:rPr>
                <w:rFonts w:ascii="Times New Roman" w:hAnsi="Times New Roman" w:cs="Times New Roman"/>
                <w:color w:val="000000" w:themeColor="text1"/>
                <w:sz w:val="24"/>
                <w:szCs w:val="24"/>
              </w:rPr>
              <w:t>binary</w:t>
            </w:r>
            <w:r w:rsidRPr="005D7F72">
              <w:rPr>
                <w:rFonts w:ascii="Times New Roman" w:hAnsi="Times New Roman" w:cs="Times New Roman"/>
                <w:color w:val="000000" w:themeColor="text1"/>
                <w:sz w:val="24"/>
                <w:szCs w:val="24"/>
              </w:rPr>
              <w:t xml:space="preserve"> file </w:t>
            </w:r>
            <w:r w:rsidRPr="005D7F72">
              <w:rPr>
                <w:rFonts w:ascii="Times New Roman" w:hAnsi="Times New Roman" w:cs="Times New Roman"/>
                <w:sz w:val="24"/>
                <w:szCs w:val="24"/>
              </w:rPr>
              <w:t xml:space="preserve">to align </w:t>
            </w:r>
            <w:r w:rsidR="00090408" w:rsidRPr="005D7F72">
              <w:rPr>
                <w:rFonts w:ascii="Times New Roman" w:hAnsi="Times New Roman" w:cs="Times New Roman"/>
                <w:sz w:val="24"/>
                <w:szCs w:val="24"/>
              </w:rPr>
              <w:t>from the bowtie2-* directory</w:t>
            </w:r>
          </w:p>
        </w:tc>
        <w:tc>
          <w:tcPr>
            <w:tcW w:w="1435" w:type="dxa"/>
          </w:tcPr>
          <w:p w14:paraId="3B14678C"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444D7D77" w14:textId="77777777" w:rsidTr="001F57D5">
        <w:tc>
          <w:tcPr>
            <w:tcW w:w="1705" w:type="dxa"/>
          </w:tcPr>
          <w:p w14:paraId="47F6A7D4"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5C914D86" w14:textId="4ADAA67B" w:rsidR="00E7316D" w:rsidRPr="005D7F72" w:rsidRDefault="00E7316D" w:rsidP="00FD2B5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This </w:t>
            </w:r>
            <w:r w:rsidR="004868A4">
              <w:rPr>
                <w:rFonts w:ascii="Times New Roman" w:hAnsi="Times New Roman" w:cs="Times New Roman"/>
                <w:sz w:val="24"/>
                <w:szCs w:val="24"/>
              </w:rPr>
              <w:t>o</w:t>
            </w:r>
            <w:r w:rsidRPr="005D7F72">
              <w:rPr>
                <w:rFonts w:ascii="Times New Roman" w:hAnsi="Times New Roman" w:cs="Times New Roman"/>
                <w:sz w:val="24"/>
                <w:szCs w:val="24"/>
              </w:rPr>
              <w:t xml:space="preserve">ption is available </w:t>
            </w:r>
            <w:r w:rsidR="00FD2B5A" w:rsidRPr="005D7F72">
              <w:rPr>
                <w:rFonts w:ascii="Times New Roman" w:hAnsi="Times New Roman" w:cs="Times New Roman"/>
                <w:sz w:val="24"/>
                <w:szCs w:val="24"/>
              </w:rPr>
              <w:t xml:space="preserve">only </w:t>
            </w:r>
            <w:r w:rsidRPr="005D7F72">
              <w:rPr>
                <w:rFonts w:ascii="Times New Roman" w:hAnsi="Times New Roman" w:cs="Times New Roman"/>
                <w:sz w:val="24"/>
                <w:szCs w:val="24"/>
              </w:rPr>
              <w:t xml:space="preserve">for the </w:t>
            </w:r>
            <w:r w:rsidRPr="005D7F72">
              <w:rPr>
                <w:rFonts w:ascii="Times New Roman" w:hAnsi="Times New Roman" w:cs="Times New Roman"/>
                <w:b/>
                <w:sz w:val="24"/>
                <w:szCs w:val="24"/>
              </w:rPr>
              <w:t>bowtie2-biuild</w:t>
            </w:r>
            <w:r w:rsidRPr="005D7F72">
              <w:rPr>
                <w:rFonts w:ascii="Times New Roman" w:hAnsi="Times New Roman" w:cs="Times New Roman"/>
                <w:sz w:val="24"/>
                <w:szCs w:val="24"/>
              </w:rPr>
              <w:t xml:space="preserve"> indexer</w:t>
            </w:r>
            <w:r w:rsidR="007E02E3">
              <w:rPr>
                <w:rFonts w:ascii="Times New Roman" w:hAnsi="Times New Roman" w:cs="Times New Roman"/>
                <w:sz w:val="24"/>
                <w:szCs w:val="24"/>
              </w:rPr>
              <w:t xml:space="preserve">. </w:t>
            </w:r>
            <w:r w:rsidRPr="005D7F72">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2625EAC1" w14:textId="77777777" w:rsidTr="001F57D5">
        <w:tc>
          <w:tcPr>
            <w:tcW w:w="1705" w:type="dxa"/>
          </w:tcPr>
          <w:p w14:paraId="6BD31ED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Samtools binary file</w:t>
            </w:r>
          </w:p>
        </w:tc>
        <w:tc>
          <w:tcPr>
            <w:tcW w:w="6210" w:type="dxa"/>
          </w:tcPr>
          <w:p w14:paraId="1D51F093" w14:textId="77777777" w:rsidR="00E7316D" w:rsidRPr="005D7F72" w:rsidRDefault="00DB075B"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0" w:history="1">
              <w:r w:rsidR="00E7316D" w:rsidRPr="005D7F72">
                <w:rPr>
                  <w:rStyle w:val="Hyperlink"/>
                  <w:rFonts w:ascii="Times New Roman" w:hAnsi="Times New Roman" w:cs="Times New Roman"/>
                  <w:color w:val="000000" w:themeColor="text1"/>
                  <w:sz w:val="24"/>
                  <w:szCs w:val="24"/>
                  <w:shd w:val="clear" w:color="auto" w:fill="FFFFFF"/>
                </w:rPr>
                <w:t>SAMtools</w:t>
              </w:r>
            </w:hyperlink>
            <w:r w:rsidR="00E7316D" w:rsidRPr="005D7F72">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0849F413" w:rsidR="00E7316D" w:rsidRPr="005D7F72" w:rsidRDefault="00764783"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448904B" w14:textId="77777777" w:rsidTr="001F57D5">
        <w:tc>
          <w:tcPr>
            <w:tcW w:w="1705" w:type="dxa"/>
          </w:tcPr>
          <w:p w14:paraId="17ABBAF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323163B0" w14:textId="609C599B"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(.sh) that can be executed in a UNIX terminal by the user.</w:t>
            </w:r>
          </w:p>
        </w:tc>
        <w:tc>
          <w:tcPr>
            <w:tcW w:w="1435" w:type="dxa"/>
          </w:tcPr>
          <w:p w14:paraId="2BCA205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5D7F72" w:rsidRDefault="00E7316D" w:rsidP="008B78C0">
      <w:pPr>
        <w:pStyle w:val="Heading2"/>
      </w:pPr>
      <w:bookmarkStart w:id="25" w:name="_Toc508398297"/>
      <w:r w:rsidRPr="005D7F72">
        <w:t>Filter a BAM alignment file</w:t>
      </w:r>
      <w:bookmarkEnd w:id="25"/>
    </w:p>
    <w:p w14:paraId="65F6F8C5" w14:textId="77777777" w:rsidR="00E7316D" w:rsidRPr="005D7F72" w:rsidRDefault="00E7316D" w:rsidP="008B78C0">
      <w:pPr>
        <w:pStyle w:val="Heading3"/>
      </w:pPr>
      <w:bookmarkStart w:id="26" w:name="_Toc508398298"/>
      <w:r w:rsidRPr="005D7F72">
        <w:t>Purpose</w:t>
      </w:r>
      <w:bookmarkEnd w:id="26"/>
    </w:p>
    <w:p w14:paraId="4EB29B38" w14:textId="19F2B42F"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To perform filtering of a BAM file to remove low quality map reads and unmapped reads among others.</w:t>
      </w:r>
    </w:p>
    <w:p w14:paraId="682DCD44" w14:textId="77777777" w:rsidR="00E7316D" w:rsidRPr="005D7F72" w:rsidRDefault="00E7316D" w:rsidP="008B78C0">
      <w:pPr>
        <w:pStyle w:val="Heading3"/>
      </w:pPr>
      <w:bookmarkStart w:id="27" w:name="_Toc508398299"/>
      <w:r w:rsidRPr="005D7F72">
        <w:t>Input</w:t>
      </w:r>
      <w:bookmarkEnd w:id="27"/>
    </w:p>
    <w:p w14:paraId="4028918E" w14:textId="425C3851"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The BAM file generated from the mapping step above. For example, by default bwa BAM files is named bwa_mapped.bam and bowtie2 BAM files is named bowtie2_mapped.bam</w:t>
      </w:r>
      <w:r w:rsidR="00DE5C5E">
        <w:rPr>
          <w:rFonts w:ascii="Times New Roman" w:hAnsi="Times New Roman" w:cs="Times New Roman"/>
          <w:sz w:val="24"/>
          <w:szCs w:val="24"/>
        </w:rPr>
        <w:t>.</w:t>
      </w:r>
    </w:p>
    <w:p w14:paraId="6F64C4FB" w14:textId="1753CDA2" w:rsidR="00E7316D" w:rsidRPr="005D7F72" w:rsidRDefault="005D7F72" w:rsidP="005D7F72">
      <w:pPr>
        <w:pStyle w:val="Heading3"/>
      </w:pPr>
      <w:bookmarkStart w:id="28" w:name="_Toc508398300"/>
      <w:r w:rsidRPr="005D7F72">
        <w:t>Test Data</w:t>
      </w:r>
      <w:bookmarkEnd w:id="28"/>
    </w:p>
    <w:p w14:paraId="599C4D20" w14:textId="70295F85" w:rsidR="00007B5F" w:rsidRPr="005D7F72"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5D7F72">
        <w:rPr>
          <w:rFonts w:ascii="Times New Roman" w:hAnsi="Times New Roman" w:cs="Times New Roman"/>
          <w:color w:val="000000" w:themeColor="text1"/>
          <w:sz w:val="24"/>
          <w:szCs w:val="24"/>
          <w:shd w:val="clear" w:color="auto" w:fill="FFFFFF"/>
        </w:rPr>
        <w:t>:</w:t>
      </w:r>
    </w:p>
    <w:p w14:paraId="3E591D0F" w14:textId="77777777" w:rsidR="00007B5F" w:rsidRPr="005D7F72"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MiSeq GM12878 in-situ files:</w:t>
      </w:r>
    </w:p>
    <w:p w14:paraId="7BBCA967" w14:textId="575B7D5B" w:rsidR="00007B5F" w:rsidRPr="005D7F72"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29" w:name="OLE_LINK12"/>
      <w:bookmarkStart w:id="30" w:name="OLE_LINK13"/>
      <w:bookmarkStart w:id="31" w:name="OLE_LINK14"/>
      <w:r w:rsidRPr="005D7F72">
        <w:rPr>
          <w:rFonts w:ascii="Times New Roman" w:hAnsi="Times New Roman" w:cs="Times New Roman"/>
          <w:color w:val="000000" w:themeColor="text1"/>
          <w:sz w:val="24"/>
          <w:szCs w:val="24"/>
          <w:shd w:val="clear" w:color="auto" w:fill="FFFFFF"/>
        </w:rPr>
        <w:t xml:space="preserve">Bowtie2: </w:t>
      </w:r>
      <w:bookmarkEnd w:id="29"/>
      <w:bookmarkEnd w:id="30"/>
      <w:bookmarkEnd w:id="31"/>
      <w:r w:rsidRPr="005D7F72">
        <w:rPr>
          <w:rFonts w:ascii="Times New Roman" w:hAnsi="Times New Roman" w:cs="Times New Roman"/>
          <w:color w:val="000000" w:themeColor="text1"/>
          <w:sz w:val="24"/>
          <w:szCs w:val="24"/>
          <w:shd w:val="clear" w:color="auto" w:fill="FFFFFF"/>
        </w:rPr>
        <w:fldChar w:fldCharType="begin"/>
      </w:r>
      <w:r w:rsidRPr="005D7F72">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5D7F72">
        <w:rPr>
          <w:rFonts w:ascii="Times New Roman" w:hAnsi="Times New Roman" w:cs="Times New Roman"/>
          <w:color w:val="000000" w:themeColor="text1"/>
          <w:sz w:val="24"/>
          <w:szCs w:val="24"/>
          <w:shd w:val="clear" w:color="auto" w:fill="FFFFFF"/>
        </w:rPr>
        <w:fldChar w:fldCharType="separate"/>
      </w:r>
      <w:r w:rsidRPr="005D7F72">
        <w:rPr>
          <w:rStyle w:val="Hyperlink"/>
          <w:rFonts w:ascii="Times New Roman" w:hAnsi="Times New Roman" w:cs="Times New Roman"/>
          <w:sz w:val="24"/>
          <w:szCs w:val="24"/>
          <w:shd w:val="clear" w:color="auto" w:fill="FFFFFF"/>
        </w:rPr>
        <w:t>http://sysbio.rnet.missouri.edu/bdm_download/GenomeFlow/MiSeq_GM12878/bowtie2_align_Miseq/</w:t>
      </w:r>
      <w:r w:rsidRPr="005D7F72">
        <w:rPr>
          <w:rFonts w:ascii="Times New Roman" w:hAnsi="Times New Roman" w:cs="Times New Roman"/>
          <w:color w:val="000000" w:themeColor="text1"/>
          <w:sz w:val="24"/>
          <w:szCs w:val="24"/>
          <w:shd w:val="clear" w:color="auto" w:fill="FFFFFF"/>
        </w:rPr>
        <w:fldChar w:fldCharType="end"/>
      </w:r>
    </w:p>
    <w:p w14:paraId="6BE4F568" w14:textId="020E4E15" w:rsidR="00DF5BBB" w:rsidRPr="005D7F72"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79D61E18" w14:textId="07A3AB86" w:rsidR="00DF5BBB" w:rsidRPr="005D7F72" w:rsidRDefault="00DB075B"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1" w:history="1">
        <w:r w:rsidR="00DF5BBB" w:rsidRPr="005D7F72">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5D7F72"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5D7F72"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2" w:name="OLE_LINK17"/>
      <w:bookmarkStart w:id="33" w:name="OLE_LINK18"/>
      <w:r w:rsidRPr="005D7F72">
        <w:rPr>
          <w:rFonts w:ascii="Times New Roman" w:hAnsi="Times New Roman" w:cs="Times New Roman"/>
          <w:color w:val="000000" w:themeColor="text1"/>
          <w:sz w:val="24"/>
          <w:szCs w:val="24"/>
          <w:shd w:val="clear" w:color="auto" w:fill="FFFFFF"/>
        </w:rPr>
        <w:lastRenderedPageBreak/>
        <w:t>GM06990 Cell line:</w:t>
      </w:r>
    </w:p>
    <w:bookmarkEnd w:id="32"/>
    <w:bookmarkEnd w:id="33"/>
    <w:p w14:paraId="026E8206" w14:textId="18E12752" w:rsidR="00007B5F" w:rsidRPr="005D7F72"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color w:val="000000" w:themeColor="text1"/>
          <w:sz w:val="24"/>
          <w:szCs w:val="24"/>
          <w:shd w:val="clear" w:color="auto" w:fill="FFFFFF"/>
        </w:rPr>
        <w:t>Bowtie2:</w:t>
      </w:r>
    </w:p>
    <w:p w14:paraId="10AE4078" w14:textId="3DE18E99" w:rsidR="00A403CE" w:rsidRPr="005D7F72" w:rsidRDefault="00DB075B" w:rsidP="00A403CE">
      <w:pPr>
        <w:pStyle w:val="ListParagraph"/>
        <w:spacing w:before="100" w:beforeAutospacing="1" w:after="0" w:line="360" w:lineRule="auto"/>
        <w:ind w:left="2700"/>
        <w:rPr>
          <w:rFonts w:ascii="Times New Roman" w:hAnsi="Times New Roman" w:cs="Times New Roman"/>
          <w:sz w:val="24"/>
          <w:szCs w:val="24"/>
        </w:rPr>
      </w:pPr>
      <w:hyperlink r:id="rId32" w:history="1">
        <w:r w:rsidR="00A403CE" w:rsidRPr="005D7F72">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Bwa:</w:t>
      </w:r>
    </w:p>
    <w:p w14:paraId="69BBD4FF" w14:textId="2A26A45B" w:rsidR="00A403CE" w:rsidRPr="005D7F72" w:rsidRDefault="00DB075B" w:rsidP="00A403CE">
      <w:pPr>
        <w:pStyle w:val="ListParagraph"/>
        <w:spacing w:before="100" w:beforeAutospacing="1" w:after="0" w:line="360" w:lineRule="auto"/>
        <w:ind w:left="2700"/>
        <w:rPr>
          <w:rFonts w:ascii="Times New Roman" w:hAnsi="Times New Roman" w:cs="Times New Roman"/>
          <w:sz w:val="24"/>
          <w:szCs w:val="24"/>
        </w:rPr>
      </w:pPr>
      <w:hyperlink r:id="rId33" w:history="1">
        <w:r w:rsidR="00A403CE" w:rsidRPr="005D7F72">
          <w:rPr>
            <w:rStyle w:val="Hyperlink"/>
            <w:rFonts w:ascii="Times New Roman" w:hAnsi="Times New Roman" w:cs="Times New Roman"/>
            <w:sz w:val="24"/>
            <w:szCs w:val="24"/>
          </w:rPr>
          <w:t>http://sysbio.rnet.missouri.edu/bdm_download/GenomeFlow/GM06990/bwa_align/</w:t>
        </w:r>
      </w:hyperlink>
    </w:p>
    <w:p w14:paraId="69ED2E59"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5D7F72" w:rsidRDefault="00E7316D" w:rsidP="008B78C0">
      <w:pPr>
        <w:pStyle w:val="Heading3"/>
      </w:pPr>
      <w:bookmarkStart w:id="34" w:name="_Toc508398301"/>
      <w:r w:rsidRPr="005D7F72">
        <w:t>Output</w:t>
      </w:r>
      <w:bookmarkEnd w:id="34"/>
    </w:p>
    <w:p w14:paraId="160BFB3C" w14:textId="4F545AA7" w:rsidR="00E7316D" w:rsidRPr="00DB67F2"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Filter_script_samtools.sh</w:t>
      </w:r>
      <w:r w:rsidR="00DB67F2">
        <w:rPr>
          <w:rFonts w:ascii="Times New Roman" w:hAnsi="Times New Roman" w:cs="Times New Roman"/>
          <w:sz w:val="24"/>
          <w:szCs w:val="24"/>
        </w:rPr>
        <w:t>.</w:t>
      </w:r>
    </w:p>
    <w:p w14:paraId="64B1F22E" w14:textId="77777777" w:rsidR="00E7316D" w:rsidRPr="005D7F72" w:rsidRDefault="00E7316D" w:rsidP="008B78C0">
      <w:pPr>
        <w:pStyle w:val="Heading3"/>
      </w:pPr>
      <w:bookmarkStart w:id="35" w:name="_Toc508398302"/>
      <w:r w:rsidRPr="005D7F72">
        <w:t>Output of the script:</w:t>
      </w:r>
      <w:bookmarkEnd w:id="35"/>
    </w:p>
    <w:p w14:paraId="19A4B032" w14:textId="008B6229" w:rsidR="00E7316D" w:rsidRPr="00DB67F2"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5D7F72">
        <w:rPr>
          <w:rFonts w:ascii="Times New Roman" w:hAnsi="Times New Roman" w:cs="Times New Roman"/>
          <w:color w:val="000000" w:themeColor="text1"/>
          <w:sz w:val="24"/>
          <w:szCs w:val="24"/>
        </w:rPr>
        <w:t xml:space="preserve">A </w:t>
      </w:r>
      <w:r w:rsidRPr="005D7F72">
        <w:rPr>
          <w:rFonts w:ascii="Times New Roman" w:hAnsi="Times New Roman" w:cs="Times New Roman"/>
          <w:color w:val="000000" w:themeColor="text1"/>
          <w:sz w:val="24"/>
          <w:szCs w:val="24"/>
          <w:shd w:val="clear" w:color="auto" w:fill="FFFFFF"/>
        </w:rPr>
        <w:t xml:space="preserve">BAM binary format (. bam) named </w:t>
      </w:r>
      <w:r w:rsidRPr="005D7F72">
        <w:rPr>
          <w:rFonts w:ascii="Times New Roman" w:hAnsi="Times New Roman" w:cs="Times New Roman"/>
          <w:i/>
          <w:color w:val="000000" w:themeColor="text1"/>
          <w:sz w:val="24"/>
          <w:szCs w:val="24"/>
          <w:shd w:val="clear" w:color="auto" w:fill="FFFFFF"/>
        </w:rPr>
        <w:t>bowtie2_mapped.filtered.bam</w:t>
      </w:r>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bowtie2</w:t>
      </w:r>
      <w:r w:rsidRPr="005D7F72">
        <w:rPr>
          <w:rFonts w:ascii="Times New Roman" w:hAnsi="Times New Roman" w:cs="Times New Roman"/>
          <w:color w:val="000000" w:themeColor="text1"/>
          <w:sz w:val="24"/>
          <w:szCs w:val="24"/>
          <w:shd w:val="clear" w:color="auto" w:fill="FFFFFF"/>
        </w:rPr>
        <w:t xml:space="preserve"> and </w:t>
      </w:r>
      <w:r w:rsidRPr="005D7F72">
        <w:rPr>
          <w:rFonts w:ascii="Times New Roman" w:hAnsi="Times New Roman" w:cs="Times New Roman"/>
          <w:i/>
          <w:color w:val="000000" w:themeColor="text1"/>
          <w:sz w:val="24"/>
          <w:szCs w:val="24"/>
          <w:shd w:val="clear" w:color="auto" w:fill="FFFFFF"/>
        </w:rPr>
        <w:t>bwa_mapped.filtered.bam</w:t>
      </w:r>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bwa</w:t>
      </w:r>
      <w:r w:rsidR="00DB67F2">
        <w:rPr>
          <w:rFonts w:ascii="Times New Roman" w:hAnsi="Times New Roman" w:cs="Times New Roman"/>
          <w:sz w:val="24"/>
          <w:szCs w:val="24"/>
          <w:shd w:val="clear" w:color="auto" w:fill="FFFFFF"/>
        </w:rPr>
        <w:t>.</w:t>
      </w:r>
    </w:p>
    <w:p w14:paraId="51EEFD74" w14:textId="59C1A4C7" w:rsidR="00007B5F" w:rsidRPr="005D7F72" w:rsidRDefault="005D7F72" w:rsidP="005D7F72">
      <w:pPr>
        <w:pStyle w:val="Heading3"/>
      </w:pPr>
      <w:bookmarkStart w:id="36" w:name="_Toc508398303"/>
      <w:r w:rsidRPr="005D7F72">
        <w:t>Test Data Output</w:t>
      </w:r>
      <w:r w:rsidR="00007B5F" w:rsidRPr="005D7F72">
        <w:t>:</w:t>
      </w:r>
      <w:bookmarkEnd w:id="36"/>
    </w:p>
    <w:p w14:paraId="2F1F5039" w14:textId="7E416DCC" w:rsidR="00007B5F" w:rsidRPr="005D7F72"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w:t>
      </w:r>
      <w:r w:rsidR="00A903A4" w:rsidRPr="005D7F72">
        <w:rPr>
          <w:rFonts w:ascii="Times New Roman" w:hAnsi="Times New Roman" w:cs="Times New Roman"/>
          <w:color w:val="000000" w:themeColor="text1"/>
          <w:sz w:val="24"/>
          <w:szCs w:val="24"/>
          <w:shd w:val="clear" w:color="auto" w:fill="FFFFFF"/>
        </w:rPr>
        <w:t xml:space="preserve">filtered </w:t>
      </w:r>
      <w:r w:rsidRPr="005D7F72">
        <w:rPr>
          <w:rFonts w:ascii="Times New Roman" w:hAnsi="Times New Roman" w:cs="Times New Roman"/>
          <w:color w:val="000000" w:themeColor="text1"/>
          <w:sz w:val="24"/>
          <w:szCs w:val="24"/>
          <w:shd w:val="clear" w:color="auto" w:fill="FFFFFF"/>
        </w:rPr>
        <w:t xml:space="preserve">bowtie2 </w:t>
      </w:r>
      <w:r w:rsidR="00DF5BBB" w:rsidRPr="005D7F72">
        <w:rPr>
          <w:rFonts w:ascii="Times New Roman" w:hAnsi="Times New Roman" w:cs="Times New Roman"/>
          <w:color w:val="000000" w:themeColor="text1"/>
          <w:sz w:val="24"/>
          <w:szCs w:val="24"/>
          <w:shd w:val="clear" w:color="auto" w:fill="FFFFFF"/>
        </w:rPr>
        <w:t xml:space="preserve">and bwa </w:t>
      </w:r>
      <w:r w:rsidRPr="005D7F72">
        <w:rPr>
          <w:rFonts w:ascii="Times New Roman" w:hAnsi="Times New Roman" w:cs="Times New Roman"/>
          <w:color w:val="000000" w:themeColor="text1"/>
          <w:sz w:val="24"/>
          <w:szCs w:val="24"/>
          <w:shd w:val="clear" w:color="auto" w:fill="FFFFFF"/>
        </w:rPr>
        <w:t>alignment BAM file can be download</w:t>
      </w:r>
      <w:r w:rsidR="00033C59" w:rsidRPr="005D7F72">
        <w:rPr>
          <w:rFonts w:ascii="Times New Roman" w:hAnsi="Times New Roman" w:cs="Times New Roman"/>
          <w:color w:val="000000" w:themeColor="text1"/>
          <w:sz w:val="24"/>
          <w:szCs w:val="24"/>
          <w:shd w:val="clear" w:color="auto" w:fill="FFFFFF"/>
        </w:rPr>
        <w:t xml:space="preserve">ed from the link below for the MiSeq GM12878 in-situ </w:t>
      </w:r>
      <w:r w:rsidRPr="005D7F72">
        <w:rPr>
          <w:rFonts w:ascii="Times New Roman" w:hAnsi="Times New Roman" w:cs="Times New Roman"/>
          <w:color w:val="000000" w:themeColor="text1"/>
          <w:sz w:val="24"/>
          <w:szCs w:val="24"/>
          <w:shd w:val="clear" w:color="auto" w:fill="FFFFFF"/>
        </w:rPr>
        <w:t>test data</w:t>
      </w:r>
      <w:r w:rsidR="00DB67F2">
        <w:rPr>
          <w:rFonts w:ascii="Times New Roman" w:hAnsi="Times New Roman" w:cs="Times New Roman"/>
          <w:color w:val="000000" w:themeColor="text1"/>
          <w:sz w:val="24"/>
          <w:szCs w:val="24"/>
          <w:shd w:val="clear" w:color="auto" w:fill="FFFFFF"/>
        </w:rPr>
        <w:t>.</w:t>
      </w:r>
    </w:p>
    <w:p w14:paraId="6826616A" w14:textId="77777777" w:rsidR="00007B5F" w:rsidRPr="005D7F72"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MiSeq GM12878 in-situ files:</w:t>
      </w:r>
    </w:p>
    <w:p w14:paraId="23741021" w14:textId="00DDA5CB" w:rsidR="00007B5F" w:rsidRPr="005D7F72"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34" w:history="1">
        <w:r w:rsidR="001A6B02" w:rsidRPr="005D7F72">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5D7F72"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18CAB1BF" w14:textId="6EBD16DC" w:rsidR="001A6B02" w:rsidRPr="005D7F72" w:rsidRDefault="00DB075B"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5" w:history="1">
        <w:r w:rsidR="001A6B02" w:rsidRPr="005D7F72">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5D7F72"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7" w:name="OLE_LINK19"/>
      <w:bookmarkStart w:id="38" w:name="OLE_LINK20"/>
      <w:r w:rsidRPr="005D7F72">
        <w:rPr>
          <w:rFonts w:ascii="Times New Roman" w:hAnsi="Times New Roman" w:cs="Times New Roman"/>
          <w:color w:val="000000" w:themeColor="text1"/>
          <w:sz w:val="24"/>
          <w:szCs w:val="24"/>
          <w:shd w:val="clear" w:color="auto" w:fill="FFFFFF"/>
        </w:rPr>
        <w:t>GM06990 Cell line:</w:t>
      </w:r>
    </w:p>
    <w:p w14:paraId="6095C835" w14:textId="37A514C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531AE1F8" w14:textId="0DF1692B" w:rsidR="00A403CE" w:rsidRPr="005D7F72" w:rsidRDefault="00DB075B"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6" w:history="1">
        <w:r w:rsidR="00A403CE" w:rsidRPr="005D7F72">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37" w:history="1">
        <w:r w:rsidRPr="005D7F72">
          <w:rPr>
            <w:rStyle w:val="Hyperlink"/>
            <w:rFonts w:ascii="Times New Roman" w:hAnsi="Times New Roman" w:cs="Times New Roman"/>
            <w:sz w:val="24"/>
            <w:szCs w:val="24"/>
            <w:shd w:val="clear" w:color="auto" w:fill="FFFFFF"/>
          </w:rPr>
          <w:t>http://sysbio.rnet.missouri.edu/bdm_download/GenomeFlow/GM06990/bwa_mapped.filtered.bam</w:t>
        </w:r>
      </w:hyperlink>
    </w:p>
    <w:bookmarkEnd w:id="37"/>
    <w:bookmarkEnd w:id="38"/>
    <w:p w14:paraId="6060DE28"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5D7F72" w:rsidRDefault="00E7316D" w:rsidP="008B78C0">
      <w:pPr>
        <w:pStyle w:val="Heading3"/>
      </w:pPr>
      <w:bookmarkStart w:id="39" w:name="_Toc508398304"/>
      <w:r w:rsidRPr="005D7F72">
        <w:t>Running</w:t>
      </w:r>
      <w:bookmarkEnd w:id="39"/>
    </w:p>
    <w:p w14:paraId="7ACE2D6D" w14:textId="77777777"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1D-Functions/Filter a BAM alignment file</w:t>
      </w:r>
    </w:p>
    <w:p w14:paraId="0C3F691E"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Filter_script_samtools.sh</w:t>
      </w:r>
      <w:r w:rsidR="00EC7E0A" w:rsidRPr="005D7F72">
        <w:rPr>
          <w:rFonts w:ascii="Times New Roman" w:hAnsi="Times New Roman" w:cs="Times New Roman"/>
          <w:sz w:val="24"/>
          <w:szCs w:val="24"/>
        </w:rPr>
        <w:t xml:space="preserve"> </w:t>
      </w:r>
    </w:p>
    <w:p w14:paraId="52B1A309" w14:textId="3C8E4741" w:rsidR="00E7316D"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000CEA11" w14:textId="77777777" w:rsidR="00C018F9" w:rsidRPr="005D7F72" w:rsidRDefault="00E7316D" w:rsidP="00C018F9">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 xml:space="preserve">Run </w:t>
      </w:r>
      <w:r w:rsidRPr="005D7F72">
        <w:rPr>
          <w:rFonts w:ascii="Times New Roman" w:hAnsi="Times New Roman" w:cs="Times New Roman"/>
          <w:i/>
          <w:sz w:val="24"/>
          <w:szCs w:val="24"/>
        </w:rPr>
        <w:t>Filter_script_samtools.sh</w:t>
      </w:r>
      <w:r w:rsidRPr="005D7F72">
        <w:rPr>
          <w:rFonts w:ascii="Times New Roman" w:hAnsi="Times New Roman" w:cs="Times New Roman"/>
          <w:sz w:val="24"/>
          <w:szCs w:val="24"/>
        </w:rPr>
        <w:t xml:space="preserve"> in a Unix Terminal</w:t>
      </w:r>
    </w:p>
    <w:p w14:paraId="6122305C" w14:textId="77777777" w:rsidR="00C018F9" w:rsidRPr="005D7F72" w:rsidRDefault="00C018F9" w:rsidP="00C018F9">
      <w:pPr>
        <w:pStyle w:val="ListParagraph"/>
        <w:ind w:left="1620"/>
        <w:rPr>
          <w:rFonts w:ascii="Times New Roman" w:hAnsi="Times New Roman" w:cs="Times New Roman"/>
          <w:sz w:val="24"/>
          <w:szCs w:val="24"/>
        </w:rPr>
      </w:pPr>
    </w:p>
    <w:p w14:paraId="3C2DF3BD" w14:textId="77777777" w:rsidR="00E7316D" w:rsidRPr="005D7F72" w:rsidRDefault="00E7316D" w:rsidP="00E7316D">
      <w:pPr>
        <w:pStyle w:val="ListParagraph"/>
        <w:ind w:left="1620"/>
        <w:rPr>
          <w:rFonts w:ascii="Times New Roman" w:hAnsi="Times New Roman" w:cs="Times New Roman"/>
          <w:sz w:val="24"/>
          <w:szCs w:val="24"/>
        </w:rPr>
      </w:pPr>
    </w:p>
    <w:p w14:paraId="49EC718D" w14:textId="77777777" w:rsidR="00E7316D" w:rsidRPr="005D7F72" w:rsidRDefault="00E7316D" w:rsidP="00E7316D">
      <w:pPr>
        <w:ind w:left="1260"/>
        <w:rPr>
          <w:rFonts w:ascii="Times New Roman" w:hAnsi="Times New Roman" w:cs="Times New Roman"/>
          <w:sz w:val="24"/>
          <w:szCs w:val="24"/>
        </w:rPr>
      </w:pPr>
    </w:p>
    <w:p w14:paraId="0ECD0A8A" w14:textId="48694E55" w:rsidR="00E7316D" w:rsidRPr="005D7F72" w:rsidRDefault="007877B0" w:rsidP="00E7316D">
      <w:pPr>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6500" cy="2922270"/>
                    </a:xfrm>
                    <a:prstGeom prst="rect">
                      <a:avLst/>
                    </a:prstGeom>
                  </pic:spPr>
                </pic:pic>
              </a:graphicData>
            </a:graphic>
          </wp:inline>
        </w:drawing>
      </w:r>
    </w:p>
    <w:p w14:paraId="6B19FB37" w14:textId="77777777" w:rsidR="00E7316D" w:rsidRPr="005D7F72" w:rsidRDefault="00E7316D" w:rsidP="008B139E">
      <w:pPr>
        <w:pStyle w:val="Figures"/>
        <w:rPr>
          <w:rFonts w:cs="Times New Roman"/>
          <w:szCs w:val="24"/>
        </w:rPr>
      </w:pPr>
      <w:bookmarkStart w:id="40" w:name="_Toc509324184"/>
      <w:r w:rsidRPr="005D7F72">
        <w:rPr>
          <w:rFonts w:cs="Times New Roman"/>
          <w:szCs w:val="24"/>
        </w:rPr>
        <w:t>Figure 3: Filter a BAM alignment file</w:t>
      </w:r>
      <w:bookmarkEnd w:id="40"/>
    </w:p>
    <w:p w14:paraId="5EC757D4"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08FB3750" w14:textId="77777777" w:rsidTr="001F57D5">
        <w:tc>
          <w:tcPr>
            <w:tcW w:w="1705" w:type="dxa"/>
          </w:tcPr>
          <w:p w14:paraId="20813AC2"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18B7D6AE"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5FB39F82"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6AA09C72" w14:textId="77777777" w:rsidTr="001F57D5">
        <w:tc>
          <w:tcPr>
            <w:tcW w:w="1705" w:type="dxa"/>
          </w:tcPr>
          <w:p w14:paraId="2885BFE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lastRenderedPageBreak/>
              <w:t>Created .bam file</w:t>
            </w:r>
          </w:p>
        </w:tc>
        <w:tc>
          <w:tcPr>
            <w:tcW w:w="6210" w:type="dxa"/>
          </w:tcPr>
          <w:p w14:paraId="2E207BA1"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Select the BAM file generated using either BWA or bowtie2. Select the BAM file named bwa_mapped.bam for </w:t>
            </w:r>
            <w:r w:rsidRPr="005D7F72">
              <w:rPr>
                <w:rFonts w:ascii="Times New Roman" w:hAnsi="Times New Roman" w:cs="Times New Roman"/>
                <w:b/>
                <w:color w:val="0070C0"/>
                <w:sz w:val="24"/>
                <w:szCs w:val="24"/>
              </w:rPr>
              <w:t>bwa</w:t>
            </w:r>
            <w:r w:rsidRPr="005D7F72">
              <w:rPr>
                <w:rFonts w:ascii="Times New Roman" w:hAnsi="Times New Roman" w:cs="Times New Roman"/>
                <w:sz w:val="24"/>
                <w:szCs w:val="24"/>
              </w:rPr>
              <w:t xml:space="preserve"> and BAM file named bowtie2_mapped.bam for </w:t>
            </w:r>
            <w:r w:rsidRPr="005D7F72">
              <w:rPr>
                <w:rFonts w:ascii="Times New Roman" w:hAnsi="Times New Roman" w:cs="Times New Roman"/>
                <w:b/>
                <w:color w:val="0070C0"/>
                <w:sz w:val="24"/>
                <w:szCs w:val="24"/>
              </w:rPr>
              <w:t>bowtie2</w:t>
            </w:r>
          </w:p>
        </w:tc>
        <w:tc>
          <w:tcPr>
            <w:tcW w:w="1435" w:type="dxa"/>
          </w:tcPr>
          <w:p w14:paraId="2F33A07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C7E90D0" w14:textId="77777777" w:rsidTr="001F57D5">
        <w:tc>
          <w:tcPr>
            <w:tcW w:w="1705" w:type="dxa"/>
          </w:tcPr>
          <w:p w14:paraId="2E9EB4B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19883251"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18FF12B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3504759" w14:textId="77777777" w:rsidTr="001F57D5">
        <w:tc>
          <w:tcPr>
            <w:tcW w:w="1705" w:type="dxa"/>
          </w:tcPr>
          <w:p w14:paraId="6E863F3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binary file</w:t>
            </w:r>
          </w:p>
        </w:tc>
        <w:tc>
          <w:tcPr>
            <w:tcW w:w="6210" w:type="dxa"/>
          </w:tcPr>
          <w:p w14:paraId="2F34485F" w14:textId="77777777" w:rsidR="00E7316D" w:rsidRPr="005D7F72"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5D7F72">
              <w:rPr>
                <w:rStyle w:val="Strong"/>
                <w:rFonts w:ascii="Times New Roman" w:hAnsi="Times New Roman" w:cs="Times New Roman"/>
                <w:color w:val="0070C0"/>
                <w:sz w:val="24"/>
                <w:szCs w:val="24"/>
                <w:shd w:val="clear" w:color="auto" w:fill="FFFFFF"/>
              </w:rPr>
              <w:t>samtools</w:t>
            </w:r>
            <w:r w:rsidRPr="005D7F72">
              <w:rPr>
                <w:rFonts w:ascii="Times New Roman" w:hAnsi="Times New Roman" w:cs="Times New Roman"/>
                <w:color w:val="444444"/>
                <w:sz w:val="24"/>
                <w:szCs w:val="24"/>
                <w:shd w:val="clear" w:color="auto" w:fill="FFFFFF"/>
              </w:rPr>
              <w:t> </w:t>
            </w:r>
            <w:r w:rsidRPr="005D7F72">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2CB8F5C3" w:rsidR="00E7316D" w:rsidRPr="005D7F72" w:rsidRDefault="00764783" w:rsidP="00E7316D">
            <w:pPr>
              <w:spacing w:before="100" w:beforeAutospacing="1" w:line="360" w:lineRule="auto"/>
              <w:jc w:val="both"/>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D242E5B" w14:textId="77777777" w:rsidTr="001F57D5">
        <w:tc>
          <w:tcPr>
            <w:tcW w:w="1705" w:type="dxa"/>
          </w:tcPr>
          <w:p w14:paraId="59CDED75"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Flag (-F)</w:t>
            </w:r>
          </w:p>
        </w:tc>
        <w:tc>
          <w:tcPr>
            <w:tcW w:w="6210" w:type="dxa"/>
          </w:tcPr>
          <w:p w14:paraId="4C1B9053" w14:textId="77777777" w:rsidR="00E7316D" w:rsidRPr="005D7F72" w:rsidRDefault="00E7316D" w:rsidP="00E7316D">
            <w:pPr>
              <w:spacing w:before="100" w:beforeAutospacing="1" w:line="360" w:lineRule="auto"/>
              <w:jc w:val="both"/>
              <w:rPr>
                <w:rFonts w:ascii="Times New Roman" w:hAnsi="Times New Roman" w:cs="Times New Roman"/>
                <w:sz w:val="24"/>
                <w:szCs w:val="24"/>
              </w:rPr>
            </w:pPr>
            <w:r w:rsidRPr="005D7F72">
              <w:rPr>
                <w:rStyle w:val="Strong"/>
                <w:rFonts w:ascii="Times New Roman" w:hAnsi="Times New Roman" w:cs="Times New Roman"/>
                <w:color w:val="0070C0"/>
                <w:sz w:val="24"/>
                <w:szCs w:val="24"/>
                <w:shd w:val="clear" w:color="auto" w:fill="FFFFFF"/>
              </w:rPr>
              <w:t>samtools</w:t>
            </w:r>
            <w:r w:rsidRPr="005D7F72">
              <w:rPr>
                <w:rStyle w:val="Strong"/>
                <w:rFonts w:ascii="Times New Roman" w:hAnsi="Times New Roman" w:cs="Times New Roman"/>
                <w:color w:val="333333"/>
                <w:sz w:val="24"/>
                <w:szCs w:val="24"/>
                <w:shd w:val="clear" w:color="auto" w:fill="FFFFFF"/>
              </w:rPr>
              <w:t> </w:t>
            </w:r>
            <w:r w:rsidRPr="005D7F72">
              <w:rPr>
                <w:rFonts w:ascii="Times New Roman" w:hAnsi="Times New Roman" w:cs="Times New Roman"/>
                <w:color w:val="333333"/>
                <w:sz w:val="24"/>
                <w:szCs w:val="24"/>
                <w:shd w:val="clear" w:color="auto" w:fill="FFFFFF"/>
              </w:rPr>
              <w:t>allows you to sort based on certain flags that are specified on </w:t>
            </w:r>
            <w:hyperlink r:id="rId39" w:history="1">
              <w:r w:rsidRPr="005D7F72">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0x4</w:t>
            </w:r>
          </w:p>
        </w:tc>
      </w:tr>
      <w:tr w:rsidR="00E7316D" w:rsidRPr="005D7F72" w14:paraId="4223BF16" w14:textId="77777777" w:rsidTr="001F57D5">
        <w:tc>
          <w:tcPr>
            <w:tcW w:w="1705" w:type="dxa"/>
          </w:tcPr>
          <w:p w14:paraId="30131D1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MAPQ (-q)</w:t>
            </w:r>
          </w:p>
        </w:tc>
        <w:tc>
          <w:tcPr>
            <w:tcW w:w="6210" w:type="dxa"/>
          </w:tcPr>
          <w:p w14:paraId="684FF8DC" w14:textId="77777777" w:rsidR="00E7316D" w:rsidRPr="005D7F72"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5D7F72">
              <w:rPr>
                <w:rFonts w:ascii="Times New Roman" w:hAnsi="Times New Roman" w:cs="Times New Roman"/>
                <w:color w:val="000000" w:themeColor="text1"/>
                <w:sz w:val="24"/>
                <w:szCs w:val="24"/>
              </w:rPr>
              <w:t xml:space="preserve">An integer value to </w:t>
            </w:r>
            <w:r w:rsidRPr="005D7F72">
              <w:rPr>
                <w:rFonts w:ascii="Times New Roman" w:hAnsi="Times New Roman" w:cs="Times New Roman"/>
                <w:color w:val="000000" w:themeColor="text1"/>
                <w:sz w:val="24"/>
                <w:szCs w:val="24"/>
                <w:shd w:val="clear" w:color="auto" w:fill="FFFFFF"/>
              </w:rPr>
              <w:t>Skip alignments with MAPQ smaller than </w:t>
            </w:r>
            <w:r w:rsidRPr="005D7F72">
              <w:rPr>
                <w:rStyle w:val="Emphasis"/>
                <w:rFonts w:ascii="Times New Roman" w:hAnsi="Times New Roman" w:cs="Times New Roman"/>
                <w:color w:val="000000" w:themeColor="text1"/>
                <w:sz w:val="24"/>
                <w:szCs w:val="24"/>
                <w:shd w:val="clear" w:color="auto" w:fill="FFFFFF"/>
              </w:rPr>
              <w:t xml:space="preserve">INT. </w:t>
            </w:r>
            <w:r w:rsidRPr="005D7F72">
              <w:rPr>
                <w:rFonts w:ascii="Times New Roman" w:hAnsi="Times New Roman" w:cs="Times New Roman"/>
                <w:color w:val="000000" w:themeColor="text1"/>
                <w:sz w:val="24"/>
                <w:szCs w:val="24"/>
                <w:shd w:val="clear" w:color="auto" w:fill="FFFFFF"/>
              </w:rPr>
              <w:t>The lowest score is a mapping quality of zero, or </w:t>
            </w:r>
            <w:r w:rsidRPr="005D7F72">
              <w:rPr>
                <w:rStyle w:val="Strong"/>
                <w:rFonts w:ascii="Times New Roman" w:hAnsi="Times New Roman" w:cs="Times New Roman"/>
                <w:color w:val="000000" w:themeColor="text1"/>
                <w:sz w:val="24"/>
                <w:szCs w:val="24"/>
                <w:shd w:val="clear" w:color="auto" w:fill="FFFFFF"/>
              </w:rPr>
              <w:t>mq0</w:t>
            </w:r>
            <w:r w:rsidRPr="005D7F72">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5D7F72">
              <w:rPr>
                <w:rFonts w:ascii="Times New Roman" w:hAnsi="Times New Roman" w:cs="Times New Roman"/>
                <w:color w:val="333333"/>
                <w:sz w:val="24"/>
                <w:szCs w:val="24"/>
                <w:shd w:val="clear" w:color="auto" w:fill="FFFFFF"/>
              </w:rPr>
              <w:t>.</w:t>
            </w:r>
          </w:p>
        </w:tc>
        <w:tc>
          <w:tcPr>
            <w:tcW w:w="1435" w:type="dxa"/>
          </w:tcPr>
          <w:p w14:paraId="5F0AF34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1</w:t>
            </w:r>
          </w:p>
        </w:tc>
      </w:tr>
      <w:tr w:rsidR="00E7316D" w:rsidRPr="005D7F72" w14:paraId="2E69A386" w14:textId="77777777" w:rsidTr="001F57D5">
        <w:tc>
          <w:tcPr>
            <w:tcW w:w="1705" w:type="dxa"/>
          </w:tcPr>
          <w:p w14:paraId="7066961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2A98EE29" w14:textId="6BD9981D"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(.sh) that can be executed in a UNIX terminal by the user.</w:t>
            </w:r>
            <w:r w:rsidR="00FC774F" w:rsidRPr="005D7F72">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5D7F72" w:rsidRDefault="00E7316D" w:rsidP="00E7316D">
      <w:pPr>
        <w:jc w:val="center"/>
        <w:rPr>
          <w:rFonts w:ascii="Times New Roman" w:hAnsi="Times New Roman" w:cs="Times New Roman"/>
          <w:sz w:val="24"/>
          <w:szCs w:val="24"/>
        </w:rPr>
      </w:pPr>
    </w:p>
    <w:p w14:paraId="755CA9D3" w14:textId="77777777" w:rsidR="00E7316D" w:rsidRPr="005D7F72" w:rsidRDefault="00E7316D" w:rsidP="00E7316D">
      <w:pPr>
        <w:jc w:val="center"/>
        <w:rPr>
          <w:rFonts w:ascii="Times New Roman" w:hAnsi="Times New Roman" w:cs="Times New Roman"/>
          <w:sz w:val="24"/>
          <w:szCs w:val="24"/>
        </w:rPr>
      </w:pPr>
    </w:p>
    <w:p w14:paraId="7EEBE8F4" w14:textId="77777777" w:rsidR="00E7316D" w:rsidRPr="005D7F72" w:rsidRDefault="00E7316D" w:rsidP="008B78C0">
      <w:pPr>
        <w:pStyle w:val="Heading2"/>
      </w:pPr>
      <w:bookmarkStart w:id="41" w:name="_Toc508398305"/>
      <w:r w:rsidRPr="005D7F72">
        <w:t>Convert a BAM file to a HiC input file format</w:t>
      </w:r>
      <w:bookmarkEnd w:id="41"/>
    </w:p>
    <w:p w14:paraId="3B54C8A9" w14:textId="77777777" w:rsidR="00E7316D" w:rsidRPr="005D7F72" w:rsidRDefault="00E7316D" w:rsidP="008B78C0">
      <w:pPr>
        <w:pStyle w:val="Heading3"/>
      </w:pPr>
      <w:bookmarkStart w:id="42" w:name="_Toc508398306"/>
      <w:r w:rsidRPr="005D7F72">
        <w:t>Purpose</w:t>
      </w:r>
      <w:bookmarkEnd w:id="42"/>
    </w:p>
    <w:p w14:paraId="09812BA2" w14:textId="4BEAF4AE" w:rsidR="00E82DE4" w:rsidRPr="005D7F72" w:rsidRDefault="00E7316D" w:rsidP="00E82DE4">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w:t>
      </w:r>
      <w:bookmarkStart w:id="43" w:name="OLE_LINK28"/>
      <w:bookmarkStart w:id="44" w:name="OLE_LINK29"/>
      <w:bookmarkStart w:id="45" w:name="OLE_LINK30"/>
      <w:r w:rsidRPr="005D7F72">
        <w:rPr>
          <w:rFonts w:ascii="Times New Roman" w:hAnsi="Times New Roman" w:cs="Times New Roman"/>
          <w:sz w:val="24"/>
          <w:szCs w:val="24"/>
        </w:rPr>
        <w:t>T</w:t>
      </w:r>
      <w:r w:rsidR="00E65500" w:rsidRPr="005D7F72">
        <w:rPr>
          <w:rFonts w:ascii="Times New Roman" w:hAnsi="Times New Roman" w:cs="Times New Roman"/>
          <w:sz w:val="24"/>
          <w:szCs w:val="24"/>
        </w:rPr>
        <w:t xml:space="preserve">o generate a </w:t>
      </w:r>
      <w:hyperlink w:anchor="MediumFormat" w:history="1">
        <w:r w:rsidR="00E65500" w:rsidRPr="005D7F72">
          <w:rPr>
            <w:rStyle w:val="Hyperlink"/>
            <w:rFonts w:ascii="Times New Roman" w:hAnsi="Times New Roman" w:cs="Times New Roman"/>
            <w:sz w:val="24"/>
            <w:szCs w:val="24"/>
          </w:rPr>
          <w:t>medium</w:t>
        </w:r>
        <w:r w:rsidRPr="005D7F72">
          <w:rPr>
            <w:rStyle w:val="Hyperlink"/>
            <w:rFonts w:ascii="Times New Roman" w:hAnsi="Times New Roman" w:cs="Times New Roman"/>
            <w:sz w:val="24"/>
            <w:szCs w:val="24"/>
          </w:rPr>
          <w:t xml:space="preserve"> file form</w:t>
        </w:r>
        <w:r w:rsidR="00E65500" w:rsidRPr="005D7F72">
          <w:rPr>
            <w:rStyle w:val="Hyperlink"/>
            <w:rFonts w:ascii="Times New Roman" w:hAnsi="Times New Roman" w:cs="Times New Roman"/>
            <w:sz w:val="24"/>
            <w:szCs w:val="24"/>
          </w:rPr>
          <w:t>at</w:t>
        </w:r>
      </w:hyperlink>
      <w:r w:rsidR="001C199D">
        <w:rPr>
          <w:rFonts w:ascii="Times New Roman" w:hAnsi="Times New Roman" w:cs="Times New Roman"/>
          <w:sz w:val="24"/>
          <w:szCs w:val="24"/>
        </w:rPr>
        <w:t xml:space="preserve"> –</w:t>
      </w:r>
      <w:r w:rsidR="00E82DE4" w:rsidRPr="005D7F72">
        <w:rPr>
          <w:rFonts w:ascii="Times New Roman" w:hAnsi="Times New Roman" w:cs="Times New Roman"/>
          <w:sz w:val="24"/>
          <w:szCs w:val="24"/>
        </w:rPr>
        <w:t xml:space="preserve"> a text file describing mapped Hi-C reads </w:t>
      </w:r>
      <w:r w:rsidR="00E65500" w:rsidRPr="005D7F72">
        <w:rPr>
          <w:rFonts w:ascii="Times New Roman" w:hAnsi="Times New Roman" w:cs="Times New Roman"/>
          <w:sz w:val="24"/>
          <w:szCs w:val="24"/>
        </w:rPr>
        <w:t>that can be used as input to create a</w:t>
      </w:r>
      <w:r w:rsidRPr="005D7F72">
        <w:rPr>
          <w:rFonts w:ascii="Times New Roman" w:hAnsi="Times New Roman" w:cs="Times New Roman"/>
          <w:sz w:val="24"/>
          <w:szCs w:val="24"/>
        </w:rPr>
        <w:t xml:space="preserve"> </w:t>
      </w:r>
      <w:r w:rsidRPr="005D7F72">
        <w:rPr>
          <w:rFonts w:ascii="Times New Roman" w:hAnsi="Times New Roman" w:cs="Times New Roman"/>
          <w:b/>
          <w:sz w:val="24"/>
          <w:szCs w:val="24"/>
        </w:rPr>
        <w:t>.</w:t>
      </w:r>
      <w:r w:rsidRPr="005D7F72">
        <w:rPr>
          <w:rFonts w:ascii="Times New Roman" w:hAnsi="Times New Roman" w:cs="Times New Roman"/>
          <w:i/>
          <w:sz w:val="24"/>
          <w:szCs w:val="24"/>
        </w:rPr>
        <w:t xml:space="preserve">hic </w:t>
      </w:r>
      <w:r w:rsidRPr="005D7F72">
        <w:rPr>
          <w:rFonts w:ascii="Times New Roman" w:hAnsi="Times New Roman" w:cs="Times New Roman"/>
          <w:sz w:val="24"/>
          <w:szCs w:val="24"/>
        </w:rPr>
        <w:t>file.</w:t>
      </w:r>
      <w:r w:rsidR="00E82DE4" w:rsidRPr="005D7F72">
        <w:rPr>
          <w:rFonts w:ascii="Times New Roman" w:hAnsi="Times New Roman" w:cs="Times New Roman"/>
          <w:sz w:val="24"/>
          <w:szCs w:val="24"/>
        </w:rPr>
        <w:t xml:space="preserve"> A hic format file is a binary file containing contact matrices at different resolutions and normalized by different methods. </w:t>
      </w:r>
      <w:bookmarkEnd w:id="43"/>
      <w:bookmarkEnd w:id="44"/>
      <w:bookmarkEnd w:id="45"/>
    </w:p>
    <w:p w14:paraId="3EA2C426" w14:textId="32490E8E"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5D7F72" w:rsidRDefault="00E7316D" w:rsidP="008B78C0">
      <w:pPr>
        <w:pStyle w:val="Heading3"/>
      </w:pPr>
      <w:bookmarkStart w:id="46" w:name="_Toc508398307"/>
      <w:r w:rsidRPr="005D7F72">
        <w:lastRenderedPageBreak/>
        <w:t>Input</w:t>
      </w:r>
      <w:bookmarkEnd w:id="46"/>
    </w:p>
    <w:p w14:paraId="666ED78A" w14:textId="1E905A8D"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A filtered BAM alignment file. e.g bwa_mapped.filtered.bam</w:t>
      </w:r>
      <w:r w:rsidR="00516B81">
        <w:rPr>
          <w:rFonts w:ascii="Times New Roman" w:hAnsi="Times New Roman" w:cs="Times New Roman"/>
          <w:sz w:val="24"/>
          <w:szCs w:val="24"/>
        </w:rPr>
        <w:t>.</w:t>
      </w:r>
    </w:p>
    <w:p w14:paraId="79FDEF6E" w14:textId="77B97F93" w:rsidR="001A6B02" w:rsidRPr="005D7F72" w:rsidRDefault="005D7F72" w:rsidP="005D7F72">
      <w:pPr>
        <w:pStyle w:val="Heading3"/>
      </w:pPr>
      <w:bookmarkStart w:id="47" w:name="_Toc508398308"/>
      <w:r>
        <w:t>Test Data</w:t>
      </w:r>
      <w:bookmarkEnd w:id="47"/>
    </w:p>
    <w:p w14:paraId="1DD74D38" w14:textId="3C8EB3A8" w:rsidR="001A6B02" w:rsidRPr="005D7F72"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5D7F72">
        <w:rPr>
          <w:rFonts w:ascii="Times New Roman" w:hAnsi="Times New Roman" w:cs="Times New Roman"/>
          <w:color w:val="000000" w:themeColor="text1"/>
          <w:sz w:val="24"/>
          <w:szCs w:val="24"/>
          <w:shd w:val="clear" w:color="auto" w:fill="FFFFFF"/>
        </w:rPr>
        <w:t xml:space="preserve">for the MiSeq GM12878 in-situ test data </w:t>
      </w:r>
      <w:r w:rsidRPr="005D7F72">
        <w:rPr>
          <w:rFonts w:ascii="Times New Roman" w:hAnsi="Times New Roman" w:cs="Times New Roman"/>
          <w:color w:val="000000" w:themeColor="text1"/>
          <w:sz w:val="24"/>
          <w:szCs w:val="24"/>
          <w:shd w:val="clear" w:color="auto" w:fill="FFFFFF"/>
        </w:rPr>
        <w:t>can be downloaded from the link below</w:t>
      </w:r>
      <w:r w:rsidR="00FF4AA6" w:rsidRPr="005D7F72">
        <w:rPr>
          <w:rFonts w:ascii="Times New Roman" w:hAnsi="Times New Roman" w:cs="Times New Roman"/>
          <w:color w:val="000000" w:themeColor="text1"/>
          <w:sz w:val="24"/>
          <w:szCs w:val="24"/>
          <w:shd w:val="clear" w:color="auto" w:fill="FFFFFF"/>
        </w:rPr>
        <w:t>:</w:t>
      </w:r>
      <w:r w:rsidRPr="005D7F72">
        <w:rPr>
          <w:rFonts w:ascii="Times New Roman" w:hAnsi="Times New Roman" w:cs="Times New Roman"/>
          <w:color w:val="000000" w:themeColor="text1"/>
          <w:sz w:val="24"/>
          <w:szCs w:val="24"/>
          <w:shd w:val="clear" w:color="auto" w:fill="FFFFFF"/>
        </w:rPr>
        <w:t xml:space="preserve"> </w:t>
      </w:r>
    </w:p>
    <w:p w14:paraId="67BA135D" w14:textId="77777777" w:rsidR="001A6B02" w:rsidRPr="005D7F72"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MiSeq GM12878 in-situ files:</w:t>
      </w:r>
    </w:p>
    <w:p w14:paraId="6885D590" w14:textId="77777777" w:rsidR="001A6B02" w:rsidRPr="005D7F72"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40" w:history="1">
        <w:r w:rsidRPr="005D7F72">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5D7F72"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5F2C4698" w14:textId="10454431" w:rsidR="001A6B02" w:rsidRPr="005D7F72" w:rsidRDefault="00DB075B"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1" w:history="1">
        <w:r w:rsidR="001A6B02" w:rsidRPr="005D7F72">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5D7F72"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5D7F72"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016AC056" w14:textId="7777777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77614D59" w14:textId="77777777" w:rsidR="00A403CE" w:rsidRPr="005D7F72" w:rsidRDefault="00DB075B"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2" w:history="1">
        <w:r w:rsidR="00A403CE" w:rsidRPr="005D7F72">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43" w:history="1">
        <w:r w:rsidRPr="005D7F72">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5D7F72" w:rsidRDefault="00E7316D" w:rsidP="008B78C0">
      <w:pPr>
        <w:pStyle w:val="Heading3"/>
      </w:pPr>
      <w:bookmarkStart w:id="48" w:name="_Toc508398309"/>
      <w:r w:rsidRPr="005D7F72">
        <w:t>Output</w:t>
      </w:r>
      <w:bookmarkEnd w:id="48"/>
    </w:p>
    <w:p w14:paraId="1E67D6E3" w14:textId="22EE8EB8" w:rsidR="00E7316D" w:rsidRPr="00516B81"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Format_script_samtools.sh</w:t>
      </w:r>
      <w:r w:rsidR="00516B81">
        <w:rPr>
          <w:rFonts w:ascii="Times New Roman" w:hAnsi="Times New Roman" w:cs="Times New Roman"/>
          <w:sz w:val="24"/>
          <w:szCs w:val="24"/>
        </w:rPr>
        <w:t>.</w:t>
      </w:r>
    </w:p>
    <w:p w14:paraId="10AB77E4" w14:textId="77777777" w:rsidR="00E7316D" w:rsidRPr="005D7F72" w:rsidRDefault="00E7316D" w:rsidP="008B78C0">
      <w:pPr>
        <w:pStyle w:val="Heading3"/>
      </w:pPr>
      <w:bookmarkStart w:id="49" w:name="_Toc508398310"/>
      <w:r w:rsidRPr="005D7F72">
        <w:t>Output of the script:</w:t>
      </w:r>
      <w:bookmarkEnd w:id="49"/>
    </w:p>
    <w:p w14:paraId="1D232CDD" w14:textId="4CC61BDA" w:rsidR="00E7316D" w:rsidRPr="00516B81"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A medium input file format with 11 columns that can be used to create a .</w:t>
      </w:r>
      <w:r w:rsidRPr="005D7F72">
        <w:rPr>
          <w:rFonts w:ascii="Times New Roman" w:hAnsi="Times New Roman" w:cs="Times New Roman"/>
          <w:i/>
          <w:sz w:val="24"/>
          <w:szCs w:val="24"/>
        </w:rPr>
        <w:t>hic</w:t>
      </w:r>
      <w:r w:rsidRPr="005D7F72">
        <w:rPr>
          <w:rFonts w:ascii="Times New Roman" w:hAnsi="Times New Roman" w:cs="Times New Roman"/>
          <w:sz w:val="24"/>
          <w:szCs w:val="24"/>
        </w:rPr>
        <w:t xml:space="preserve"> file This file format is explained in details </w:t>
      </w:r>
      <w:r w:rsidR="0077480E" w:rsidRPr="005D7F72">
        <w:rPr>
          <w:rFonts w:ascii="Times New Roman" w:hAnsi="Times New Roman" w:cs="Times New Roman"/>
          <w:color w:val="000000" w:themeColor="text1"/>
          <w:sz w:val="24"/>
          <w:szCs w:val="24"/>
        </w:rPr>
        <w:t xml:space="preserve">here: </w:t>
      </w:r>
      <w:hyperlink w:anchor="MediumFormat" w:history="1">
        <w:r w:rsidR="0077480E" w:rsidRPr="005D7F72">
          <w:rPr>
            <w:rStyle w:val="Hyperlink"/>
            <w:rFonts w:ascii="Times New Roman" w:hAnsi="Times New Roman" w:cs="Times New Roman"/>
            <w:sz w:val="24"/>
            <w:szCs w:val="24"/>
          </w:rPr>
          <w:t>HiC Input Medium File Format</w:t>
        </w:r>
      </w:hyperlink>
      <w:r w:rsidR="00516B81">
        <w:rPr>
          <w:rStyle w:val="Hyperlink"/>
          <w:rFonts w:ascii="Times New Roman" w:hAnsi="Times New Roman" w:cs="Times New Roman"/>
          <w:color w:val="auto"/>
          <w:sz w:val="24"/>
          <w:szCs w:val="24"/>
          <w:u w:val="none"/>
        </w:rPr>
        <w:t>.</w:t>
      </w:r>
    </w:p>
    <w:p w14:paraId="20C1EEDA" w14:textId="077FFDC7" w:rsidR="001A6B02" w:rsidRPr="005D7F72" w:rsidRDefault="005D7F72" w:rsidP="005D7F72">
      <w:pPr>
        <w:pStyle w:val="Heading3"/>
      </w:pPr>
      <w:bookmarkStart w:id="50" w:name="_Toc508398311"/>
      <w:bookmarkStart w:id="51" w:name="OLE_LINK21"/>
      <w:bookmarkStart w:id="52" w:name="OLE_LINK22"/>
      <w:r>
        <w:t>Test Data Output</w:t>
      </w:r>
      <w:bookmarkEnd w:id="50"/>
    </w:p>
    <w:p w14:paraId="4AF4F198" w14:textId="574F0671" w:rsidR="001A6B02" w:rsidRPr="005D7F72"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 xml:space="preserve">The generated </w:t>
      </w:r>
      <w:r w:rsidR="0048484C" w:rsidRPr="005D7F72">
        <w:rPr>
          <w:rFonts w:ascii="Times New Roman" w:hAnsi="Times New Roman" w:cs="Times New Roman"/>
          <w:color w:val="000000" w:themeColor="text1"/>
          <w:sz w:val="24"/>
          <w:szCs w:val="24"/>
          <w:shd w:val="clear" w:color="auto" w:fill="FFFFFF"/>
        </w:rPr>
        <w:t xml:space="preserve">input medium file format file </w:t>
      </w:r>
      <w:r w:rsidR="00906099" w:rsidRPr="005D7F72">
        <w:rPr>
          <w:rFonts w:ascii="Times New Roman" w:hAnsi="Times New Roman" w:cs="Times New Roman"/>
          <w:color w:val="000000" w:themeColor="text1"/>
          <w:sz w:val="24"/>
          <w:szCs w:val="24"/>
          <w:shd w:val="clear" w:color="auto" w:fill="FFFFFF"/>
        </w:rPr>
        <w:t xml:space="preserve">for the </w:t>
      </w:r>
      <w:r w:rsidR="00887391" w:rsidRPr="005D7F72">
        <w:rPr>
          <w:rFonts w:ascii="Times New Roman" w:hAnsi="Times New Roman" w:cs="Times New Roman"/>
          <w:color w:val="000000" w:themeColor="text1"/>
          <w:sz w:val="24"/>
          <w:szCs w:val="24"/>
          <w:shd w:val="clear" w:color="auto" w:fill="FFFFFF"/>
        </w:rPr>
        <w:t xml:space="preserve">input </w:t>
      </w:r>
      <w:r w:rsidR="00906099" w:rsidRPr="005D7F72">
        <w:rPr>
          <w:rFonts w:ascii="Times New Roman" w:hAnsi="Times New Roman" w:cs="Times New Roman"/>
          <w:color w:val="000000" w:themeColor="text1"/>
          <w:sz w:val="24"/>
          <w:szCs w:val="24"/>
          <w:shd w:val="clear" w:color="auto" w:fill="FFFFFF"/>
        </w:rPr>
        <w:t xml:space="preserve">test datasets </w:t>
      </w:r>
      <w:r w:rsidRPr="005D7F72">
        <w:rPr>
          <w:rFonts w:ascii="Times New Roman" w:hAnsi="Times New Roman" w:cs="Times New Roman"/>
          <w:color w:val="000000" w:themeColor="text1"/>
          <w:sz w:val="24"/>
          <w:szCs w:val="24"/>
          <w:shd w:val="clear" w:color="auto" w:fill="FFFFFF"/>
        </w:rPr>
        <w:t xml:space="preserve">can be downloaded </w:t>
      </w:r>
      <w:r w:rsidR="00906099" w:rsidRPr="005D7F72">
        <w:rPr>
          <w:rFonts w:ascii="Times New Roman" w:hAnsi="Times New Roman" w:cs="Times New Roman"/>
          <w:color w:val="000000" w:themeColor="text1"/>
          <w:sz w:val="24"/>
          <w:szCs w:val="24"/>
          <w:shd w:val="clear" w:color="auto" w:fill="FFFFFF"/>
        </w:rPr>
        <w:t>from the link below:</w:t>
      </w:r>
    </w:p>
    <w:p w14:paraId="31E52A3D" w14:textId="77777777" w:rsidR="001A6B02" w:rsidRPr="005D7F72"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MiSeq GM12878 in-situ files:</w:t>
      </w:r>
    </w:p>
    <w:p w14:paraId="3F922DB8" w14:textId="6FE54839" w:rsidR="001A6B02" w:rsidRPr="005D7F72"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44" w:history="1">
        <w:r w:rsidR="00B61C43" w:rsidRPr="005D7F72">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5D7F72"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5F715CF8" w14:textId="77777777" w:rsidR="00B61C43" w:rsidRPr="005D7F72"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5D7F72" w:rsidRDefault="00DB075B"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B61C43" w:rsidRPr="005D7F72">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5D7F72"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5D7F72"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33896562" w14:textId="2462242A" w:rsidR="00C458C9" w:rsidRPr="005D7F72"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641215E1" w14:textId="5AB4084C" w:rsidR="00C458C9" w:rsidRPr="005D7F72" w:rsidRDefault="00DB075B"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6" w:history="1">
        <w:r w:rsidR="00C458C9"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5D7F72"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47" w:history="1">
        <w:r w:rsidRPr="005D7F72">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5D7F72" w:rsidRDefault="00E7316D" w:rsidP="008B78C0">
      <w:pPr>
        <w:pStyle w:val="Heading3"/>
      </w:pPr>
      <w:bookmarkStart w:id="53" w:name="_Toc508398312"/>
      <w:bookmarkEnd w:id="51"/>
      <w:bookmarkEnd w:id="52"/>
      <w:r w:rsidRPr="005D7F72">
        <w:t>Running</w:t>
      </w:r>
      <w:bookmarkEnd w:id="53"/>
    </w:p>
    <w:p w14:paraId="750DF694" w14:textId="77777777"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1D-Functions/Convert a BAM file to a HiC input file format</w:t>
      </w:r>
    </w:p>
    <w:p w14:paraId="6A5CA6C3"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Format_script_samtools.sh</w:t>
      </w:r>
      <w:r w:rsidRPr="005D7F72">
        <w:rPr>
          <w:rFonts w:ascii="Times New Roman" w:hAnsi="Times New Roman" w:cs="Times New Roman"/>
          <w:sz w:val="24"/>
          <w:szCs w:val="24"/>
        </w:rPr>
        <w:t xml:space="preserve"> </w:t>
      </w:r>
    </w:p>
    <w:p w14:paraId="33B96F0C" w14:textId="1BDE4E72" w:rsidR="00E7316D"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6BE5ECC2" w14:textId="77777777" w:rsidR="00E7316D" w:rsidRPr="005D7F72"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Execute </w:t>
      </w:r>
      <w:r w:rsidRPr="005D7F72">
        <w:rPr>
          <w:rFonts w:ascii="Times New Roman" w:hAnsi="Times New Roman" w:cs="Times New Roman"/>
          <w:i/>
          <w:sz w:val="24"/>
          <w:szCs w:val="24"/>
        </w:rPr>
        <w:t>Format_script_samtools.sh</w:t>
      </w:r>
      <w:r w:rsidRPr="005D7F72">
        <w:rPr>
          <w:rFonts w:ascii="Times New Roman" w:hAnsi="Times New Roman" w:cs="Times New Roman"/>
          <w:sz w:val="24"/>
          <w:szCs w:val="24"/>
        </w:rPr>
        <w:t xml:space="preserve"> in a Unix Terminal</w:t>
      </w:r>
    </w:p>
    <w:p w14:paraId="6EB8C0AA" w14:textId="21FEBE78" w:rsidR="00E7316D" w:rsidRPr="005D7F72" w:rsidRDefault="007877B0" w:rsidP="00E7316D">
      <w:pP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6500" cy="2516505"/>
                    </a:xfrm>
                    <a:prstGeom prst="rect">
                      <a:avLst/>
                    </a:prstGeom>
                  </pic:spPr>
                </pic:pic>
              </a:graphicData>
            </a:graphic>
          </wp:inline>
        </w:drawing>
      </w:r>
    </w:p>
    <w:p w14:paraId="40C43311" w14:textId="77777777" w:rsidR="00E7316D" w:rsidRPr="005D7F72" w:rsidRDefault="00E7316D" w:rsidP="008B139E">
      <w:pPr>
        <w:pStyle w:val="Figures"/>
        <w:rPr>
          <w:rFonts w:cs="Times New Roman"/>
          <w:szCs w:val="24"/>
        </w:rPr>
      </w:pPr>
      <w:bookmarkStart w:id="54" w:name="_Toc509324185"/>
      <w:r w:rsidRPr="005D7F72">
        <w:rPr>
          <w:rFonts w:cs="Times New Roman"/>
          <w:szCs w:val="24"/>
        </w:rPr>
        <w:t>Figure 4: Convert to HiC Input File Format</w:t>
      </w:r>
      <w:bookmarkEnd w:id="54"/>
    </w:p>
    <w:p w14:paraId="41E7F003"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4AADF1AB" w14:textId="77777777" w:rsidTr="001F57D5">
        <w:tc>
          <w:tcPr>
            <w:tcW w:w="1705" w:type="dxa"/>
          </w:tcPr>
          <w:p w14:paraId="79EF7EF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73E624A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5F1884DD"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451665B5" w14:textId="77777777" w:rsidTr="001F57D5">
        <w:tc>
          <w:tcPr>
            <w:tcW w:w="1705" w:type="dxa"/>
          </w:tcPr>
          <w:p w14:paraId="0E1D0FBB"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Created .bam file</w:t>
            </w:r>
          </w:p>
        </w:tc>
        <w:tc>
          <w:tcPr>
            <w:tcW w:w="6210" w:type="dxa"/>
          </w:tcPr>
          <w:p w14:paraId="0BF12DE9"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Select the BAM file generated from the filtering. </w:t>
            </w:r>
          </w:p>
          <w:p w14:paraId="3E7B073B" w14:textId="77777777" w:rsidR="00E7316D" w:rsidRPr="005D7F72" w:rsidRDefault="00E7316D" w:rsidP="00E7316D">
            <w:pPr>
              <w:spacing w:before="100" w:beforeAutospacing="1" w:line="360" w:lineRule="auto"/>
              <w:rPr>
                <w:rFonts w:ascii="Times New Roman" w:hAnsi="Times New Roman" w:cs="Times New Roman"/>
                <w:color w:val="000000" w:themeColor="text1"/>
                <w:sz w:val="24"/>
                <w:szCs w:val="24"/>
              </w:rPr>
            </w:pPr>
            <w:r w:rsidRPr="005D7F72">
              <w:rPr>
                <w:rFonts w:ascii="Times New Roman" w:hAnsi="Times New Roman" w:cs="Times New Roman"/>
                <w:sz w:val="24"/>
                <w:szCs w:val="24"/>
              </w:rPr>
              <w:t xml:space="preserve">By default, </w:t>
            </w:r>
            <w:r w:rsidRPr="005D7F72">
              <w:rPr>
                <w:rFonts w:ascii="Times New Roman" w:hAnsi="Times New Roman" w:cs="Times New Roman"/>
                <w:b/>
                <w:color w:val="0070C0"/>
                <w:sz w:val="24"/>
                <w:szCs w:val="24"/>
              </w:rPr>
              <w:t>bwa</w:t>
            </w:r>
            <w:r w:rsidRPr="005D7F72">
              <w:rPr>
                <w:rFonts w:ascii="Times New Roman" w:hAnsi="Times New Roman" w:cs="Times New Roman"/>
                <w:sz w:val="24"/>
                <w:szCs w:val="24"/>
              </w:rPr>
              <w:t xml:space="preserve"> filtered BAM file is named bwa_mapped.filtered.bam and </w:t>
            </w:r>
            <w:r w:rsidRPr="005D7F72">
              <w:rPr>
                <w:rFonts w:ascii="Times New Roman" w:hAnsi="Times New Roman" w:cs="Times New Roman"/>
                <w:b/>
                <w:color w:val="0070C0"/>
                <w:sz w:val="24"/>
                <w:szCs w:val="24"/>
              </w:rPr>
              <w:t xml:space="preserve">bowtie2 </w:t>
            </w:r>
            <w:r w:rsidRPr="005D7F72">
              <w:rPr>
                <w:rFonts w:ascii="Times New Roman" w:hAnsi="Times New Roman" w:cs="Times New Roman"/>
                <w:color w:val="000000" w:themeColor="text1"/>
                <w:sz w:val="24"/>
                <w:szCs w:val="24"/>
              </w:rPr>
              <w:t>filtered BAM file is named</w:t>
            </w:r>
            <w:r w:rsidRPr="005D7F72">
              <w:rPr>
                <w:rFonts w:ascii="Times New Roman" w:hAnsi="Times New Roman" w:cs="Times New Roman"/>
                <w:b/>
                <w:color w:val="000000" w:themeColor="text1"/>
                <w:sz w:val="24"/>
                <w:szCs w:val="24"/>
              </w:rPr>
              <w:t xml:space="preserve"> </w:t>
            </w:r>
            <w:r w:rsidRPr="005D7F72">
              <w:rPr>
                <w:rFonts w:ascii="Times New Roman" w:hAnsi="Times New Roman" w:cs="Times New Roman"/>
                <w:sz w:val="24"/>
                <w:szCs w:val="24"/>
              </w:rPr>
              <w:t>bowtie2_mapped.filtered.bam</w:t>
            </w:r>
          </w:p>
        </w:tc>
        <w:tc>
          <w:tcPr>
            <w:tcW w:w="1435" w:type="dxa"/>
          </w:tcPr>
          <w:p w14:paraId="10D1362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426BB7C" w14:textId="77777777" w:rsidTr="001F57D5">
        <w:tc>
          <w:tcPr>
            <w:tcW w:w="1705" w:type="dxa"/>
          </w:tcPr>
          <w:p w14:paraId="0748A2C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089A6858"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26A1B19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055C6D4" w14:textId="77777777" w:rsidTr="001F57D5">
        <w:tc>
          <w:tcPr>
            <w:tcW w:w="1705" w:type="dxa"/>
          </w:tcPr>
          <w:p w14:paraId="7CF33E6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binary file</w:t>
            </w:r>
          </w:p>
        </w:tc>
        <w:tc>
          <w:tcPr>
            <w:tcW w:w="6210" w:type="dxa"/>
          </w:tcPr>
          <w:p w14:paraId="1AAE5575" w14:textId="77777777" w:rsidR="00E7316D" w:rsidRPr="005D7F72"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5D7F72">
              <w:rPr>
                <w:rStyle w:val="Strong"/>
                <w:rFonts w:ascii="Times New Roman" w:hAnsi="Times New Roman" w:cs="Times New Roman"/>
                <w:color w:val="0070C0"/>
                <w:sz w:val="24"/>
                <w:szCs w:val="24"/>
                <w:shd w:val="clear" w:color="auto" w:fill="FFFFFF"/>
              </w:rPr>
              <w:t>samtools</w:t>
            </w:r>
            <w:r w:rsidRPr="005D7F72">
              <w:rPr>
                <w:rFonts w:ascii="Times New Roman" w:hAnsi="Times New Roman" w:cs="Times New Roman"/>
                <w:color w:val="444444"/>
                <w:sz w:val="24"/>
                <w:szCs w:val="24"/>
                <w:shd w:val="clear" w:color="auto" w:fill="FFFFFF"/>
              </w:rPr>
              <w:t> </w:t>
            </w:r>
            <w:r w:rsidRPr="005D7F72">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BE119A3" w:rsidR="00E7316D" w:rsidRPr="005D7F72" w:rsidRDefault="00764783" w:rsidP="00E7316D">
            <w:pPr>
              <w:spacing w:before="100" w:beforeAutospacing="1" w:line="360" w:lineRule="auto"/>
              <w:jc w:val="both"/>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7B269C72" w14:textId="77777777" w:rsidTr="001F57D5">
        <w:tc>
          <w:tcPr>
            <w:tcW w:w="1705" w:type="dxa"/>
          </w:tcPr>
          <w:p w14:paraId="75B96FD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66051147" w14:textId="56FA3D8E"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(.sh) that can be executed in a UNIX terminal by the user.</w:t>
            </w:r>
          </w:p>
        </w:tc>
        <w:tc>
          <w:tcPr>
            <w:tcW w:w="1435" w:type="dxa"/>
          </w:tcPr>
          <w:p w14:paraId="6B74CE9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5D7F72" w:rsidRDefault="00E7316D" w:rsidP="008B78C0">
      <w:pPr>
        <w:pStyle w:val="Heading2"/>
      </w:pPr>
      <w:bookmarkStart w:id="55" w:name="_Toc508398313"/>
      <w:r w:rsidRPr="005D7F72">
        <w:t>HiC-Express</w:t>
      </w:r>
      <w:bookmarkEnd w:id="55"/>
    </w:p>
    <w:p w14:paraId="1F8896C0" w14:textId="77777777" w:rsidR="00E7316D" w:rsidRPr="005D7F72" w:rsidRDefault="00E7316D" w:rsidP="008B78C0">
      <w:pPr>
        <w:pStyle w:val="Heading3"/>
      </w:pPr>
      <w:bookmarkStart w:id="56" w:name="_Toc508398314"/>
      <w:r w:rsidRPr="005D7F72">
        <w:t>Purpose</w:t>
      </w:r>
      <w:bookmarkEnd w:id="56"/>
    </w:p>
    <w:p w14:paraId="560C06E2" w14:textId="273F5634" w:rsidR="00E7316D" w:rsidRPr="005D7F72" w:rsidRDefault="00F17822"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lastRenderedPageBreak/>
        <w:t xml:space="preserve">To generate a </w:t>
      </w:r>
      <w:hyperlink w:anchor="MediumFormat" w:history="1">
        <w:r w:rsidRPr="005D7F72">
          <w:rPr>
            <w:rStyle w:val="Hyperlink"/>
            <w:rFonts w:ascii="Times New Roman" w:hAnsi="Times New Roman" w:cs="Times New Roman"/>
            <w:sz w:val="24"/>
            <w:szCs w:val="24"/>
          </w:rPr>
          <w:t>medium file format</w:t>
        </w:r>
      </w:hyperlink>
      <w:r w:rsidRPr="005D7F72">
        <w:rPr>
          <w:rFonts w:ascii="Times New Roman" w:hAnsi="Times New Roman" w:cs="Times New Roman"/>
          <w:sz w:val="24"/>
          <w:szCs w:val="24"/>
        </w:rPr>
        <w:t xml:space="preserve"> , a text file describing mapped Hi-C reads that can be used as input to create a </w:t>
      </w:r>
      <w:r w:rsidRPr="005D7F72">
        <w:rPr>
          <w:rFonts w:ascii="Times New Roman" w:hAnsi="Times New Roman" w:cs="Times New Roman"/>
          <w:b/>
          <w:sz w:val="24"/>
          <w:szCs w:val="24"/>
        </w:rPr>
        <w:t>.</w:t>
      </w:r>
      <w:r w:rsidRPr="005D7F72">
        <w:rPr>
          <w:rFonts w:ascii="Times New Roman" w:hAnsi="Times New Roman" w:cs="Times New Roman"/>
          <w:i/>
          <w:sz w:val="24"/>
          <w:szCs w:val="24"/>
        </w:rPr>
        <w:t xml:space="preserve">hic </w:t>
      </w:r>
      <w:r w:rsidRPr="005D7F72">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5D7F72" w:rsidRDefault="00E7316D" w:rsidP="008B78C0">
      <w:pPr>
        <w:pStyle w:val="Heading3"/>
      </w:pPr>
      <w:bookmarkStart w:id="57" w:name="_Toc508398315"/>
      <w:r w:rsidRPr="005D7F72">
        <w:t>Input</w:t>
      </w:r>
      <w:bookmarkEnd w:id="57"/>
    </w:p>
    <w:p w14:paraId="5881EE8F" w14:textId="54BDE0C2" w:rsidR="00E7316D" w:rsidRPr="005D7F72"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5D7F72">
        <w:rPr>
          <w:rFonts w:ascii="Times New Roman" w:hAnsi="Times New Roman" w:cs="Times New Roman"/>
          <w:sz w:val="24"/>
          <w:szCs w:val="24"/>
        </w:rPr>
        <w:t xml:space="preserve">A FASTQ read files usually with extension, .fq or .fastq. </w:t>
      </w:r>
      <w:r w:rsidR="005C1F01" w:rsidRPr="005D7F72">
        <w:rPr>
          <w:rFonts w:ascii="Times New Roman" w:hAnsi="Times New Roman" w:cs="Times New Roman"/>
          <w:sz w:val="24"/>
          <w:szCs w:val="24"/>
          <w:shd w:val="clear" w:color="auto" w:fill="FFFFFF"/>
        </w:rPr>
        <w:t>Read more about FASTQ</w:t>
      </w:r>
      <w:r w:rsidRPr="005D7F72">
        <w:rPr>
          <w:rFonts w:ascii="Times New Roman" w:hAnsi="Times New Roman" w:cs="Times New Roman"/>
          <w:sz w:val="24"/>
          <w:szCs w:val="24"/>
          <w:shd w:val="clear" w:color="auto" w:fill="FFFFFF"/>
        </w:rPr>
        <w:t xml:space="preserve"> files here: </w:t>
      </w:r>
      <w:hyperlink r:id="rId49" w:history="1">
        <w:r w:rsidRPr="005D7F72">
          <w:rPr>
            <w:rStyle w:val="Hyperlink"/>
            <w:rFonts w:ascii="Times New Roman" w:hAnsi="Times New Roman" w:cs="Times New Roman"/>
            <w:sz w:val="24"/>
            <w:szCs w:val="24"/>
          </w:rPr>
          <w:t>https://en.wikipedia.org/wiki/FASTQ_format</w:t>
        </w:r>
      </w:hyperlink>
    </w:p>
    <w:p w14:paraId="218A1FAF" w14:textId="443CCD68" w:rsidR="00A35910" w:rsidRPr="005D7F72" w:rsidRDefault="005D7F72" w:rsidP="005D7F72">
      <w:pPr>
        <w:pStyle w:val="Heading3"/>
      </w:pPr>
      <w:bookmarkStart w:id="58" w:name="_Toc508398316"/>
      <w:r>
        <w:t>Test Data</w:t>
      </w:r>
      <w:bookmarkEnd w:id="58"/>
    </w:p>
    <w:p w14:paraId="4AEE457B" w14:textId="77777777" w:rsidR="00A35910" w:rsidRPr="005D7F72" w:rsidRDefault="00A35910" w:rsidP="00A35910">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Test datasets can be found here:</w:t>
      </w:r>
    </w:p>
    <w:p w14:paraId="31EC4F69" w14:textId="77777777" w:rsidR="00A35910" w:rsidRPr="005D7F72"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MiSeq GM12878 in-situ files: </w:t>
      </w:r>
      <w:hyperlink r:id="rId50" w:history="1">
        <w:r w:rsidRPr="005D7F72">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5D7F72"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color w:val="000000" w:themeColor="text1"/>
          <w:sz w:val="24"/>
          <w:szCs w:val="24"/>
          <w:shd w:val="clear" w:color="auto" w:fill="FFFFFF"/>
        </w:rPr>
        <w:t>A karyotypically normal human lymphoblastoid cell line (GM06990) from Aiden et al:</w:t>
      </w:r>
      <w:r w:rsidRPr="005D7F72">
        <w:rPr>
          <w:rFonts w:ascii="Times New Roman" w:hAnsi="Times New Roman" w:cs="Times New Roman"/>
          <w:color w:val="000000" w:themeColor="text1"/>
          <w:sz w:val="24"/>
          <w:szCs w:val="24"/>
        </w:rPr>
        <w:t xml:space="preserve"> </w:t>
      </w:r>
      <w:hyperlink r:id="rId51" w:history="1">
        <w:r w:rsidRPr="005D7F72">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5D7F72" w:rsidRDefault="00E7316D" w:rsidP="008B78C0">
      <w:pPr>
        <w:pStyle w:val="Heading3"/>
      </w:pPr>
      <w:bookmarkStart w:id="59" w:name="_Toc508398317"/>
      <w:r w:rsidRPr="005D7F72">
        <w:t>Output</w:t>
      </w:r>
      <w:bookmarkEnd w:id="59"/>
    </w:p>
    <w:p w14:paraId="2EE70D26" w14:textId="77777777" w:rsidR="00E7316D" w:rsidRPr="005D7F72" w:rsidRDefault="00E7316D" w:rsidP="00E7316D">
      <w:pPr>
        <w:spacing w:before="100" w:beforeAutospacing="1" w:after="0" w:line="360" w:lineRule="auto"/>
        <w:ind w:left="1260"/>
        <w:rPr>
          <w:rFonts w:ascii="Times New Roman" w:hAnsi="Times New Roman" w:cs="Times New Roman"/>
          <w:i/>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HiC-Express.sh</w:t>
      </w:r>
    </w:p>
    <w:p w14:paraId="70F02D30" w14:textId="77777777" w:rsidR="00E7316D" w:rsidRPr="005D7F72" w:rsidRDefault="00E7316D" w:rsidP="008B78C0">
      <w:pPr>
        <w:pStyle w:val="Heading3"/>
      </w:pPr>
      <w:bookmarkStart w:id="60" w:name="_Toc508398318"/>
      <w:r w:rsidRPr="005D7F72">
        <w:t>Output of the script:</w:t>
      </w:r>
      <w:bookmarkEnd w:id="60"/>
    </w:p>
    <w:p w14:paraId="49028818" w14:textId="403FA07F" w:rsidR="00E7316D" w:rsidRPr="005D7F72"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5D7F72">
        <w:rPr>
          <w:rFonts w:ascii="Times New Roman" w:hAnsi="Times New Roman" w:cs="Times New Roman"/>
          <w:sz w:val="24"/>
          <w:szCs w:val="24"/>
        </w:rPr>
        <w:t>A</w:t>
      </w:r>
      <w:r w:rsidR="00642589" w:rsidRPr="005D7F72">
        <w:rPr>
          <w:rFonts w:ascii="Times New Roman" w:hAnsi="Times New Roman" w:cs="Times New Roman"/>
          <w:sz w:val="24"/>
          <w:szCs w:val="24"/>
        </w:rPr>
        <w:t>n input</w:t>
      </w:r>
      <w:r w:rsidRPr="005D7F72">
        <w:rPr>
          <w:rFonts w:ascii="Times New Roman" w:hAnsi="Times New Roman" w:cs="Times New Roman"/>
          <w:sz w:val="24"/>
          <w:szCs w:val="24"/>
        </w:rPr>
        <w:t xml:space="preserve"> M</w:t>
      </w:r>
      <w:r w:rsidR="00642589" w:rsidRPr="005D7F72">
        <w:rPr>
          <w:rFonts w:ascii="Times New Roman" w:hAnsi="Times New Roman" w:cs="Times New Roman"/>
          <w:sz w:val="24"/>
          <w:szCs w:val="24"/>
        </w:rPr>
        <w:t xml:space="preserve">edium </w:t>
      </w:r>
      <w:r w:rsidR="00E7316D" w:rsidRPr="005D7F72">
        <w:rPr>
          <w:rFonts w:ascii="Times New Roman" w:hAnsi="Times New Roman" w:cs="Times New Roman"/>
          <w:sz w:val="24"/>
          <w:szCs w:val="24"/>
        </w:rPr>
        <w:t>file format with 11 columns that can be used to create a .</w:t>
      </w:r>
      <w:r w:rsidR="00E7316D" w:rsidRPr="005D7F72">
        <w:rPr>
          <w:rFonts w:ascii="Times New Roman" w:hAnsi="Times New Roman" w:cs="Times New Roman"/>
          <w:i/>
          <w:sz w:val="24"/>
          <w:szCs w:val="24"/>
        </w:rPr>
        <w:t>hic</w:t>
      </w:r>
      <w:r w:rsidR="00E7316D" w:rsidRPr="005D7F72">
        <w:rPr>
          <w:rFonts w:ascii="Times New Roman" w:hAnsi="Times New Roman" w:cs="Times New Roman"/>
          <w:sz w:val="24"/>
          <w:szCs w:val="24"/>
        </w:rPr>
        <w:t xml:space="preserve"> file This file format is explained in </w:t>
      </w:r>
      <w:r w:rsidR="00E7316D" w:rsidRPr="005D7F72">
        <w:rPr>
          <w:rFonts w:ascii="Times New Roman" w:hAnsi="Times New Roman" w:cs="Times New Roman"/>
          <w:color w:val="000000" w:themeColor="text1"/>
          <w:sz w:val="24"/>
          <w:szCs w:val="24"/>
        </w:rPr>
        <w:t>details here</w:t>
      </w:r>
      <w:r w:rsidR="00C75546" w:rsidRPr="005D7F72">
        <w:rPr>
          <w:rFonts w:ascii="Times New Roman" w:hAnsi="Times New Roman" w:cs="Times New Roman"/>
          <w:color w:val="000000" w:themeColor="text1"/>
          <w:sz w:val="24"/>
          <w:szCs w:val="24"/>
        </w:rPr>
        <w:t xml:space="preserve">: </w:t>
      </w:r>
      <w:hyperlink w:anchor="MediumFormat" w:history="1">
        <w:r w:rsidR="00C75546" w:rsidRPr="005D7F72">
          <w:rPr>
            <w:rStyle w:val="Hyperlink"/>
            <w:rFonts w:ascii="Times New Roman" w:hAnsi="Times New Roman" w:cs="Times New Roman"/>
            <w:sz w:val="24"/>
            <w:szCs w:val="24"/>
          </w:rPr>
          <w:t>HiC Input Medium File Format</w:t>
        </w:r>
      </w:hyperlink>
    </w:p>
    <w:p w14:paraId="4491093F" w14:textId="56039040" w:rsidR="006149B1" w:rsidRPr="005D7F72" w:rsidRDefault="005D7F72" w:rsidP="005D7F72">
      <w:pPr>
        <w:pStyle w:val="Heading3"/>
      </w:pPr>
      <w:bookmarkStart w:id="61" w:name="_Toc508398319"/>
      <w:r>
        <w:t>Test Data Output</w:t>
      </w:r>
      <w:bookmarkEnd w:id="61"/>
    </w:p>
    <w:p w14:paraId="0B1C7F78" w14:textId="338F98B2" w:rsidR="006149B1" w:rsidRPr="005D7F72"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input medium </w:t>
      </w:r>
      <w:r w:rsidR="005D7F72">
        <w:rPr>
          <w:rFonts w:ascii="Times New Roman" w:hAnsi="Times New Roman" w:cs="Times New Roman"/>
          <w:color w:val="000000" w:themeColor="text1"/>
          <w:sz w:val="24"/>
          <w:szCs w:val="24"/>
          <w:shd w:val="clear" w:color="auto" w:fill="FFFFFF"/>
        </w:rPr>
        <w:t xml:space="preserve">file format file for the input </w:t>
      </w:r>
      <w:r w:rsidRPr="005D7F72">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5D7F72"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MiSeq GM12878 in-situ files:</w:t>
      </w:r>
    </w:p>
    <w:p w14:paraId="0973F5A5"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52" w:history="1">
        <w:r w:rsidRPr="005D7F72">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5D7F72"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056F4FE5" w14:textId="77777777" w:rsidR="006149B1" w:rsidRPr="005D7F72" w:rsidRDefault="00DB075B"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3" w:history="1">
        <w:r w:rsidR="006149B1" w:rsidRPr="005D7F72">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5D7F72"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2" w:name="OLE_LINK23"/>
      <w:bookmarkStart w:id="63" w:name="OLE_LINK24"/>
      <w:r w:rsidRPr="005D7F72">
        <w:rPr>
          <w:rFonts w:ascii="Times New Roman" w:hAnsi="Times New Roman" w:cs="Times New Roman"/>
          <w:color w:val="000000" w:themeColor="text1"/>
          <w:sz w:val="24"/>
          <w:szCs w:val="24"/>
          <w:shd w:val="clear" w:color="auto" w:fill="FFFFFF"/>
        </w:rPr>
        <w:t>GM06990 Cell line:</w:t>
      </w:r>
    </w:p>
    <w:p w14:paraId="0D949F56"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19B159CC" w14:textId="77777777" w:rsidR="006149B1" w:rsidRPr="005D7F72" w:rsidRDefault="00DB075B"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4" w:history="1">
        <w:r w:rsidR="006149B1"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55" w:history="1">
        <w:r w:rsidRPr="005D7F72">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5D7F72" w:rsidRDefault="00E7316D" w:rsidP="008B78C0">
      <w:pPr>
        <w:pStyle w:val="Heading3"/>
      </w:pPr>
      <w:bookmarkStart w:id="64" w:name="_Toc508398320"/>
      <w:bookmarkEnd w:id="62"/>
      <w:bookmarkEnd w:id="63"/>
      <w:r w:rsidRPr="005D7F72">
        <w:t>Running</w:t>
      </w:r>
      <w:bookmarkEnd w:id="64"/>
    </w:p>
    <w:p w14:paraId="08334B3B" w14:textId="7A2E79E2"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1D-Functions/HiC-Express</w:t>
      </w:r>
    </w:p>
    <w:p w14:paraId="3D6357E2" w14:textId="68C21F0F"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HiC-Express.sh</w:t>
      </w:r>
    </w:p>
    <w:p w14:paraId="35D26359" w14:textId="7661765E" w:rsidR="00EC7E0A"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2E1EE929" w14:textId="1406ED16" w:rsidR="00267D87" w:rsidRPr="005D7F72"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HiC-Express.sh</w:t>
      </w:r>
      <w:r w:rsidRPr="005D7F72">
        <w:rPr>
          <w:rFonts w:ascii="Times New Roman" w:hAnsi="Times New Roman" w:cs="Times New Roman"/>
          <w:sz w:val="24"/>
          <w:szCs w:val="24"/>
        </w:rPr>
        <w:t xml:space="preserve"> in a Unix Terminal</w:t>
      </w:r>
    </w:p>
    <w:p w14:paraId="565EDE4F" w14:textId="77777777" w:rsidR="00BC1E0C" w:rsidRPr="005D7F72" w:rsidRDefault="00BC1E0C" w:rsidP="00BC1E0C">
      <w:pPr>
        <w:pStyle w:val="ListParagraph"/>
        <w:spacing w:before="100" w:beforeAutospacing="1" w:after="0" w:line="360" w:lineRule="auto"/>
        <w:ind w:left="1620"/>
        <w:rPr>
          <w:rFonts w:ascii="Times New Roman" w:hAnsi="Times New Roman" w:cs="Times New Roman"/>
          <w:sz w:val="24"/>
          <w:szCs w:val="24"/>
        </w:rPr>
      </w:pPr>
    </w:p>
    <w:p w14:paraId="37AA1D10" w14:textId="4DBEE8BC" w:rsidR="00C018F9" w:rsidRPr="005D7F72" w:rsidRDefault="00C018F9" w:rsidP="00C018F9">
      <w:pPr>
        <w:pStyle w:val="ListParagraph"/>
        <w:numPr>
          <w:ilvl w:val="0"/>
          <w:numId w:val="27"/>
        </w:numPr>
        <w:spacing w:before="100" w:beforeAutospacing="1" w:after="0" w:line="360" w:lineRule="auto"/>
        <w:ind w:left="162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To use Bowtie2 in Cygwin/MinGW, the absolute path to the input file generated from GenomeFlow might produce a</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E220DAF" w14:textId="77777777" w:rsidR="00C018F9" w:rsidRPr="005D7F72" w:rsidRDefault="00C018F9" w:rsidP="00C018F9">
      <w:pPr>
        <w:pStyle w:val="ListParagraph"/>
        <w:spacing w:before="100" w:beforeAutospacing="1" w:after="0" w:line="360" w:lineRule="auto"/>
        <w:ind w:left="1620"/>
        <w:rPr>
          <w:rFonts w:ascii="Times New Roman" w:hAnsi="Times New Roman" w:cs="Times New Roman"/>
          <w:sz w:val="24"/>
          <w:szCs w:val="24"/>
        </w:rPr>
      </w:pPr>
    </w:p>
    <w:p w14:paraId="1CC3EF89" w14:textId="5F924818" w:rsidR="00E7316D" w:rsidRPr="005D7F72" w:rsidRDefault="007877B0" w:rsidP="00E7316D">
      <w:pPr>
        <w:jc w:val="center"/>
        <w:rPr>
          <w:rFonts w:ascii="Times New Roman" w:hAnsi="Times New Roman" w:cs="Times New Roman"/>
          <w:b/>
          <w:sz w:val="24"/>
          <w:szCs w:val="24"/>
        </w:rPr>
      </w:pPr>
      <w:r w:rsidRPr="005D7F72">
        <w:rPr>
          <w:rFonts w:ascii="Times New Roman" w:hAnsi="Times New Roman" w:cs="Times New Roman"/>
          <w:noProof/>
          <w:sz w:val="24"/>
          <w:szCs w:val="24"/>
        </w:rPr>
        <w:lastRenderedPageBreak/>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9193" cy="3465145"/>
                    </a:xfrm>
                    <a:prstGeom prst="rect">
                      <a:avLst/>
                    </a:prstGeom>
                  </pic:spPr>
                </pic:pic>
              </a:graphicData>
            </a:graphic>
          </wp:inline>
        </w:drawing>
      </w:r>
    </w:p>
    <w:p w14:paraId="23C90E2C" w14:textId="639C7546" w:rsidR="00E7316D" w:rsidRPr="005D7F72" w:rsidRDefault="00E7316D" w:rsidP="008B139E">
      <w:pPr>
        <w:pStyle w:val="Figures"/>
        <w:rPr>
          <w:rFonts w:cs="Times New Roman"/>
          <w:szCs w:val="24"/>
        </w:rPr>
      </w:pPr>
      <w:bookmarkStart w:id="65" w:name="_Toc509324186"/>
      <w:r w:rsidRPr="005D7F72">
        <w:rPr>
          <w:rFonts w:cs="Times New Roman"/>
          <w:szCs w:val="24"/>
        </w:rPr>
        <w:t>Figure 5: HiC-Express</w:t>
      </w:r>
      <w:bookmarkEnd w:id="65"/>
    </w:p>
    <w:p w14:paraId="044BDE31" w14:textId="77777777" w:rsidR="0094343A" w:rsidRPr="005D7F72"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04F371C4" w14:textId="77777777" w:rsidTr="001F57D5">
        <w:tc>
          <w:tcPr>
            <w:tcW w:w="1705" w:type="dxa"/>
          </w:tcPr>
          <w:p w14:paraId="733178AF"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BEFD57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4ADC6AA1"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36D8E4F7" w14:textId="77777777" w:rsidTr="001F57D5">
        <w:tc>
          <w:tcPr>
            <w:tcW w:w="1705" w:type="dxa"/>
          </w:tcPr>
          <w:p w14:paraId="0A60266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Created Index Directory</w:t>
            </w:r>
          </w:p>
        </w:tc>
        <w:tc>
          <w:tcPr>
            <w:tcW w:w="6210" w:type="dxa"/>
          </w:tcPr>
          <w:p w14:paraId="25AEDC3F"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A path to the index created using bwa or bowtie2</w:t>
            </w:r>
          </w:p>
          <w:p w14:paraId="40441CA7" w14:textId="77777777" w:rsidR="00E7316D" w:rsidRPr="005D7F72"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5604AA9" w14:textId="77777777" w:rsidTr="001F57D5">
        <w:tc>
          <w:tcPr>
            <w:tcW w:w="1705" w:type="dxa"/>
          </w:tcPr>
          <w:p w14:paraId="39D496A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2BA50E24"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761C43C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67F9D31" w14:textId="77777777" w:rsidTr="001F57D5">
        <w:tc>
          <w:tcPr>
            <w:tcW w:w="1705" w:type="dxa"/>
          </w:tcPr>
          <w:p w14:paraId="4A1CFF8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Read-1(.fastq)</w:t>
            </w:r>
          </w:p>
        </w:tc>
        <w:tc>
          <w:tcPr>
            <w:tcW w:w="6210" w:type="dxa"/>
          </w:tcPr>
          <w:p w14:paraId="55829DA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D2A177B" w14:textId="77777777" w:rsidTr="001F57D5">
        <w:tc>
          <w:tcPr>
            <w:tcW w:w="1705" w:type="dxa"/>
          </w:tcPr>
          <w:p w14:paraId="08BE3732"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Load Read-2(.fastq)</w:t>
            </w:r>
          </w:p>
        </w:tc>
        <w:tc>
          <w:tcPr>
            <w:tcW w:w="6210" w:type="dxa"/>
          </w:tcPr>
          <w:p w14:paraId="04583D34"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file containing mate 2 e.g HIC003_S2_L001_R2_001.fastq</w:t>
            </w:r>
          </w:p>
        </w:tc>
        <w:tc>
          <w:tcPr>
            <w:tcW w:w="1435" w:type="dxa"/>
          </w:tcPr>
          <w:p w14:paraId="4830A4A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5ED28665" w14:textId="77777777" w:rsidTr="001F57D5">
        <w:tc>
          <w:tcPr>
            <w:tcW w:w="1705" w:type="dxa"/>
          </w:tcPr>
          <w:p w14:paraId="22D3779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Is Pair-End Read</w:t>
            </w:r>
          </w:p>
        </w:tc>
        <w:tc>
          <w:tcPr>
            <w:tcW w:w="6210" w:type="dxa"/>
          </w:tcPr>
          <w:p w14:paraId="25A0A923"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Check if the data is a pair end read data</w:t>
            </w:r>
          </w:p>
        </w:tc>
        <w:tc>
          <w:tcPr>
            <w:tcW w:w="1435" w:type="dxa"/>
          </w:tcPr>
          <w:p w14:paraId="1F857B29"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E7316D" w:rsidRPr="005D7F72" w14:paraId="3610860B" w14:textId="77777777" w:rsidTr="001F57D5">
        <w:tc>
          <w:tcPr>
            <w:tcW w:w="1705" w:type="dxa"/>
          </w:tcPr>
          <w:p w14:paraId="4D7ABAD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785F98E2"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57"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58"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p w14:paraId="067905D3"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b/>
                <w:sz w:val="24"/>
                <w:szCs w:val="24"/>
              </w:rPr>
              <w:lastRenderedPageBreak/>
              <w:t>Important</w:t>
            </w:r>
            <w:r w:rsidRPr="005D7F72">
              <w:rPr>
                <w:rFonts w:ascii="Times New Roman" w:hAnsi="Times New Roman" w:cs="Times New Roman"/>
                <w:sz w:val="24"/>
                <w:szCs w:val="24"/>
              </w:rPr>
              <w:t xml:space="preserve">: Only select the tool which was used to generated the reference genome Index. </w:t>
            </w:r>
            <w:r w:rsidRPr="005D7F72">
              <w:rPr>
                <w:rFonts w:ascii="Times New Roman" w:hAnsi="Times New Roman" w:cs="Times New Roman"/>
                <w:i/>
                <w:sz w:val="24"/>
                <w:szCs w:val="24"/>
              </w:rPr>
              <w:t>bwa can only be used to Map bwa index, and bowtie2 can only be used to map bowtie2 index</w:t>
            </w:r>
            <w:r w:rsidRPr="005D7F72">
              <w:rPr>
                <w:rFonts w:ascii="Times New Roman" w:hAnsi="Times New Roman" w:cs="Times New Roman"/>
                <w:sz w:val="24"/>
                <w:szCs w:val="24"/>
              </w:rPr>
              <w:t>.</w:t>
            </w:r>
          </w:p>
        </w:tc>
        <w:tc>
          <w:tcPr>
            <w:tcW w:w="1435" w:type="dxa"/>
          </w:tcPr>
          <w:p w14:paraId="6BE11C8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bwa</w:t>
            </w:r>
          </w:p>
        </w:tc>
      </w:tr>
      <w:tr w:rsidR="00E7316D" w:rsidRPr="005D7F72" w14:paraId="4A2852C4" w14:textId="77777777" w:rsidTr="001F57D5">
        <w:tc>
          <w:tcPr>
            <w:tcW w:w="1705" w:type="dxa"/>
          </w:tcPr>
          <w:p w14:paraId="32F3188E"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0A03D02B" w14:textId="77777777" w:rsidR="00764783"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4F55ABCE" w14:textId="77777777" w:rsidR="00764783"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binary you compiled from bwa-* directory</w:t>
            </w:r>
          </w:p>
          <w:p w14:paraId="77755731" w14:textId="24ACE1CB" w:rsidR="00E7316D"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 xml:space="preserve">bowtie2 </w:t>
            </w:r>
            <w:r w:rsidRPr="005D7F72">
              <w:rPr>
                <w:rFonts w:ascii="Times New Roman" w:hAnsi="Times New Roman" w:cs="Times New Roman"/>
                <w:color w:val="000000" w:themeColor="text1"/>
                <w:sz w:val="24"/>
                <w:szCs w:val="24"/>
              </w:rPr>
              <w:t xml:space="preserve">binary file </w:t>
            </w:r>
            <w:r w:rsidRPr="005D7F72">
              <w:rPr>
                <w:rFonts w:ascii="Times New Roman" w:hAnsi="Times New Roman" w:cs="Times New Roman"/>
                <w:sz w:val="24"/>
                <w:szCs w:val="24"/>
              </w:rPr>
              <w:t>to align from the bowtie2-* directory</w:t>
            </w:r>
          </w:p>
        </w:tc>
        <w:tc>
          <w:tcPr>
            <w:tcW w:w="1435" w:type="dxa"/>
          </w:tcPr>
          <w:p w14:paraId="6B9EE79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2DB16CD" w14:textId="77777777" w:rsidTr="001F57D5">
        <w:tc>
          <w:tcPr>
            <w:tcW w:w="1705" w:type="dxa"/>
          </w:tcPr>
          <w:p w14:paraId="07FC163A"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6CED6D8F"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This Option is Only available for the </w:t>
            </w:r>
            <w:r w:rsidRPr="005D7F72">
              <w:rPr>
                <w:rFonts w:ascii="Times New Roman" w:hAnsi="Times New Roman" w:cs="Times New Roman"/>
                <w:b/>
                <w:sz w:val="24"/>
                <w:szCs w:val="24"/>
              </w:rPr>
              <w:t>bowtie2-biuild</w:t>
            </w:r>
            <w:r w:rsidRPr="005D7F72">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25D9DCDD" w14:textId="77777777" w:rsidTr="001F57D5">
        <w:tc>
          <w:tcPr>
            <w:tcW w:w="1705" w:type="dxa"/>
          </w:tcPr>
          <w:p w14:paraId="1A067617"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binary file</w:t>
            </w:r>
          </w:p>
        </w:tc>
        <w:tc>
          <w:tcPr>
            <w:tcW w:w="6210" w:type="dxa"/>
          </w:tcPr>
          <w:p w14:paraId="04ED0C01" w14:textId="64367719" w:rsidR="00E7316D" w:rsidRPr="005D7F72"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b/>
                <w:color w:val="0070C0"/>
                <w:sz w:val="24"/>
                <w:szCs w:val="24"/>
              </w:rPr>
              <w:t>samtools</w:t>
            </w:r>
            <w:r w:rsidRPr="005D7F72">
              <w:rPr>
                <w:rFonts w:ascii="Times New Roman" w:hAnsi="Times New Roman" w:cs="Times New Roman"/>
                <w:color w:val="0070C0"/>
                <w:sz w:val="24"/>
                <w:szCs w:val="24"/>
              </w:rPr>
              <w:t xml:space="preserve"> </w:t>
            </w:r>
            <w:r>
              <w:rPr>
                <w:rFonts w:ascii="Times New Roman" w:hAnsi="Times New Roman" w:cs="Times New Roman"/>
                <w:color w:val="0070C0"/>
                <w:sz w:val="24"/>
                <w:szCs w:val="24"/>
              </w:rPr>
              <w:t>i</w:t>
            </w:r>
            <w:r w:rsidR="00E7316D" w:rsidRPr="005D7F72">
              <w:rPr>
                <w:rFonts w:ascii="Times New Roman" w:hAnsi="Times New Roman" w:cs="Times New Roman"/>
                <w:color w:val="000000" w:themeColor="text1"/>
                <w:sz w:val="24"/>
                <w:szCs w:val="24"/>
                <w:shd w:val="clear" w:color="auto" w:fill="FFFFFF"/>
              </w:rPr>
              <w:t>s a collection of tools for manipulating and analyzing SAM and BAM alignment files. Using these tools together allows you to get from alignments in SAM format </w:t>
            </w:r>
          </w:p>
          <w:p w14:paraId="14F225F5" w14:textId="7A50BDCD" w:rsidR="00E7316D" w:rsidRPr="005D7F72" w:rsidRDefault="00764783"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samtools</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r w:rsidRPr="005D7F72">
              <w:rPr>
                <w:rStyle w:val="Strong"/>
                <w:rFonts w:ascii="Times New Roman" w:hAnsi="Times New Roman" w:cs="Times New Roman"/>
                <w:b w:val="0"/>
                <w:color w:val="000000" w:themeColor="text1"/>
                <w:sz w:val="24"/>
                <w:szCs w:val="24"/>
                <w:shd w:val="clear" w:color="auto" w:fill="FFFFFF"/>
              </w:rPr>
              <w:t>samtools-*</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62BCD9A5" w14:textId="77777777" w:rsidTr="001F57D5">
        <w:tc>
          <w:tcPr>
            <w:tcW w:w="1705" w:type="dxa"/>
          </w:tcPr>
          <w:p w14:paraId="31FAD5D0"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Flag (-F)</w:t>
            </w:r>
          </w:p>
        </w:tc>
        <w:tc>
          <w:tcPr>
            <w:tcW w:w="6210" w:type="dxa"/>
          </w:tcPr>
          <w:p w14:paraId="7EE969FF" w14:textId="77777777" w:rsidR="00E7316D" w:rsidRPr="005D7F72" w:rsidRDefault="00E7316D" w:rsidP="00E7316D">
            <w:pPr>
              <w:spacing w:before="100" w:beforeAutospacing="1" w:line="360" w:lineRule="auto"/>
              <w:jc w:val="both"/>
              <w:rPr>
                <w:rFonts w:ascii="Times New Roman" w:hAnsi="Times New Roman" w:cs="Times New Roman"/>
                <w:sz w:val="24"/>
                <w:szCs w:val="24"/>
              </w:rPr>
            </w:pPr>
            <w:r w:rsidRPr="005D7F72">
              <w:rPr>
                <w:rStyle w:val="Strong"/>
                <w:rFonts w:ascii="Times New Roman" w:hAnsi="Times New Roman" w:cs="Times New Roman"/>
                <w:color w:val="0070C0"/>
                <w:sz w:val="24"/>
                <w:szCs w:val="24"/>
                <w:shd w:val="clear" w:color="auto" w:fill="FFFFFF"/>
              </w:rPr>
              <w:t>samtools</w:t>
            </w:r>
            <w:r w:rsidRPr="005D7F72">
              <w:rPr>
                <w:rStyle w:val="Strong"/>
                <w:rFonts w:ascii="Times New Roman" w:hAnsi="Times New Roman" w:cs="Times New Roman"/>
                <w:color w:val="333333"/>
                <w:sz w:val="24"/>
                <w:szCs w:val="24"/>
                <w:shd w:val="clear" w:color="auto" w:fill="FFFFFF"/>
              </w:rPr>
              <w:t> </w:t>
            </w:r>
            <w:r w:rsidRPr="005D7F72">
              <w:rPr>
                <w:rFonts w:ascii="Times New Roman" w:hAnsi="Times New Roman" w:cs="Times New Roman"/>
                <w:color w:val="333333"/>
                <w:sz w:val="24"/>
                <w:szCs w:val="24"/>
                <w:shd w:val="clear" w:color="auto" w:fill="FFFFFF"/>
              </w:rPr>
              <w:t>allows you to sort based on certain flags that are specified on </w:t>
            </w:r>
            <w:hyperlink r:id="rId59" w:history="1">
              <w:r w:rsidRPr="005D7F72">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0x4</w:t>
            </w:r>
          </w:p>
        </w:tc>
      </w:tr>
      <w:tr w:rsidR="00E7316D" w:rsidRPr="005D7F72" w14:paraId="1C7A8576" w14:textId="77777777" w:rsidTr="001F57D5">
        <w:tc>
          <w:tcPr>
            <w:tcW w:w="1705" w:type="dxa"/>
          </w:tcPr>
          <w:p w14:paraId="01F67D17"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Samtools MAPQ (-q)</w:t>
            </w:r>
          </w:p>
        </w:tc>
        <w:tc>
          <w:tcPr>
            <w:tcW w:w="6210" w:type="dxa"/>
          </w:tcPr>
          <w:p w14:paraId="68298F47" w14:textId="5E420EF8" w:rsidR="00E7316D" w:rsidRPr="005D7F72"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5D7F72">
              <w:rPr>
                <w:rFonts w:ascii="Times New Roman" w:hAnsi="Times New Roman" w:cs="Times New Roman"/>
                <w:color w:val="000000" w:themeColor="text1"/>
                <w:sz w:val="24"/>
                <w:szCs w:val="24"/>
              </w:rPr>
              <w:t xml:space="preserve">An integer value to </w:t>
            </w:r>
            <w:r w:rsidR="001C060B">
              <w:rPr>
                <w:rFonts w:ascii="Times New Roman" w:hAnsi="Times New Roman" w:cs="Times New Roman"/>
                <w:color w:val="000000" w:themeColor="text1"/>
                <w:sz w:val="24"/>
                <w:szCs w:val="24"/>
              </w:rPr>
              <w:t>s</w:t>
            </w:r>
            <w:r w:rsidRPr="005D7F72">
              <w:rPr>
                <w:rFonts w:ascii="Times New Roman" w:hAnsi="Times New Roman" w:cs="Times New Roman"/>
                <w:color w:val="000000" w:themeColor="text1"/>
                <w:sz w:val="24"/>
                <w:szCs w:val="24"/>
                <w:shd w:val="clear" w:color="auto" w:fill="FFFFFF"/>
              </w:rPr>
              <w:t>kip alignments with MAPQ smaller than </w:t>
            </w:r>
            <w:r w:rsidRPr="005D7F72">
              <w:rPr>
                <w:rStyle w:val="Emphasis"/>
                <w:rFonts w:ascii="Times New Roman" w:hAnsi="Times New Roman" w:cs="Times New Roman"/>
                <w:color w:val="000000" w:themeColor="text1"/>
                <w:sz w:val="24"/>
                <w:szCs w:val="24"/>
                <w:shd w:val="clear" w:color="auto" w:fill="FFFFFF"/>
              </w:rPr>
              <w:t xml:space="preserve">INT. </w:t>
            </w:r>
            <w:r w:rsidRPr="005D7F72">
              <w:rPr>
                <w:rFonts w:ascii="Times New Roman" w:hAnsi="Times New Roman" w:cs="Times New Roman"/>
                <w:color w:val="000000" w:themeColor="text1"/>
                <w:sz w:val="24"/>
                <w:szCs w:val="24"/>
                <w:shd w:val="clear" w:color="auto" w:fill="FFFFFF"/>
              </w:rPr>
              <w:t>The lowest score is a mapping quality of zero, or </w:t>
            </w:r>
            <w:r w:rsidRPr="005D7F72">
              <w:rPr>
                <w:rStyle w:val="Strong"/>
                <w:rFonts w:ascii="Times New Roman" w:hAnsi="Times New Roman" w:cs="Times New Roman"/>
                <w:color w:val="000000" w:themeColor="text1"/>
                <w:sz w:val="24"/>
                <w:szCs w:val="24"/>
                <w:shd w:val="clear" w:color="auto" w:fill="FFFFFF"/>
              </w:rPr>
              <w:t>mq0</w:t>
            </w:r>
            <w:r w:rsidRPr="005D7F72">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5D7F72">
              <w:rPr>
                <w:rFonts w:ascii="Times New Roman" w:hAnsi="Times New Roman" w:cs="Times New Roman"/>
                <w:color w:val="000000" w:themeColor="text1"/>
                <w:sz w:val="24"/>
                <w:szCs w:val="24"/>
                <w:shd w:val="clear" w:color="auto" w:fill="FFFFFF"/>
              </w:rPr>
              <w:t>low</w:t>
            </w:r>
            <w:r w:rsidR="004F6854">
              <w:rPr>
                <w:rFonts w:ascii="Times New Roman" w:hAnsi="Times New Roman" w:cs="Times New Roman"/>
                <w:color w:val="000000" w:themeColor="text1"/>
                <w:sz w:val="24"/>
                <w:szCs w:val="24"/>
                <w:shd w:val="clear" w:color="auto" w:fill="FFFFFF"/>
              </w:rPr>
              <w:t>-quality</w:t>
            </w:r>
            <w:r w:rsidRPr="005D7F72">
              <w:rPr>
                <w:rFonts w:ascii="Times New Roman" w:hAnsi="Times New Roman" w:cs="Times New Roman"/>
                <w:color w:val="000000" w:themeColor="text1"/>
                <w:sz w:val="24"/>
                <w:szCs w:val="24"/>
                <w:shd w:val="clear" w:color="auto" w:fill="FFFFFF"/>
              </w:rPr>
              <w:t xml:space="preserve"> reads. Generally, we select reads with MAPQ &gt; 1</w:t>
            </w:r>
            <w:r w:rsidRPr="005D7F72">
              <w:rPr>
                <w:rFonts w:ascii="Times New Roman" w:hAnsi="Times New Roman" w:cs="Times New Roman"/>
                <w:color w:val="333333"/>
                <w:sz w:val="24"/>
                <w:szCs w:val="24"/>
                <w:shd w:val="clear" w:color="auto" w:fill="FFFFFF"/>
              </w:rPr>
              <w:t>.</w:t>
            </w:r>
          </w:p>
        </w:tc>
        <w:tc>
          <w:tcPr>
            <w:tcW w:w="1435" w:type="dxa"/>
          </w:tcPr>
          <w:p w14:paraId="1D6A924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1</w:t>
            </w:r>
          </w:p>
        </w:tc>
      </w:tr>
      <w:tr w:rsidR="00E7316D" w:rsidRPr="005D7F72" w14:paraId="61F6D241" w14:textId="77777777" w:rsidTr="001F57D5">
        <w:tc>
          <w:tcPr>
            <w:tcW w:w="1705" w:type="dxa"/>
          </w:tcPr>
          <w:p w14:paraId="235EC74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060FA63E" w14:textId="4C76F9DC"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(.sh) that can be executed in a UNIX terminal by the user.</w:t>
            </w:r>
          </w:p>
        </w:tc>
        <w:tc>
          <w:tcPr>
            <w:tcW w:w="1435" w:type="dxa"/>
          </w:tcPr>
          <w:p w14:paraId="21695BE3"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5D7F72" w:rsidRDefault="00E7316D" w:rsidP="00E7316D">
      <w:pPr>
        <w:jc w:val="center"/>
        <w:rPr>
          <w:rFonts w:ascii="Times New Roman" w:hAnsi="Times New Roman" w:cs="Times New Roman"/>
          <w:b/>
          <w:sz w:val="24"/>
          <w:szCs w:val="24"/>
        </w:rPr>
      </w:pPr>
    </w:p>
    <w:p w14:paraId="445EE6F6" w14:textId="77777777" w:rsidR="00E7316D" w:rsidRPr="005D7F72" w:rsidRDefault="00E7316D" w:rsidP="00E7316D">
      <w:pPr>
        <w:rPr>
          <w:rFonts w:ascii="Times New Roman" w:hAnsi="Times New Roman" w:cs="Times New Roman"/>
          <w:sz w:val="24"/>
          <w:szCs w:val="24"/>
        </w:rPr>
      </w:pPr>
    </w:p>
    <w:p w14:paraId="1F982FEA" w14:textId="33FCB1DE" w:rsidR="002D70D5" w:rsidRPr="005D7F72" w:rsidRDefault="002D70D5" w:rsidP="003E12CB">
      <w:pPr>
        <w:pStyle w:val="Heading1"/>
        <w:rPr>
          <w:sz w:val="24"/>
          <w:szCs w:val="24"/>
        </w:rPr>
      </w:pPr>
      <w:bookmarkStart w:id="66" w:name="_Toc508398321"/>
      <w:r w:rsidRPr="005D7F72">
        <w:rPr>
          <w:sz w:val="24"/>
          <w:szCs w:val="24"/>
        </w:rPr>
        <w:t>2D-Functions</w:t>
      </w:r>
      <w:bookmarkEnd w:id="66"/>
    </w:p>
    <w:p w14:paraId="57296966" w14:textId="77777777" w:rsidR="003E12CB" w:rsidRPr="005D7F72" w:rsidRDefault="003E12CB" w:rsidP="003E12CB">
      <w:pPr>
        <w:pStyle w:val="Heading2"/>
      </w:pPr>
      <w:bookmarkStart w:id="67" w:name="_Toc508398322"/>
      <w:r w:rsidRPr="005D7F72">
        <w:t>Convert mapped Hi-C reads to hic format file</w:t>
      </w:r>
      <w:bookmarkEnd w:id="67"/>
    </w:p>
    <w:p w14:paraId="7D560D03" w14:textId="77777777" w:rsidR="003E12CB" w:rsidRPr="005D7F72" w:rsidRDefault="003E12CB" w:rsidP="003E12CB">
      <w:pPr>
        <w:pStyle w:val="Heading3"/>
      </w:pPr>
      <w:bookmarkStart w:id="68" w:name="_Toc508398323"/>
      <w:r w:rsidRPr="005D7F72">
        <w:t>Purpose</w:t>
      </w:r>
      <w:bookmarkEnd w:id="68"/>
      <w:r w:rsidRPr="005D7F72">
        <w:t xml:space="preserve"> </w:t>
      </w:r>
    </w:p>
    <w:p w14:paraId="693E20E7" w14:textId="471894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bookmarkStart w:id="69" w:name="OLE_LINK25"/>
      <w:bookmarkStart w:id="70" w:name="OLE_LINK26"/>
      <w:bookmarkStart w:id="71" w:name="OLE_LINK27"/>
      <w:r w:rsidRPr="005D7F72">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Pr>
          <w:rFonts w:ascii="Times New Roman" w:hAnsi="Times New Roman" w:cs="Times New Roman"/>
          <w:sz w:val="24"/>
          <w:szCs w:val="24"/>
        </w:rPr>
        <w:t>.</w:t>
      </w:r>
    </w:p>
    <w:p w14:paraId="6781B340" w14:textId="77777777" w:rsidR="003E12CB" w:rsidRPr="005D7F72" w:rsidRDefault="003E12CB" w:rsidP="003E12CB">
      <w:pPr>
        <w:pStyle w:val="Heading3"/>
      </w:pPr>
      <w:bookmarkStart w:id="72" w:name="_Toc508398324"/>
      <w:bookmarkEnd w:id="69"/>
      <w:bookmarkEnd w:id="70"/>
      <w:bookmarkEnd w:id="71"/>
      <w:r w:rsidRPr="005D7F72">
        <w:t>Input file format</w:t>
      </w:r>
      <w:bookmarkEnd w:id="72"/>
    </w:p>
    <w:p w14:paraId="5A95150B" w14:textId="59F4A929"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Five formats are acceptable: short format, short format with score, medium format, long format and 4DN DCIC format. A sample file is</w:t>
      </w:r>
      <w:r w:rsidR="00A82344">
        <w:rPr>
          <w:rFonts w:ascii="Times New Roman" w:hAnsi="Times New Roman" w:cs="Times New Roman"/>
          <w:sz w:val="24"/>
          <w:szCs w:val="24"/>
        </w:rPr>
        <w:t xml:space="preserve">: </w:t>
      </w:r>
      <w:r w:rsidRPr="005D7F72">
        <w:rPr>
          <w:rFonts w:ascii="Times New Roman" w:hAnsi="Times New Roman" w:cs="Times New Roman"/>
          <w:sz w:val="24"/>
          <w:szCs w:val="24"/>
        </w:rPr>
        <w:t xml:space="preserve"> executable/sample_data/GSM1551688_HIC143_merged_nodups.zip (unzip it before use)</w:t>
      </w:r>
      <w:r w:rsidR="0078065A" w:rsidRPr="005D7F72">
        <w:rPr>
          <w:rFonts w:ascii="Times New Roman" w:hAnsi="Times New Roman" w:cs="Times New Roman"/>
          <w:sz w:val="24"/>
          <w:szCs w:val="24"/>
        </w:rPr>
        <w:t>.</w:t>
      </w:r>
    </w:p>
    <w:p w14:paraId="742887C1" w14:textId="1069C192" w:rsidR="00651EDE" w:rsidRPr="005D7F72" w:rsidRDefault="00651EDE"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Another </w:t>
      </w:r>
      <w:r w:rsidR="00AA45DE">
        <w:rPr>
          <w:rFonts w:ascii="Times New Roman" w:hAnsi="Times New Roman" w:cs="Times New Roman"/>
          <w:sz w:val="24"/>
          <w:szCs w:val="24"/>
        </w:rPr>
        <w:t xml:space="preserve">set of </w:t>
      </w:r>
      <w:r w:rsidRPr="005D7F72">
        <w:rPr>
          <w:rFonts w:ascii="Times New Roman" w:hAnsi="Times New Roman" w:cs="Times New Roman"/>
          <w:sz w:val="24"/>
          <w:szCs w:val="24"/>
        </w:rPr>
        <w:t>test data is the GM06990 cell line data</w:t>
      </w:r>
      <w:r w:rsidR="00AA45DE">
        <w:rPr>
          <w:rFonts w:ascii="Times New Roman" w:hAnsi="Times New Roman" w:cs="Times New Roman"/>
          <w:sz w:val="24"/>
          <w:szCs w:val="24"/>
        </w:rPr>
        <w:t>. This</w:t>
      </w:r>
      <w:r w:rsidR="00EE01C7" w:rsidRPr="005D7F72">
        <w:rPr>
          <w:rFonts w:ascii="Times New Roman" w:hAnsi="Times New Roman" w:cs="Times New Roman"/>
          <w:sz w:val="24"/>
          <w:szCs w:val="24"/>
        </w:rPr>
        <w:t xml:space="preserve"> </w:t>
      </w:r>
      <w:r w:rsidRPr="005D7F72">
        <w:rPr>
          <w:rFonts w:ascii="Times New Roman" w:hAnsi="Times New Roman" w:cs="Times New Roman"/>
          <w:sz w:val="24"/>
          <w:szCs w:val="24"/>
        </w:rPr>
        <w:t xml:space="preserve">can be downloaded from </w:t>
      </w:r>
      <w:r w:rsidR="00AA45DE">
        <w:rPr>
          <w:rFonts w:ascii="Times New Roman" w:hAnsi="Times New Roman" w:cs="Times New Roman"/>
          <w:sz w:val="24"/>
          <w:szCs w:val="24"/>
        </w:rPr>
        <w:t xml:space="preserve">the </w:t>
      </w:r>
      <w:r w:rsidRPr="005D7F72">
        <w:rPr>
          <w:rFonts w:ascii="Times New Roman" w:hAnsi="Times New Roman" w:cs="Times New Roman"/>
          <w:sz w:val="24"/>
          <w:szCs w:val="24"/>
        </w:rPr>
        <w:t>link below</w:t>
      </w:r>
      <w:r w:rsidR="00EE01C7" w:rsidRPr="005D7F72">
        <w:rPr>
          <w:rFonts w:ascii="Times New Roman" w:hAnsi="Times New Roman" w:cs="Times New Roman"/>
          <w:sz w:val="24"/>
          <w:szCs w:val="24"/>
        </w:rPr>
        <w:t>:</w:t>
      </w:r>
    </w:p>
    <w:p w14:paraId="77F1110A" w14:textId="77777777" w:rsidR="00651EDE" w:rsidRPr="005D7F72"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7627935B" w14:textId="77777777" w:rsidR="00651EDE" w:rsidRPr="005D7F72"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36095C8A" w14:textId="2B2B245A" w:rsidR="00996B2C"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t xml:space="preserve"> </w:t>
      </w:r>
      <w:hyperlink r:id="rId60" w:history="1">
        <w:r w:rsidRPr="00703155">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Download/Save the </w:t>
      </w:r>
      <w:r w:rsidRPr="00996B2C">
        <w:rPr>
          <w:rFonts w:ascii="Times New Roman" w:hAnsi="Times New Roman" w:cs="Times New Roman"/>
          <w:color w:val="000000" w:themeColor="text1"/>
          <w:sz w:val="24"/>
          <w:szCs w:val="24"/>
          <w:shd w:val="clear" w:color="auto" w:fill="FFFFFF"/>
        </w:rPr>
        <w:t>GenomeFlow_formatted.bowtie2.input</w:t>
      </w:r>
      <w:r>
        <w:rPr>
          <w:rFonts w:ascii="Times New Roman" w:hAnsi="Times New Roman" w:cs="Times New Roman"/>
          <w:color w:val="000000" w:themeColor="text1"/>
          <w:sz w:val="24"/>
          <w:szCs w:val="24"/>
          <w:shd w:val="clear" w:color="auto" w:fill="FFFFFF"/>
        </w:rPr>
        <w:t xml:space="preserve"> file </w:t>
      </w:r>
      <w:r w:rsidRPr="005D7F72">
        <w:rPr>
          <w:rFonts w:ascii="Times New Roman" w:hAnsi="Times New Roman" w:cs="Times New Roman"/>
          <w:color w:val="000000" w:themeColor="text1"/>
          <w:sz w:val="24"/>
          <w:szCs w:val="24"/>
          <w:shd w:val="clear" w:color="auto" w:fill="FFFFFF"/>
        </w:rPr>
        <w:t xml:space="preserve"> </w:t>
      </w:r>
    </w:p>
    <w:p w14:paraId="352A2FCF" w14:textId="6AD23E2C" w:rsidR="00996B2C" w:rsidRPr="00996B2C"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t>
      </w:r>
      <w:r>
        <w:rPr>
          <w:rFonts w:ascii="Times New Roman" w:hAnsi="Times New Roman" w:cs="Times New Roman"/>
          <w:color w:val="000000" w:themeColor="text1"/>
          <w:sz w:val="24"/>
          <w:szCs w:val="24"/>
          <w:shd w:val="clear" w:color="auto" w:fill="FFFFFF"/>
        </w:rPr>
        <w:t>wa</w:t>
      </w:r>
    </w:p>
    <w:p w14:paraId="11BD7C05" w14:textId="230E656D" w:rsidR="00651EDE" w:rsidRPr="00996B2C" w:rsidRDefault="00996B2C"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1" w:history="1">
        <w:r w:rsidRPr="00703155">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5D7F72"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Download/Save the </w:t>
      </w:r>
      <w:r w:rsidRPr="00996B2C">
        <w:rPr>
          <w:rFonts w:ascii="Times New Roman" w:hAnsi="Times New Roman" w:cs="Times New Roman"/>
          <w:color w:val="000000" w:themeColor="text1"/>
          <w:sz w:val="24"/>
          <w:szCs w:val="24"/>
          <w:shd w:val="clear" w:color="auto" w:fill="FFFFFF"/>
        </w:rPr>
        <w:t>GenomeFlow_formatted.bwa.input</w:t>
      </w:r>
      <w:r>
        <w:rPr>
          <w:rFonts w:ascii="Times New Roman" w:hAnsi="Times New Roman" w:cs="Times New Roman"/>
          <w:color w:val="000000" w:themeColor="text1"/>
          <w:sz w:val="24"/>
          <w:szCs w:val="24"/>
          <w:shd w:val="clear" w:color="auto" w:fill="FFFFFF"/>
        </w:rPr>
        <w:t xml:space="preserve"> file</w:t>
      </w:r>
    </w:p>
    <w:p w14:paraId="57C58148" w14:textId="77777777" w:rsidR="00996B2C" w:rsidRPr="00996B2C"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5D7F72"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5D7F72" w:rsidRDefault="003E12CB" w:rsidP="003E12CB">
      <w:pPr>
        <w:pStyle w:val="Heading4"/>
      </w:pPr>
      <w:r w:rsidRPr="005D7F72">
        <w:t>Short format</w:t>
      </w:r>
    </w:p>
    <w:p w14:paraId="3DFB0867"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27E2352"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str = strand (0 for forward, anything else for reverse)</w:t>
      </w:r>
    </w:p>
    <w:p w14:paraId="405C0408"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chr = chromosome (must be a chromosome in the genome)</w:t>
      </w:r>
    </w:p>
    <w:p w14:paraId="25137C2D"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lastRenderedPageBreak/>
        <w:t>pos = position</w:t>
      </w:r>
    </w:p>
    <w:p w14:paraId="778F98F2"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5AEB6A82" w14:textId="59EB0D11"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5723FF">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dummy values. </w:t>
      </w:r>
      <w:r w:rsidR="005723FF" w:rsidRPr="005723FF">
        <w:rPr>
          <w:rFonts w:ascii="Times New Roman" w:eastAsia="Times New Roman" w:hAnsi="Times New Roman" w:cs="Times New Roman"/>
          <w:i/>
          <w:color w:val="24292E"/>
          <w:sz w:val="24"/>
          <w:szCs w:val="24"/>
        </w:rPr>
        <w:t>r</w:t>
      </w:r>
      <w:r w:rsidRPr="005723FF">
        <w:rPr>
          <w:rFonts w:ascii="Times New Roman" w:eastAsia="Times New Roman" w:hAnsi="Times New Roman" w:cs="Times New Roman"/>
          <w:i/>
          <w:color w:val="24292E"/>
          <w:sz w:val="24"/>
          <w:szCs w:val="24"/>
        </w:rPr>
        <w:t>eadname</w:t>
      </w:r>
      <w:r w:rsidRPr="005D7F72">
        <w:rPr>
          <w:rFonts w:ascii="Times New Roman" w:eastAsia="Times New Roman" w:hAnsi="Times New Roman" w:cs="Times New Roman"/>
          <w:color w:val="24292E"/>
          <w:sz w:val="24"/>
          <w:szCs w:val="24"/>
        </w:rPr>
        <w:t xml:space="preserve"> and </w:t>
      </w:r>
      <w:r w:rsidRPr="005723FF">
        <w:rPr>
          <w:rFonts w:ascii="Times New Roman" w:eastAsia="Times New Roman" w:hAnsi="Times New Roman" w:cs="Times New Roman"/>
          <w:i/>
          <w:color w:val="24292E"/>
          <w:sz w:val="24"/>
          <w:szCs w:val="24"/>
        </w:rPr>
        <w:t xml:space="preserve">strand </w:t>
      </w:r>
      <w:r w:rsidRPr="005D7F72">
        <w:rPr>
          <w:rFonts w:ascii="Times New Roman" w:eastAsia="Times New Roman" w:hAnsi="Times New Roman" w:cs="Times New Roman"/>
          <w:color w:val="24292E"/>
          <w:sz w:val="24"/>
          <w:szCs w:val="24"/>
        </w:rPr>
        <w:t>are also not currently stored within </w:t>
      </w:r>
      <w:r w:rsidRPr="005D7F72">
        <w:rPr>
          <w:rFonts w:ascii="Times New Roman" w:eastAsia="Times New Roman" w:hAnsi="Times New Roman" w:cs="Times New Roman"/>
          <w:i/>
          <w:iCs/>
          <w:color w:val="24292E"/>
          <w:sz w:val="24"/>
          <w:szCs w:val="24"/>
        </w:rPr>
        <w:t>.hic</w:t>
      </w:r>
      <w:r w:rsidRPr="005D7F72">
        <w:rPr>
          <w:rFonts w:ascii="Times New Roman" w:eastAsia="Times New Roman" w:hAnsi="Times New Roman" w:cs="Times New Roman"/>
          <w:color w:val="24292E"/>
          <w:sz w:val="24"/>
          <w:szCs w:val="24"/>
        </w:rPr>
        <w:t> files.</w:t>
      </w:r>
    </w:p>
    <w:p w14:paraId="1461DAF7" w14:textId="77777777" w:rsidR="003E12CB" w:rsidRPr="005D7F72" w:rsidRDefault="003E12CB" w:rsidP="003E12CB">
      <w:pPr>
        <w:pStyle w:val="Heading4"/>
      </w:pPr>
      <w:r w:rsidRPr="005D7F72">
        <w:t>Short with score format</w:t>
      </w:r>
    </w:p>
    <w:p w14:paraId="0919F220" w14:textId="79D82EAA"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Pr>
          <w:rFonts w:ascii="Times New Roman" w:eastAsia="Times New Roman" w:hAnsi="Times New Roman" w:cs="Times New Roman"/>
          <w:color w:val="24292E"/>
          <w:sz w:val="24"/>
          <w:szCs w:val="24"/>
        </w:rPr>
        <w:t>.</w:t>
      </w:r>
      <w:r w:rsidRPr="005D7F72">
        <w:rPr>
          <w:rFonts w:ascii="Times New Roman" w:eastAsia="Times New Roman" w:hAnsi="Times New Roman" w:cs="Times New Roman"/>
          <w:color w:val="24292E"/>
          <w:sz w:val="24"/>
          <w:szCs w:val="24"/>
        </w:rPr>
        <w:t xml:space="preserve"> </w:t>
      </w:r>
      <w:r w:rsidR="005723FF">
        <w:rPr>
          <w:rFonts w:ascii="Times New Roman" w:eastAsia="Times New Roman" w:hAnsi="Times New Roman" w:cs="Times New Roman"/>
          <w:color w:val="24292E"/>
          <w:sz w:val="24"/>
          <w:szCs w:val="24"/>
        </w:rPr>
        <w:t>T</w:t>
      </w:r>
      <w:r w:rsidRPr="005D7F72">
        <w:rPr>
          <w:rFonts w:ascii="Times New Roman" w:eastAsia="Times New Roman" w:hAnsi="Times New Roman" w:cs="Times New Roman"/>
          <w:color w:val="24292E"/>
          <w:sz w:val="24"/>
          <w:szCs w:val="24"/>
        </w:rPr>
        <w:t>his format can be easily used in conjunction with the -r flag to create a </w:t>
      </w:r>
      <w:r w:rsidRPr="005D7F72">
        <w:rPr>
          <w:rFonts w:ascii="Times New Roman" w:eastAsia="Times New Roman" w:hAnsi="Times New Roman" w:cs="Times New Roman"/>
          <w:i/>
          <w:iCs/>
          <w:color w:val="24292E"/>
          <w:sz w:val="24"/>
          <w:szCs w:val="24"/>
        </w:rPr>
        <w:t xml:space="preserve">.hic </w:t>
      </w:r>
      <w:r w:rsidRPr="005D7F72">
        <w:rPr>
          <w:rFonts w:ascii="Times New Roman" w:eastAsia="Times New Roman" w:hAnsi="Times New Roman" w:cs="Times New Roman"/>
          <w:color w:val="24292E"/>
          <w:sz w:val="24"/>
          <w:szCs w:val="24"/>
        </w:rPr>
        <w:t>file that contains a single resolution.</w:t>
      </w:r>
    </w:p>
    <w:p w14:paraId="436A7889"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69F0179"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str = strand (0 for forward, anything else for reverse)</w:t>
      </w:r>
    </w:p>
    <w:p w14:paraId="493422E1"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chr = chromosome (must be a chromosome in the genome)</w:t>
      </w:r>
    </w:p>
    <w:p w14:paraId="702AE116"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pos = position</w:t>
      </w:r>
    </w:p>
    <w:p w14:paraId="3809F08B"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705DDF88"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score = the score imputed to this read</w:t>
      </w:r>
    </w:p>
    <w:p w14:paraId="5C5558D8" w14:textId="77777777" w:rsidR="003E12CB" w:rsidRPr="005D7F72" w:rsidRDefault="003E12CB" w:rsidP="003E12CB">
      <w:pPr>
        <w:spacing w:before="100" w:beforeAutospacing="1" w:after="0" w:line="360" w:lineRule="auto"/>
        <w:ind w:left="1080"/>
        <w:rPr>
          <w:rFonts w:ascii="Times New Roman" w:hAnsi="Times New Roman" w:cs="Times New Roman"/>
          <w:b/>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5723FF">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dummy values.</w:t>
      </w:r>
      <w:r w:rsidRPr="005723FF">
        <w:rPr>
          <w:rFonts w:ascii="Times New Roman" w:eastAsia="Times New Roman" w:hAnsi="Times New Roman" w:cs="Times New Roman"/>
          <w:i/>
          <w:color w:val="24292E"/>
          <w:sz w:val="24"/>
          <w:szCs w:val="24"/>
        </w:rPr>
        <w:t xml:space="preserve"> readname</w:t>
      </w:r>
      <w:r w:rsidRPr="005D7F72">
        <w:rPr>
          <w:rFonts w:ascii="Times New Roman" w:eastAsia="Times New Roman" w:hAnsi="Times New Roman" w:cs="Times New Roman"/>
          <w:color w:val="24292E"/>
          <w:sz w:val="24"/>
          <w:szCs w:val="24"/>
        </w:rPr>
        <w:t xml:space="preserve"> and </w:t>
      </w:r>
      <w:r w:rsidRPr="005723FF">
        <w:rPr>
          <w:rFonts w:ascii="Times New Roman" w:eastAsia="Times New Roman" w:hAnsi="Times New Roman" w:cs="Times New Roman"/>
          <w:i/>
          <w:color w:val="24292E"/>
          <w:sz w:val="24"/>
          <w:szCs w:val="24"/>
        </w:rPr>
        <w:t>strand</w:t>
      </w:r>
      <w:r w:rsidRPr="005D7F72">
        <w:rPr>
          <w:rFonts w:ascii="Times New Roman" w:eastAsia="Times New Roman" w:hAnsi="Times New Roman" w:cs="Times New Roman"/>
          <w:color w:val="24292E"/>
          <w:sz w:val="24"/>
          <w:szCs w:val="24"/>
        </w:rPr>
        <w:t xml:space="preserve"> are also not currently stored within </w:t>
      </w:r>
      <w:r w:rsidRPr="005D7F72">
        <w:rPr>
          <w:rFonts w:ascii="Times New Roman" w:eastAsia="Times New Roman" w:hAnsi="Times New Roman" w:cs="Times New Roman"/>
          <w:i/>
          <w:iCs/>
          <w:color w:val="24292E"/>
          <w:sz w:val="24"/>
          <w:szCs w:val="24"/>
        </w:rPr>
        <w:t>.hic</w:t>
      </w:r>
      <w:r w:rsidRPr="005D7F72">
        <w:rPr>
          <w:rFonts w:ascii="Times New Roman" w:eastAsia="Times New Roman" w:hAnsi="Times New Roman" w:cs="Times New Roman"/>
          <w:color w:val="24292E"/>
          <w:sz w:val="24"/>
          <w:szCs w:val="24"/>
        </w:rPr>
        <w:t> files.</w:t>
      </w:r>
    </w:p>
    <w:p w14:paraId="513E3ACC" w14:textId="77777777" w:rsidR="003E12CB" w:rsidRPr="005D7F72" w:rsidRDefault="003E12CB" w:rsidP="003E12CB">
      <w:pPr>
        <w:pStyle w:val="Heading4"/>
      </w:pPr>
      <w:bookmarkStart w:id="73" w:name="MediumFormat"/>
      <w:bookmarkEnd w:id="73"/>
      <w:r w:rsidRPr="005D7F72">
        <w:t xml:space="preserve">Medium format </w:t>
      </w:r>
    </w:p>
    <w:p w14:paraId="5B628644"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DC5B697"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str = strand (0 for forward, anything else for reverse)</w:t>
      </w:r>
    </w:p>
    <w:p w14:paraId="32DF4FDB"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chr = chromosome (must be a chromosome in the genome)</w:t>
      </w:r>
    </w:p>
    <w:p w14:paraId="3C07490B"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pos = position</w:t>
      </w:r>
    </w:p>
    <w:p w14:paraId="7E8A0595"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lastRenderedPageBreak/>
        <w:t>frag = restriction site fragment</w:t>
      </w:r>
    </w:p>
    <w:p w14:paraId="10051620"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mapq = mapping quality score</w:t>
      </w:r>
    </w:p>
    <w:p w14:paraId="2E2E79CE"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8E0A58">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w:t>
      </w:r>
      <w:r w:rsidRPr="008E0A58">
        <w:rPr>
          <w:rFonts w:ascii="Times New Roman" w:eastAsia="Times New Roman" w:hAnsi="Times New Roman" w:cs="Times New Roman"/>
          <w:i/>
          <w:color w:val="24292E"/>
          <w:sz w:val="24"/>
          <w:szCs w:val="24"/>
        </w:rPr>
        <w:t>dummy values</w:t>
      </w:r>
      <w:r w:rsidRPr="005D7F72">
        <w:rPr>
          <w:rFonts w:ascii="Times New Roman" w:eastAsia="Times New Roman" w:hAnsi="Times New Roman" w:cs="Times New Roman"/>
          <w:color w:val="24292E"/>
          <w:sz w:val="24"/>
          <w:szCs w:val="24"/>
        </w:rPr>
        <w:t xml:space="preserve">. If not using mapping quality filter, </w:t>
      </w:r>
      <w:r w:rsidRPr="008E0A58">
        <w:rPr>
          <w:rFonts w:ascii="Times New Roman" w:eastAsia="Times New Roman" w:hAnsi="Times New Roman" w:cs="Times New Roman"/>
          <w:i/>
          <w:color w:val="24292E"/>
          <w:sz w:val="24"/>
          <w:szCs w:val="24"/>
        </w:rPr>
        <w:t>mapq</w:t>
      </w:r>
      <w:r w:rsidRPr="005D7F72">
        <w:rPr>
          <w:rFonts w:ascii="Times New Roman" w:eastAsia="Times New Roman" w:hAnsi="Times New Roman" w:cs="Times New Roman"/>
          <w:color w:val="24292E"/>
          <w:sz w:val="24"/>
          <w:szCs w:val="24"/>
        </w:rPr>
        <w:t xml:space="preserve"> will be ignored. </w:t>
      </w:r>
      <w:r w:rsidRPr="008E0A58">
        <w:rPr>
          <w:rFonts w:ascii="Times New Roman" w:eastAsia="Times New Roman" w:hAnsi="Times New Roman" w:cs="Times New Roman"/>
          <w:i/>
          <w:color w:val="24292E"/>
          <w:sz w:val="24"/>
          <w:szCs w:val="24"/>
        </w:rPr>
        <w:t>readname</w:t>
      </w:r>
      <w:r w:rsidRPr="005D7F72">
        <w:rPr>
          <w:rFonts w:ascii="Times New Roman" w:eastAsia="Times New Roman" w:hAnsi="Times New Roman" w:cs="Times New Roman"/>
          <w:color w:val="24292E"/>
          <w:sz w:val="24"/>
          <w:szCs w:val="24"/>
        </w:rPr>
        <w:t xml:space="preserve"> and </w:t>
      </w:r>
      <w:r w:rsidRPr="008E0A58">
        <w:rPr>
          <w:rFonts w:ascii="Times New Roman" w:eastAsia="Times New Roman" w:hAnsi="Times New Roman" w:cs="Times New Roman"/>
          <w:i/>
          <w:color w:val="24292E"/>
          <w:sz w:val="24"/>
          <w:szCs w:val="24"/>
        </w:rPr>
        <w:t>strand</w:t>
      </w:r>
      <w:r w:rsidRPr="005D7F72">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5D7F72" w:rsidRDefault="003E12CB" w:rsidP="003E12CB">
      <w:pPr>
        <w:pStyle w:val="Heading4"/>
      </w:pPr>
      <w:r w:rsidRPr="005D7F72">
        <w:t>Long format</w:t>
      </w:r>
    </w:p>
    <w:p w14:paraId="4EFCC519"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The long format is used by </w:t>
      </w:r>
      <w:hyperlink r:id="rId62" w:history="1">
        <w:r w:rsidRPr="005D7F72">
          <w:rPr>
            <w:rFonts w:ascii="Times New Roman" w:eastAsia="Times New Roman" w:hAnsi="Times New Roman" w:cs="Times New Roman"/>
            <w:color w:val="0366D6"/>
            <w:sz w:val="24"/>
            <w:szCs w:val="24"/>
            <w:u w:val="single"/>
          </w:rPr>
          <w:t>Juicer</w:t>
        </w:r>
      </w:hyperlink>
      <w:r w:rsidRPr="005D7F72">
        <w:rPr>
          <w:rFonts w:ascii="Times New Roman" w:eastAsia="Times New Roman" w:hAnsi="Times New Roman" w:cs="Times New Roman"/>
          <w:color w:val="24292E"/>
          <w:sz w:val="24"/>
          <w:szCs w:val="24"/>
        </w:rPr>
        <w:t> and takes in directly the </w:t>
      </w:r>
      <w:r w:rsidRPr="005D7F72">
        <w:rPr>
          <w:rFonts w:ascii="Times New Roman" w:eastAsia="Times New Roman" w:hAnsi="Times New Roman" w:cs="Times New Roman"/>
          <w:i/>
          <w:iCs/>
          <w:color w:val="24292E"/>
          <w:sz w:val="24"/>
          <w:szCs w:val="24"/>
        </w:rPr>
        <w:t>merged_nodups.txt</w:t>
      </w:r>
      <w:r w:rsidRPr="005D7F72">
        <w:rPr>
          <w:rFonts w:ascii="Times New Roman" w:eastAsia="Times New Roman" w:hAnsi="Times New Roman" w:cs="Times New Roman"/>
          <w:color w:val="24292E"/>
          <w:sz w:val="24"/>
          <w:szCs w:val="24"/>
        </w:rPr>
        <w:t> file.</w:t>
      </w:r>
    </w:p>
    <w:p w14:paraId="5222342F"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0538E2B1"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str = strand (0 for forward, anything else for reverse)</w:t>
      </w:r>
    </w:p>
    <w:p w14:paraId="02F358FE"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chr = chromosome (must be a chromosome in the genome)</w:t>
      </w:r>
    </w:p>
    <w:p w14:paraId="4CA9BDFF"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pos = position</w:t>
      </w:r>
    </w:p>
    <w:p w14:paraId="26EAC28C"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17363659"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mapq = mapping quality score</w:t>
      </w:r>
    </w:p>
    <w:p w14:paraId="15CFC4BC"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cigar = cigar string as reported by aligner</w:t>
      </w:r>
    </w:p>
    <w:p w14:paraId="5EBB0FF3"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sequence = DNA sequence</w:t>
      </w:r>
    </w:p>
    <w:p w14:paraId="495FCB32"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5D7F72">
        <w:rPr>
          <w:rFonts w:ascii="Times New Roman" w:eastAsia="Times New Roman" w:hAnsi="Times New Roman" w:cs="Times New Roman"/>
          <w:i/>
          <w:iCs/>
          <w:color w:val="24292E"/>
          <w:sz w:val="24"/>
          <w:szCs w:val="24"/>
        </w:rPr>
        <w:t>.hic</w:t>
      </w:r>
      <w:r w:rsidRPr="005D7F72">
        <w:rPr>
          <w:rFonts w:ascii="Times New Roman" w:eastAsia="Times New Roman" w:hAnsi="Times New Roman" w:cs="Times New Roman"/>
          <w:color w:val="24292E"/>
          <w:sz w:val="24"/>
          <w:szCs w:val="24"/>
        </w:rPr>
        <w:t> files.</w:t>
      </w:r>
    </w:p>
    <w:p w14:paraId="7B0328E8" w14:textId="77777777" w:rsidR="003E12CB" w:rsidRPr="005D7F72" w:rsidRDefault="003E12CB" w:rsidP="003E12CB">
      <w:pPr>
        <w:pStyle w:val="Heading4"/>
      </w:pPr>
      <w:bookmarkStart w:id="74" w:name="OLE_LINK1"/>
      <w:r w:rsidRPr="005D7F72">
        <w:t>4DN DCIC format</w:t>
      </w:r>
      <w:bookmarkEnd w:id="74"/>
    </w:p>
    <w:p w14:paraId="43455420"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file that follows the 4DN DCIC format specification (</w:t>
      </w:r>
      <w:hyperlink r:id="rId63" w:history="1">
        <w:r w:rsidRPr="005D7F72">
          <w:rPr>
            <w:rStyle w:val="Hyperlink"/>
            <w:rFonts w:ascii="Times New Roman" w:eastAsia="Times New Roman" w:hAnsi="Times New Roman" w:cs="Times New Roman"/>
            <w:sz w:val="24"/>
            <w:szCs w:val="24"/>
          </w:rPr>
          <w:t>the 4DN DCIC format specification</w:t>
        </w:r>
      </w:hyperlink>
      <w:r w:rsidRPr="005D7F72">
        <w:rPr>
          <w:rFonts w:ascii="Times New Roman" w:eastAsia="Times New Roman" w:hAnsi="Times New Roman" w:cs="Times New Roman"/>
          <w:color w:val="24292E"/>
          <w:sz w:val="24"/>
          <w:szCs w:val="24"/>
        </w:rPr>
        <w:t>).</w:t>
      </w:r>
      <w:r w:rsidRPr="005D7F72">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lastRenderedPageBreak/>
        <w:t>## pairs format v1.0</w:t>
      </w:r>
    </w:p>
    <w:p w14:paraId="3D4A36F4"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D04B03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the columns line contains (in any field after field 7) both </w:t>
      </w:r>
      <w:r w:rsidRPr="008E0A58">
        <w:rPr>
          <w:rFonts w:ascii="Times New Roman" w:eastAsia="Times New Roman" w:hAnsi="Times New Roman" w:cs="Times New Roman"/>
          <w:i/>
          <w:color w:val="24292E"/>
          <w:sz w:val="24"/>
          <w:szCs w:val="24"/>
        </w:rPr>
        <w:t>frag1</w:t>
      </w:r>
      <w:r w:rsidRPr="005D7F72">
        <w:rPr>
          <w:rFonts w:ascii="Times New Roman" w:eastAsia="Times New Roman" w:hAnsi="Times New Roman" w:cs="Times New Roman"/>
          <w:color w:val="24292E"/>
          <w:sz w:val="24"/>
          <w:szCs w:val="24"/>
        </w:rPr>
        <w:t xml:space="preserve"> and </w:t>
      </w:r>
      <w:r w:rsidRPr="008E0A58">
        <w:rPr>
          <w:rFonts w:ascii="Times New Roman" w:eastAsia="Times New Roman" w:hAnsi="Times New Roman" w:cs="Times New Roman"/>
          <w:i/>
          <w:color w:val="24292E"/>
          <w:sz w:val="24"/>
          <w:szCs w:val="24"/>
        </w:rPr>
        <w:t>frag2</w:t>
      </w:r>
      <w:r w:rsidRPr="005D7F72">
        <w:rPr>
          <w:rFonts w:ascii="Times New Roman" w:eastAsia="Times New Roman" w:hAnsi="Times New Roman" w:cs="Times New Roman"/>
          <w:color w:val="24292E"/>
          <w:sz w:val="24"/>
          <w:szCs w:val="24"/>
        </w:rPr>
        <w:t xml:space="preserve">, those will also be read in; otherwise </w:t>
      </w:r>
      <w:r w:rsidR="00D7454C">
        <w:rPr>
          <w:rFonts w:ascii="Times New Roman" w:eastAsia="Times New Roman" w:hAnsi="Times New Roman" w:cs="Times New Roman"/>
          <w:color w:val="24292E"/>
          <w:sz w:val="24"/>
          <w:szCs w:val="24"/>
        </w:rPr>
        <w:t xml:space="preserve"> they </w:t>
      </w:r>
      <w:r w:rsidRPr="005D7F72">
        <w:rPr>
          <w:rFonts w:ascii="Times New Roman" w:eastAsia="Times New Roman" w:hAnsi="Times New Roman" w:cs="Times New Roman"/>
          <w:color w:val="24292E"/>
          <w:sz w:val="24"/>
          <w:szCs w:val="24"/>
        </w:rPr>
        <w:t xml:space="preserve">will </w:t>
      </w:r>
      <w:r w:rsidR="00D7454C">
        <w:rPr>
          <w:rFonts w:ascii="Times New Roman" w:eastAsia="Times New Roman" w:hAnsi="Times New Roman" w:cs="Times New Roman"/>
          <w:color w:val="24292E"/>
          <w:sz w:val="24"/>
          <w:szCs w:val="24"/>
        </w:rPr>
        <w:t xml:space="preserve">be set as </w:t>
      </w:r>
      <w:r w:rsidRPr="005D7F72">
        <w:rPr>
          <w:rFonts w:ascii="Times New Roman" w:eastAsia="Times New Roman" w:hAnsi="Times New Roman" w:cs="Times New Roman"/>
          <w:color w:val="24292E"/>
          <w:sz w:val="24"/>
          <w:szCs w:val="24"/>
        </w:rPr>
        <w:t xml:space="preserve"> </w:t>
      </w:r>
      <w:r w:rsidRPr="00D7454C">
        <w:rPr>
          <w:rFonts w:ascii="Times New Roman" w:eastAsia="Times New Roman" w:hAnsi="Times New Roman" w:cs="Times New Roman"/>
          <w:i/>
          <w:color w:val="24292E"/>
          <w:sz w:val="24"/>
          <w:szCs w:val="24"/>
        </w:rPr>
        <w:t>frag1</w:t>
      </w:r>
      <w:r w:rsidRPr="005D7F72">
        <w:rPr>
          <w:rFonts w:ascii="Times New Roman" w:eastAsia="Times New Roman" w:hAnsi="Times New Roman" w:cs="Times New Roman"/>
          <w:color w:val="24292E"/>
          <w:sz w:val="24"/>
          <w:szCs w:val="24"/>
        </w:rPr>
        <w:t xml:space="preserve">=0 and </w:t>
      </w:r>
      <w:r w:rsidRPr="00D7454C">
        <w:rPr>
          <w:rFonts w:ascii="Times New Roman" w:eastAsia="Times New Roman" w:hAnsi="Times New Roman" w:cs="Times New Roman"/>
          <w:i/>
          <w:color w:val="24292E"/>
          <w:sz w:val="24"/>
          <w:szCs w:val="24"/>
        </w:rPr>
        <w:t>frag2</w:t>
      </w:r>
      <w:r w:rsidRPr="005D7F72">
        <w:rPr>
          <w:rFonts w:ascii="Times New Roman" w:eastAsia="Times New Roman" w:hAnsi="Times New Roman" w:cs="Times New Roman"/>
          <w:color w:val="24292E"/>
          <w:sz w:val="24"/>
          <w:szCs w:val="24"/>
        </w:rPr>
        <w:t>=1</w:t>
      </w:r>
      <w:r w:rsidR="00D7454C">
        <w:rPr>
          <w:rFonts w:ascii="Times New Roman" w:eastAsia="Times New Roman" w:hAnsi="Times New Roman" w:cs="Times New Roman"/>
          <w:color w:val="24292E"/>
          <w:sz w:val="24"/>
          <w:szCs w:val="24"/>
        </w:rPr>
        <w:t xml:space="preserve"> by default</w:t>
      </w:r>
      <w:r w:rsidRPr="005D7F72">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5D7F72" w:rsidRDefault="003E12CB" w:rsidP="003E12CB">
      <w:pPr>
        <w:pStyle w:val="Heading3"/>
      </w:pPr>
      <w:bookmarkStart w:id="75" w:name="_Toc508398325"/>
      <w:r w:rsidRPr="005D7F72">
        <w:t>Output</w:t>
      </w:r>
      <w:bookmarkEnd w:id="75"/>
    </w:p>
    <w:p w14:paraId="605653A0"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 binary .hic file containing contact matrices </w:t>
      </w:r>
    </w:p>
    <w:p w14:paraId="6AD31304"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5D7F72" w:rsidRDefault="003E12CB" w:rsidP="003E12CB">
      <w:pPr>
        <w:pStyle w:val="Heading3"/>
      </w:pPr>
      <w:bookmarkStart w:id="76" w:name="_Toc508398326"/>
      <w:r w:rsidRPr="005D7F72">
        <w:t>Running</w:t>
      </w:r>
      <w:bookmarkEnd w:id="76"/>
    </w:p>
    <w:p w14:paraId="53CA3328" w14:textId="77777777" w:rsidR="003E12CB" w:rsidRPr="005D7F72" w:rsidRDefault="003E12CB" w:rsidP="003E12CB">
      <w:pPr>
        <w:pStyle w:val="ListParagraph"/>
        <w:spacing w:before="100" w:beforeAutospacing="1" w:after="0" w:line="240" w:lineRule="auto"/>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2D-Functions/Convert to HiC</w:t>
      </w:r>
      <w:r w:rsidRPr="005D7F72">
        <w:rPr>
          <w:rFonts w:ascii="Times New Roman" w:hAnsi="Times New Roman" w:cs="Times New Roman"/>
          <w:i/>
          <w:sz w:val="24"/>
          <w:szCs w:val="24"/>
        </w:rPr>
        <w:t xml:space="preserve"> </w:t>
      </w:r>
    </w:p>
    <w:p w14:paraId="0F1967B1" w14:textId="77777777" w:rsidR="003E12CB" w:rsidRPr="005D7F72"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5D7F72"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Pr>
          <w:noProof/>
        </w:rPr>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5D7F72" w:rsidRDefault="003E12CB" w:rsidP="008B139E">
      <w:pPr>
        <w:pStyle w:val="Figures"/>
        <w:rPr>
          <w:rFonts w:cs="Times New Roman"/>
          <w:szCs w:val="24"/>
        </w:rPr>
      </w:pPr>
      <w:bookmarkStart w:id="77" w:name="_Toc503960229"/>
      <w:bookmarkStart w:id="78" w:name="_Toc504661604"/>
      <w:bookmarkStart w:id="79" w:name="_Toc509324187"/>
      <w:r w:rsidRPr="005D7F72">
        <w:rPr>
          <w:rFonts w:cs="Times New Roman"/>
          <w:szCs w:val="24"/>
        </w:rPr>
        <w:t xml:space="preserve">Figure </w:t>
      </w:r>
      <w:r w:rsidR="0094343A" w:rsidRPr="005D7F72">
        <w:rPr>
          <w:rFonts w:cs="Times New Roman"/>
          <w:szCs w:val="24"/>
        </w:rPr>
        <w:t>6</w:t>
      </w:r>
      <w:r w:rsidRPr="005D7F72">
        <w:rPr>
          <w:rFonts w:cs="Times New Roman"/>
          <w:szCs w:val="24"/>
        </w:rPr>
        <w:t>: Convert to HiC function</w:t>
      </w:r>
      <w:bookmarkEnd w:id="77"/>
      <w:bookmarkEnd w:id="78"/>
      <w:bookmarkEnd w:id="79"/>
    </w:p>
    <w:p w14:paraId="719216F6" w14:textId="77777777" w:rsidR="003E12CB" w:rsidRPr="005D7F72" w:rsidRDefault="003E12CB" w:rsidP="003E12CB">
      <w:p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5D7F72" w14:paraId="3A4C1F72" w14:textId="77777777" w:rsidTr="001F57D5">
        <w:tc>
          <w:tcPr>
            <w:tcW w:w="1705" w:type="dxa"/>
          </w:tcPr>
          <w:p w14:paraId="0C87C63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FCC06B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612A996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5E8D3BC1" w14:textId="77777777" w:rsidTr="001F57D5">
        <w:tc>
          <w:tcPr>
            <w:tcW w:w="1705" w:type="dxa"/>
          </w:tcPr>
          <w:p w14:paraId="155F2B2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Input file</w:t>
            </w:r>
          </w:p>
        </w:tc>
        <w:tc>
          <w:tcPr>
            <w:tcW w:w="6210" w:type="dxa"/>
          </w:tcPr>
          <w:p w14:paraId="7F06A59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 text file describes mapped Hi-C reads (format described above)</w:t>
            </w:r>
          </w:p>
        </w:tc>
        <w:tc>
          <w:tcPr>
            <w:tcW w:w="1435" w:type="dxa"/>
          </w:tcPr>
          <w:p w14:paraId="3D0AB34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734BEA7" w14:textId="77777777" w:rsidTr="001F57D5">
        <w:tc>
          <w:tcPr>
            <w:tcW w:w="1705" w:type="dxa"/>
          </w:tcPr>
          <w:p w14:paraId="6B3A507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ID</w:t>
            </w:r>
          </w:p>
        </w:tc>
        <w:tc>
          <w:tcPr>
            <w:tcW w:w="6210" w:type="dxa"/>
          </w:tcPr>
          <w:p w14:paraId="372D36D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Version genome of Hi-C data</w:t>
            </w:r>
          </w:p>
        </w:tc>
        <w:tc>
          <w:tcPr>
            <w:tcW w:w="1435" w:type="dxa"/>
          </w:tcPr>
          <w:p w14:paraId="5C9E12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hg19</w:t>
            </w:r>
          </w:p>
        </w:tc>
      </w:tr>
      <w:tr w:rsidR="003E12CB" w:rsidRPr="005D7F72" w14:paraId="0DF2BADA" w14:textId="77777777" w:rsidTr="001F57D5">
        <w:tc>
          <w:tcPr>
            <w:tcW w:w="1705" w:type="dxa"/>
          </w:tcPr>
          <w:p w14:paraId="7D82E036" w14:textId="77D2F866"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w:t>
            </w:r>
            <w:r w:rsidR="00B05928">
              <w:rPr>
                <w:rFonts w:ascii="Times New Roman" w:hAnsi="Times New Roman" w:cs="Times New Roman"/>
                <w:sz w:val="24"/>
                <w:szCs w:val="24"/>
              </w:rPr>
              <w:t xml:space="preserve"> Directory</w:t>
            </w:r>
            <w:r w:rsidRPr="005D7F72">
              <w:rPr>
                <w:rFonts w:ascii="Times New Roman" w:hAnsi="Times New Roman" w:cs="Times New Roman"/>
                <w:sz w:val="24"/>
                <w:szCs w:val="24"/>
              </w:rPr>
              <w:t xml:space="preserve"> </w:t>
            </w:r>
          </w:p>
        </w:tc>
        <w:tc>
          <w:tcPr>
            <w:tcW w:w="6210" w:type="dxa"/>
          </w:tcPr>
          <w:p w14:paraId="20E065C4" w14:textId="53F7E380" w:rsidR="003E12CB" w:rsidRPr="005D7F72" w:rsidRDefault="001056E1" w:rsidP="00B05928">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output directory path to output </w:t>
            </w:r>
            <w:r>
              <w:rPr>
                <w:rFonts w:ascii="Times New Roman" w:hAnsi="Times New Roman" w:cs="Times New Roman"/>
                <w:sz w:val="24"/>
                <w:szCs w:val="24"/>
              </w:rPr>
              <w:t>the</w:t>
            </w:r>
            <w:r w:rsidR="00B05928">
              <w:rPr>
                <w:rFonts w:ascii="Times New Roman" w:hAnsi="Times New Roman" w:cs="Times New Roman"/>
                <w:sz w:val="24"/>
                <w:szCs w:val="24"/>
              </w:rPr>
              <w:t xml:space="preserve"> generate</w:t>
            </w:r>
            <w:r>
              <w:rPr>
                <w:rFonts w:ascii="Times New Roman" w:hAnsi="Times New Roman" w:cs="Times New Roman"/>
                <w:sz w:val="24"/>
                <w:szCs w:val="24"/>
              </w:rPr>
              <w:t>d</w:t>
            </w:r>
            <w:r w:rsidR="003E12CB" w:rsidRPr="005D7F72">
              <w:rPr>
                <w:rFonts w:ascii="Times New Roman" w:hAnsi="Times New Roman" w:cs="Times New Roman"/>
                <w:sz w:val="24"/>
                <w:szCs w:val="24"/>
              </w:rPr>
              <w:t xml:space="preserve"> hic format file</w:t>
            </w:r>
            <w:r w:rsidR="00B05928">
              <w:rPr>
                <w:rFonts w:ascii="Times New Roman" w:hAnsi="Times New Roman" w:cs="Times New Roman"/>
                <w:sz w:val="24"/>
                <w:szCs w:val="24"/>
              </w:rPr>
              <w:t>.</w:t>
            </w:r>
            <w:r>
              <w:rPr>
                <w:rFonts w:ascii="Times New Roman" w:hAnsi="Times New Roman" w:cs="Times New Roman"/>
                <w:sz w:val="24"/>
                <w:szCs w:val="24"/>
              </w:rPr>
              <w:t xml:space="preserve"> </w:t>
            </w:r>
            <w:r w:rsidR="00757E45">
              <w:rPr>
                <w:rFonts w:ascii="Times New Roman" w:hAnsi="Times New Roman" w:cs="Times New Roman"/>
                <w:sz w:val="24"/>
                <w:szCs w:val="24"/>
              </w:rPr>
              <w:t xml:space="preserve"> An example filename is </w:t>
            </w:r>
            <w:r w:rsidR="00757E45" w:rsidRPr="00757E45">
              <w:rPr>
                <w:rFonts w:ascii="Times New Roman" w:hAnsi="Times New Roman" w:cs="Times New Roman"/>
                <w:sz w:val="24"/>
                <w:szCs w:val="24"/>
              </w:rPr>
              <w:t>GenomeFlow_</w:t>
            </w:r>
            <w:r w:rsidR="00757E45">
              <w:rPr>
                <w:rFonts w:ascii="Times New Roman" w:hAnsi="Times New Roman" w:cs="Times New Roman"/>
                <w:sz w:val="24"/>
                <w:szCs w:val="24"/>
              </w:rPr>
              <w:t>Convert</w:t>
            </w:r>
            <w:r w:rsidR="00757E45" w:rsidRPr="00757E45">
              <w:rPr>
                <w:rFonts w:ascii="Times New Roman" w:hAnsi="Times New Roman" w:cs="Times New Roman"/>
                <w:sz w:val="24"/>
                <w:szCs w:val="24"/>
              </w:rPr>
              <w:t>_1521343280452.hic</w:t>
            </w:r>
          </w:p>
        </w:tc>
        <w:tc>
          <w:tcPr>
            <w:tcW w:w="1435" w:type="dxa"/>
          </w:tcPr>
          <w:p w14:paraId="5BACC44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D76FC58" w14:textId="77777777" w:rsidTr="001F57D5">
        <w:tc>
          <w:tcPr>
            <w:tcW w:w="1705" w:type="dxa"/>
          </w:tcPr>
          <w:p w14:paraId="33F6F59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Contact Threshold</w:t>
            </w:r>
          </w:p>
        </w:tc>
        <w:tc>
          <w:tcPr>
            <w:tcW w:w="6210" w:type="dxa"/>
          </w:tcPr>
          <w:p w14:paraId="24397F9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D819472" w14:textId="77777777" w:rsidTr="001F57D5">
        <w:tc>
          <w:tcPr>
            <w:tcW w:w="1705" w:type="dxa"/>
          </w:tcPr>
          <w:p w14:paraId="28BB85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MAPQ Score Threshold</w:t>
            </w:r>
          </w:p>
        </w:tc>
        <w:tc>
          <w:tcPr>
            <w:tcW w:w="6210" w:type="dxa"/>
          </w:tcPr>
          <w:p w14:paraId="3CFC541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37B51727" w14:textId="77777777" w:rsidTr="001F57D5">
        <w:tc>
          <w:tcPr>
            <w:tcW w:w="1705" w:type="dxa"/>
          </w:tcPr>
          <w:p w14:paraId="3F287F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w:t>
            </w:r>
          </w:p>
        </w:tc>
        <w:tc>
          <w:tcPr>
            <w:tcW w:w="6210" w:type="dxa"/>
          </w:tcPr>
          <w:p w14:paraId="0FA6B00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 (when left blank)</w:t>
            </w:r>
          </w:p>
        </w:tc>
      </w:tr>
      <w:tr w:rsidR="003E12CB" w:rsidRPr="005D7F72" w14:paraId="2499281B" w14:textId="77777777" w:rsidTr="001F57D5">
        <w:tc>
          <w:tcPr>
            <w:tcW w:w="1705" w:type="dxa"/>
          </w:tcPr>
          <w:p w14:paraId="3945F3A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Resolutions</w:t>
            </w:r>
          </w:p>
        </w:tc>
        <w:tc>
          <w:tcPr>
            <w:tcW w:w="6210" w:type="dxa"/>
          </w:tcPr>
          <w:p w14:paraId="4BA2431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2500000, 1000000, 500000, 250000, 100000, 50000, 25000,10000,5000</w:t>
            </w:r>
          </w:p>
        </w:tc>
      </w:tr>
      <w:tr w:rsidR="003E12CB" w:rsidRPr="005D7F72" w14:paraId="63008C8F" w14:textId="77777777" w:rsidTr="001F57D5">
        <w:tc>
          <w:tcPr>
            <w:tcW w:w="1705" w:type="dxa"/>
          </w:tcPr>
          <w:p w14:paraId="22A4609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Restriction Site File</w:t>
            </w:r>
          </w:p>
        </w:tc>
        <w:tc>
          <w:tcPr>
            <w:tcW w:w="6210" w:type="dxa"/>
          </w:tcPr>
          <w:p w14:paraId="171B217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5D7F72">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bl>
    <w:p w14:paraId="271D3B05" w14:textId="77777777" w:rsidR="003E12CB" w:rsidRPr="005D7F72" w:rsidRDefault="003E12CB" w:rsidP="003E12CB">
      <w:pPr>
        <w:pStyle w:val="Heading2"/>
      </w:pPr>
      <w:bookmarkStart w:id="80" w:name="_Toc508398327"/>
      <w:r w:rsidRPr="005D7F72">
        <w:t>Extract contact matrices from a hic format</w:t>
      </w:r>
      <w:bookmarkEnd w:id="80"/>
    </w:p>
    <w:p w14:paraId="276DE5F7" w14:textId="77777777" w:rsidR="003E12CB" w:rsidRPr="005D7F72" w:rsidRDefault="003E12CB" w:rsidP="003E12CB">
      <w:pPr>
        <w:pStyle w:val="Heading3"/>
      </w:pPr>
      <w:bookmarkStart w:id="81" w:name="_Toc508398328"/>
      <w:r w:rsidRPr="005D7F72">
        <w:t>Purpose</w:t>
      </w:r>
      <w:bookmarkEnd w:id="81"/>
    </w:p>
    <w:p w14:paraId="3E1C0295"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extract a contact matrix from a hic format into a sparse matrix format in a text file</w:t>
      </w:r>
    </w:p>
    <w:p w14:paraId="539BDD6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5D7F72" w:rsidRDefault="003E12CB" w:rsidP="003E12CB">
      <w:pPr>
        <w:pStyle w:val="Heading3"/>
      </w:pPr>
      <w:bookmarkStart w:id="82" w:name="_Toc508398329"/>
      <w:r w:rsidRPr="005D7F72">
        <w:t>Input</w:t>
      </w:r>
      <w:bookmarkEnd w:id="82"/>
    </w:p>
    <w:p w14:paraId="42BF7402"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 xml:space="preserve">A local path to a hic format or an online link to a hic format. A link to a hic file: </w:t>
      </w:r>
      <w:hyperlink r:id="rId65" w:history="1">
        <w:r w:rsidRPr="005D7F72">
          <w:rPr>
            <w:rStyle w:val="Hyperlink"/>
            <w:rFonts w:ascii="Times New Roman" w:hAnsi="Times New Roman" w:cs="Times New Roman"/>
            <w:sz w:val="24"/>
            <w:szCs w:val="24"/>
          </w:rPr>
          <w:t>https://www.encodeproject.org/files/ENCFF219YOB/@@download/ENCFF219YOB.hic</w:t>
        </w:r>
      </w:hyperlink>
    </w:p>
    <w:p w14:paraId="315AD924" w14:textId="77777777" w:rsidR="003E12CB" w:rsidRPr="005D7F72" w:rsidRDefault="003E12CB" w:rsidP="003E12CB">
      <w:pPr>
        <w:pStyle w:val="Heading3"/>
      </w:pPr>
      <w:bookmarkStart w:id="83" w:name="_Toc508398330"/>
      <w:r w:rsidRPr="005D7F72">
        <w:t>Output</w:t>
      </w:r>
      <w:bookmarkEnd w:id="83"/>
    </w:p>
    <w:p w14:paraId="0548FBCB" w14:textId="55C2A93E"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contact matrix in sparse matrix format (each line represents a contact by three numbers separated by whitespaces: </w:t>
      </w:r>
      <w:r w:rsidR="00B05928">
        <w:rPr>
          <w:rFonts w:ascii="Times New Roman" w:hAnsi="Times New Roman" w:cs="Times New Roman"/>
          <w:sz w:val="24"/>
          <w:szCs w:val="24"/>
        </w:rPr>
        <w:t>&lt;</w:t>
      </w:r>
      <w:r w:rsidRPr="005D7F72">
        <w:rPr>
          <w:rFonts w:ascii="Times New Roman" w:hAnsi="Times New Roman" w:cs="Times New Roman"/>
          <w:sz w:val="24"/>
          <w:szCs w:val="24"/>
        </w:rPr>
        <w:t>position1</w:t>
      </w:r>
      <w:r w:rsidR="00B05928">
        <w:rPr>
          <w:rFonts w:ascii="Times New Roman" w:hAnsi="Times New Roman" w:cs="Times New Roman"/>
          <w:sz w:val="24"/>
          <w:szCs w:val="24"/>
        </w:rPr>
        <w:t>&gt;</w:t>
      </w:r>
      <w:r w:rsidRPr="005D7F72">
        <w:rPr>
          <w:rFonts w:ascii="Times New Roman" w:hAnsi="Times New Roman" w:cs="Times New Roman"/>
          <w:sz w:val="24"/>
          <w:szCs w:val="24"/>
        </w:rPr>
        <w:t xml:space="preserve"> </w:t>
      </w:r>
      <w:r w:rsidR="00B05928">
        <w:rPr>
          <w:rFonts w:ascii="Times New Roman" w:hAnsi="Times New Roman" w:cs="Times New Roman"/>
          <w:sz w:val="24"/>
          <w:szCs w:val="24"/>
        </w:rPr>
        <w:t xml:space="preserve"> &lt;</w:t>
      </w:r>
      <w:r w:rsidRPr="005D7F72">
        <w:rPr>
          <w:rFonts w:ascii="Times New Roman" w:hAnsi="Times New Roman" w:cs="Times New Roman"/>
          <w:sz w:val="24"/>
          <w:szCs w:val="24"/>
        </w:rPr>
        <w:t>postion2</w:t>
      </w:r>
      <w:r w:rsidR="00B05928">
        <w:rPr>
          <w:rFonts w:ascii="Times New Roman" w:hAnsi="Times New Roman" w:cs="Times New Roman"/>
          <w:sz w:val="24"/>
          <w:szCs w:val="24"/>
        </w:rPr>
        <w:t>&gt;</w:t>
      </w:r>
      <w:r w:rsidRPr="005D7F72">
        <w:rPr>
          <w:rFonts w:ascii="Times New Roman" w:hAnsi="Times New Roman" w:cs="Times New Roman"/>
          <w:sz w:val="24"/>
          <w:szCs w:val="24"/>
        </w:rPr>
        <w:t xml:space="preserve"> </w:t>
      </w:r>
      <w:r w:rsidR="00B05928">
        <w:rPr>
          <w:rFonts w:ascii="Times New Roman" w:hAnsi="Times New Roman" w:cs="Times New Roman"/>
          <w:sz w:val="24"/>
          <w:szCs w:val="24"/>
        </w:rPr>
        <w:t>&lt;</w:t>
      </w:r>
      <w:r w:rsidRPr="005D7F72">
        <w:rPr>
          <w:rFonts w:ascii="Times New Roman" w:hAnsi="Times New Roman" w:cs="Times New Roman"/>
          <w:sz w:val="24"/>
          <w:szCs w:val="24"/>
        </w:rPr>
        <w:t>interaction_frequency</w:t>
      </w:r>
      <w:r w:rsidR="00B05928">
        <w:rPr>
          <w:rFonts w:ascii="Times New Roman" w:hAnsi="Times New Roman" w:cs="Times New Roman"/>
          <w:sz w:val="24"/>
          <w:szCs w:val="24"/>
        </w:rPr>
        <w:t>&gt;</w:t>
      </w:r>
    </w:p>
    <w:p w14:paraId="2EAD7E98" w14:textId="77777777" w:rsidR="003E12CB" w:rsidRPr="005D7F72" w:rsidRDefault="003E12CB" w:rsidP="003E12CB">
      <w:pPr>
        <w:pStyle w:val="Heading3"/>
      </w:pPr>
      <w:bookmarkStart w:id="84" w:name="_Toc508398331"/>
      <w:r w:rsidRPr="005D7F72">
        <w:t>Running</w:t>
      </w:r>
      <w:bookmarkEnd w:id="84"/>
    </w:p>
    <w:p w14:paraId="50DE55E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2D-Functions/Extract HiC</w:t>
      </w:r>
    </w:p>
    <w:p w14:paraId="7C9239BC" w14:textId="2AA42D8F"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5D7F72"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Pr>
          <w:noProof/>
        </w:rPr>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5D7F72"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5D7F72" w:rsidRDefault="003E12CB" w:rsidP="008B139E">
      <w:pPr>
        <w:pStyle w:val="Figures"/>
        <w:rPr>
          <w:rFonts w:cs="Times New Roman"/>
          <w:szCs w:val="24"/>
        </w:rPr>
      </w:pPr>
      <w:bookmarkStart w:id="85" w:name="_Toc503960230"/>
      <w:bookmarkStart w:id="86" w:name="_Toc504661605"/>
      <w:bookmarkStart w:id="87" w:name="_Toc509324188"/>
      <w:r w:rsidRPr="005D7F72">
        <w:rPr>
          <w:rFonts w:cs="Times New Roman"/>
          <w:szCs w:val="24"/>
        </w:rPr>
        <w:t xml:space="preserve">Figure </w:t>
      </w:r>
      <w:r w:rsidR="0094343A" w:rsidRPr="005D7F72">
        <w:rPr>
          <w:rFonts w:cs="Times New Roman"/>
          <w:szCs w:val="24"/>
        </w:rPr>
        <w:t>7</w:t>
      </w:r>
      <w:r w:rsidRPr="005D7F72">
        <w:rPr>
          <w:rFonts w:cs="Times New Roman"/>
          <w:szCs w:val="24"/>
        </w:rPr>
        <w:t>: Extract Contact Matrices from a hic file</w:t>
      </w:r>
      <w:bookmarkEnd w:id="85"/>
      <w:bookmarkEnd w:id="86"/>
      <w:bookmarkEnd w:id="87"/>
    </w:p>
    <w:p w14:paraId="04DCD373" w14:textId="77777777" w:rsidR="003E12CB" w:rsidRPr="005D7F72" w:rsidRDefault="003E12CB" w:rsidP="003E12CB">
      <w:p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5D7F72" w14:paraId="4AFBAD28" w14:textId="77777777" w:rsidTr="001F57D5">
        <w:tc>
          <w:tcPr>
            <w:tcW w:w="1615" w:type="dxa"/>
          </w:tcPr>
          <w:p w14:paraId="26A88851"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 / Button</w:t>
            </w:r>
          </w:p>
        </w:tc>
        <w:tc>
          <w:tcPr>
            <w:tcW w:w="6570" w:type="dxa"/>
          </w:tcPr>
          <w:p w14:paraId="2A826557"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165" w:type="dxa"/>
          </w:tcPr>
          <w:p w14:paraId="6776933E"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0C3EEC1E" w14:textId="77777777" w:rsidTr="001F57D5">
        <w:tc>
          <w:tcPr>
            <w:tcW w:w="1615" w:type="dxa"/>
          </w:tcPr>
          <w:p w14:paraId="342EA6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Path to .hic File</w:t>
            </w:r>
          </w:p>
        </w:tc>
        <w:tc>
          <w:tcPr>
            <w:tcW w:w="6570" w:type="dxa"/>
          </w:tcPr>
          <w:p w14:paraId="7CA82E9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An online link or local path to a hic format file</w:t>
            </w:r>
          </w:p>
        </w:tc>
        <w:tc>
          <w:tcPr>
            <w:tcW w:w="1165" w:type="dxa"/>
          </w:tcPr>
          <w:p w14:paraId="5B0FE7D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C729019" w14:textId="77777777" w:rsidTr="001F57D5">
        <w:tc>
          <w:tcPr>
            <w:tcW w:w="1615" w:type="dxa"/>
          </w:tcPr>
          <w:p w14:paraId="64F504C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Load</w:t>
            </w:r>
          </w:p>
        </w:tc>
        <w:tc>
          <w:tcPr>
            <w:tcW w:w="6570" w:type="dxa"/>
          </w:tcPr>
          <w:p w14:paraId="26C523E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4790D61" w14:textId="77777777" w:rsidTr="001F57D5">
        <w:tc>
          <w:tcPr>
            <w:tcW w:w="1615" w:type="dxa"/>
          </w:tcPr>
          <w:p w14:paraId="520F16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w:t>
            </w:r>
          </w:p>
        </w:tc>
        <w:tc>
          <w:tcPr>
            <w:tcW w:w="6570" w:type="dxa"/>
          </w:tcPr>
          <w:p w14:paraId="27DE28D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version of the hic file</w:t>
            </w:r>
          </w:p>
        </w:tc>
        <w:tc>
          <w:tcPr>
            <w:tcW w:w="1165" w:type="dxa"/>
          </w:tcPr>
          <w:p w14:paraId="10D2079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1598E51" w14:textId="77777777" w:rsidTr="001F57D5">
        <w:tc>
          <w:tcPr>
            <w:tcW w:w="1615" w:type="dxa"/>
          </w:tcPr>
          <w:p w14:paraId="13033BE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w:t>
            </w:r>
          </w:p>
        </w:tc>
        <w:tc>
          <w:tcPr>
            <w:tcW w:w="6570" w:type="dxa"/>
          </w:tcPr>
          <w:p w14:paraId="7E1EA5F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in the hic file</w:t>
            </w:r>
          </w:p>
        </w:tc>
        <w:tc>
          <w:tcPr>
            <w:tcW w:w="1165" w:type="dxa"/>
          </w:tcPr>
          <w:p w14:paraId="78D2281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4A6FBA61" w14:textId="77777777" w:rsidTr="001F57D5">
        <w:tc>
          <w:tcPr>
            <w:tcW w:w="1615" w:type="dxa"/>
          </w:tcPr>
          <w:p w14:paraId="53B592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From</w:t>
            </w:r>
          </w:p>
        </w:tc>
        <w:tc>
          <w:tcPr>
            <w:tcW w:w="6570" w:type="dxa"/>
          </w:tcPr>
          <w:p w14:paraId="77C86A6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Start of a fragment (to extract its contact matrix). </w:t>
            </w:r>
            <w:bookmarkStart w:id="88" w:name="OLE_LINK2"/>
            <w:r w:rsidRPr="005D7F72">
              <w:rPr>
                <w:rFonts w:ascii="Times New Roman" w:hAnsi="Times New Roman" w:cs="Times New Roman"/>
                <w:sz w:val="24"/>
                <w:szCs w:val="24"/>
              </w:rPr>
              <w:t>When From and To are left blank, the whole chromosome is considered.</w:t>
            </w:r>
            <w:bookmarkEnd w:id="88"/>
          </w:p>
        </w:tc>
        <w:tc>
          <w:tcPr>
            <w:tcW w:w="1165" w:type="dxa"/>
          </w:tcPr>
          <w:p w14:paraId="5EA7122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r w:rsidR="003E12CB" w:rsidRPr="005D7F72" w14:paraId="746AADF7" w14:textId="77777777" w:rsidTr="001F57D5">
        <w:tc>
          <w:tcPr>
            <w:tcW w:w="1615" w:type="dxa"/>
          </w:tcPr>
          <w:p w14:paraId="3B4E0A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To</w:t>
            </w:r>
          </w:p>
        </w:tc>
        <w:tc>
          <w:tcPr>
            <w:tcW w:w="6570" w:type="dxa"/>
          </w:tcPr>
          <w:p w14:paraId="3BE78D9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r w:rsidR="003E12CB" w:rsidRPr="005D7F72" w14:paraId="682B4370" w14:textId="77777777" w:rsidTr="001F57D5">
        <w:tc>
          <w:tcPr>
            <w:tcW w:w="1615" w:type="dxa"/>
          </w:tcPr>
          <w:p w14:paraId="3BA0D6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w:t>
            </w:r>
          </w:p>
        </w:tc>
        <w:tc>
          <w:tcPr>
            <w:tcW w:w="6570" w:type="dxa"/>
          </w:tcPr>
          <w:p w14:paraId="2459F93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in the hic file</w:t>
            </w:r>
          </w:p>
        </w:tc>
        <w:tc>
          <w:tcPr>
            <w:tcW w:w="1165" w:type="dxa"/>
          </w:tcPr>
          <w:p w14:paraId="2ABB229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4ABAFD65" w14:textId="77777777" w:rsidTr="001F57D5">
        <w:trPr>
          <w:trHeight w:val="449"/>
        </w:trPr>
        <w:tc>
          <w:tcPr>
            <w:tcW w:w="1615" w:type="dxa"/>
          </w:tcPr>
          <w:p w14:paraId="5EC703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Normalization</w:t>
            </w:r>
          </w:p>
        </w:tc>
        <w:tc>
          <w:tcPr>
            <w:tcW w:w="6570" w:type="dxa"/>
          </w:tcPr>
          <w:p w14:paraId="13D2510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1056E1" w:rsidRPr="005D7F72" w14:paraId="5252EAB9" w14:textId="77777777" w:rsidTr="001F57D5">
        <w:trPr>
          <w:trHeight w:val="449"/>
        </w:trPr>
        <w:tc>
          <w:tcPr>
            <w:tcW w:w="1615" w:type="dxa"/>
          </w:tcPr>
          <w:p w14:paraId="690EFE93" w14:textId="06EA3AAB" w:rsidR="001056E1" w:rsidRPr="005D7F72" w:rsidRDefault="001056E1"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Directory</w:t>
            </w:r>
          </w:p>
        </w:tc>
        <w:tc>
          <w:tcPr>
            <w:tcW w:w="6570" w:type="dxa"/>
          </w:tcPr>
          <w:p w14:paraId="7F494D9A" w14:textId="409C37C1" w:rsidR="001056E1" w:rsidRPr="005D7F72" w:rsidRDefault="001056E1" w:rsidP="0091270E">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output directory path to output </w:t>
            </w:r>
            <w:r>
              <w:rPr>
                <w:rFonts w:ascii="Times New Roman" w:hAnsi="Times New Roman" w:cs="Times New Roman"/>
                <w:sz w:val="24"/>
                <w:szCs w:val="24"/>
              </w:rPr>
              <w:t xml:space="preserve">the </w:t>
            </w:r>
            <w:r>
              <w:rPr>
                <w:rFonts w:ascii="Times New Roman" w:hAnsi="Times New Roman" w:cs="Times New Roman"/>
                <w:sz w:val="24"/>
                <w:szCs w:val="24"/>
              </w:rPr>
              <w:t>extracted data.</w:t>
            </w:r>
            <w:r w:rsidR="006358B0">
              <w:rPr>
                <w:rFonts w:ascii="Times New Roman" w:hAnsi="Times New Roman" w:cs="Times New Roman"/>
                <w:sz w:val="24"/>
                <w:szCs w:val="24"/>
              </w:rPr>
              <w:t xml:space="preserve"> </w:t>
            </w:r>
            <w:r w:rsidR="0091270E">
              <w:rPr>
                <w:rFonts w:ascii="Times New Roman" w:hAnsi="Times New Roman" w:cs="Times New Roman"/>
                <w:sz w:val="24"/>
                <w:szCs w:val="24"/>
              </w:rPr>
              <w:t xml:space="preserve">An example filename for the generated file is </w:t>
            </w:r>
            <w:r w:rsidR="0091270E" w:rsidRPr="0091270E">
              <w:rPr>
                <w:rFonts w:ascii="Times New Roman" w:hAnsi="Times New Roman" w:cs="Times New Roman"/>
                <w:i/>
                <w:sz w:val="24"/>
                <w:szCs w:val="24"/>
              </w:rPr>
              <w:t>GenomeFlow_Extract_1521577159643.txt</w:t>
            </w:r>
          </w:p>
        </w:tc>
        <w:tc>
          <w:tcPr>
            <w:tcW w:w="1165" w:type="dxa"/>
          </w:tcPr>
          <w:p w14:paraId="3A3304FB" w14:textId="77777777" w:rsidR="001056E1" w:rsidRPr="005D7F72" w:rsidRDefault="001056E1" w:rsidP="0094343A">
            <w:pPr>
              <w:spacing w:before="100" w:beforeAutospacing="1" w:line="360" w:lineRule="auto"/>
              <w:jc w:val="center"/>
              <w:rPr>
                <w:rFonts w:ascii="Times New Roman" w:hAnsi="Times New Roman" w:cs="Times New Roman"/>
                <w:sz w:val="24"/>
                <w:szCs w:val="24"/>
              </w:rPr>
            </w:pPr>
          </w:p>
        </w:tc>
      </w:tr>
      <w:tr w:rsidR="003E12CB" w:rsidRPr="005D7F72" w14:paraId="3CA98890" w14:textId="77777777" w:rsidTr="001F57D5">
        <w:tc>
          <w:tcPr>
            <w:tcW w:w="1615" w:type="dxa"/>
          </w:tcPr>
          <w:p w14:paraId="0297DD8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Extract Contac Data</w:t>
            </w:r>
          </w:p>
        </w:tc>
        <w:tc>
          <w:tcPr>
            <w:tcW w:w="6570" w:type="dxa"/>
          </w:tcPr>
          <w:p w14:paraId="1719D1E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Click this button to initiate extracting contact data</w:t>
            </w:r>
          </w:p>
        </w:tc>
        <w:tc>
          <w:tcPr>
            <w:tcW w:w="1165" w:type="dxa"/>
          </w:tcPr>
          <w:p w14:paraId="5496EA5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4EE8DE8B" w14:textId="382739F6" w:rsidR="003E12CB" w:rsidRPr="005D7F72" w:rsidRDefault="003E12CB" w:rsidP="003E12CB">
      <w:pPr>
        <w:pStyle w:val="Heading2"/>
      </w:pPr>
      <w:bookmarkStart w:id="89" w:name="_Toc508398332"/>
      <w:r w:rsidRPr="005D7F72">
        <w:t>Normalize HiC contact matrices</w:t>
      </w:r>
      <w:bookmarkEnd w:id="89"/>
    </w:p>
    <w:p w14:paraId="56AE595B" w14:textId="77777777" w:rsidR="003E12CB" w:rsidRPr="005D7F72" w:rsidRDefault="003E12CB" w:rsidP="003E12CB">
      <w:pPr>
        <w:pStyle w:val="Heading3"/>
      </w:pPr>
      <w:bookmarkStart w:id="90" w:name="_Toc508398333"/>
      <w:r w:rsidRPr="005D7F72">
        <w:t>Purpose</w:t>
      </w:r>
      <w:bookmarkEnd w:id="90"/>
    </w:p>
    <w:p w14:paraId="79A6D03F"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normalize contact matrices in sparse matrix format.</w:t>
      </w:r>
    </w:p>
    <w:p w14:paraId="0F8FF913" w14:textId="77777777" w:rsidR="003E12CB" w:rsidRPr="005D7F72" w:rsidRDefault="003E12CB" w:rsidP="003E12CB">
      <w:pPr>
        <w:pStyle w:val="Heading3"/>
      </w:pPr>
      <w:bookmarkStart w:id="91" w:name="_Toc508398334"/>
      <w:r w:rsidRPr="005D7F72">
        <w:t>Input</w:t>
      </w:r>
      <w:bookmarkEnd w:id="91"/>
    </w:p>
    <w:p w14:paraId="21530EDE" w14:textId="62D965A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contact matrix in sparse matrix format (each line represents a contact by three numbers separated by whitespaces: </w:t>
      </w:r>
      <w:r w:rsidR="00D631B1">
        <w:rPr>
          <w:rFonts w:ascii="Times New Roman" w:hAnsi="Times New Roman" w:cs="Times New Roman"/>
          <w:sz w:val="24"/>
          <w:szCs w:val="24"/>
        </w:rPr>
        <w:t>&lt;</w:t>
      </w:r>
      <w:r w:rsidRPr="005D7F72">
        <w:rPr>
          <w:rFonts w:ascii="Times New Roman" w:hAnsi="Times New Roman" w:cs="Times New Roman"/>
          <w:sz w:val="24"/>
          <w:szCs w:val="24"/>
        </w:rPr>
        <w:t>position1</w:t>
      </w:r>
      <w:r w:rsidR="00D631B1">
        <w:rPr>
          <w:rFonts w:ascii="Times New Roman" w:hAnsi="Times New Roman" w:cs="Times New Roman"/>
          <w:sz w:val="24"/>
          <w:szCs w:val="24"/>
        </w:rPr>
        <w:t>&gt;</w:t>
      </w:r>
      <w:r w:rsidRPr="005D7F72">
        <w:rPr>
          <w:rFonts w:ascii="Times New Roman" w:hAnsi="Times New Roman" w:cs="Times New Roman"/>
          <w:sz w:val="24"/>
          <w:szCs w:val="24"/>
        </w:rPr>
        <w:t xml:space="preserve"> </w:t>
      </w:r>
      <w:r w:rsidR="00D631B1">
        <w:rPr>
          <w:rFonts w:ascii="Times New Roman" w:hAnsi="Times New Roman" w:cs="Times New Roman"/>
          <w:sz w:val="24"/>
          <w:szCs w:val="24"/>
        </w:rPr>
        <w:t>&lt;</w:t>
      </w:r>
      <w:r w:rsidRPr="005D7F72">
        <w:rPr>
          <w:rFonts w:ascii="Times New Roman" w:hAnsi="Times New Roman" w:cs="Times New Roman"/>
          <w:sz w:val="24"/>
          <w:szCs w:val="24"/>
        </w:rPr>
        <w:t>position2</w:t>
      </w:r>
      <w:r w:rsidR="00D631B1">
        <w:rPr>
          <w:rFonts w:ascii="Times New Roman" w:hAnsi="Times New Roman" w:cs="Times New Roman"/>
          <w:sz w:val="24"/>
          <w:szCs w:val="24"/>
        </w:rPr>
        <w:t>&gt;</w:t>
      </w:r>
      <w:r w:rsidRPr="005D7F72">
        <w:rPr>
          <w:rFonts w:ascii="Times New Roman" w:hAnsi="Times New Roman" w:cs="Times New Roman"/>
          <w:sz w:val="24"/>
          <w:szCs w:val="24"/>
        </w:rPr>
        <w:t xml:space="preserve"> </w:t>
      </w:r>
      <w:r w:rsidR="00D631B1">
        <w:rPr>
          <w:rFonts w:ascii="Times New Roman" w:hAnsi="Times New Roman" w:cs="Times New Roman"/>
          <w:sz w:val="24"/>
          <w:szCs w:val="24"/>
        </w:rPr>
        <w:t>&lt;</w:t>
      </w:r>
      <w:r w:rsidRPr="005D7F72">
        <w:rPr>
          <w:rFonts w:ascii="Times New Roman" w:hAnsi="Times New Roman" w:cs="Times New Roman"/>
          <w:sz w:val="24"/>
          <w:szCs w:val="24"/>
        </w:rPr>
        <w:t>interaction_frequency</w:t>
      </w:r>
      <w:r w:rsidR="00D631B1">
        <w:rPr>
          <w:rFonts w:ascii="Times New Roman" w:hAnsi="Times New Roman" w:cs="Times New Roman"/>
          <w:sz w:val="24"/>
          <w:szCs w:val="24"/>
        </w:rPr>
        <w:t>&gt;</w:t>
      </w:r>
      <w:r w:rsidR="00305F4D">
        <w:rPr>
          <w:rFonts w:ascii="Times New Roman" w:hAnsi="Times New Roman" w:cs="Times New Roman"/>
          <w:sz w:val="24"/>
          <w:szCs w:val="24"/>
        </w:rPr>
        <w:t>.</w:t>
      </w:r>
    </w:p>
    <w:p w14:paraId="0A6E20A3" w14:textId="77777777" w:rsidR="003E12CB" w:rsidRPr="005D7F72" w:rsidRDefault="003E12CB" w:rsidP="003E12CB">
      <w:pPr>
        <w:pStyle w:val="Heading3"/>
      </w:pPr>
      <w:bookmarkStart w:id="92" w:name="_Toc508398335"/>
      <w:r w:rsidRPr="005D7F72">
        <w:t>Output</w:t>
      </w:r>
      <w:bookmarkEnd w:id="92"/>
    </w:p>
    <w:p w14:paraId="3DE6B35B" w14:textId="406DE75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normalized contact matrix in sparse matrix format. The matrix is normalized by the Iterative Correction and Eigenvector decomposition (ICE) method</w:t>
      </w:r>
      <w:r w:rsidR="00305F4D">
        <w:rPr>
          <w:rFonts w:ascii="Times New Roman" w:hAnsi="Times New Roman" w:cs="Times New Roman"/>
          <w:sz w:val="24"/>
          <w:szCs w:val="24"/>
        </w:rPr>
        <w:t>.</w:t>
      </w:r>
      <w:r w:rsidRPr="005D7F72">
        <w:rPr>
          <w:rFonts w:ascii="Times New Roman" w:hAnsi="Times New Roman" w:cs="Times New Roman"/>
          <w:sz w:val="24"/>
          <w:szCs w:val="24"/>
        </w:rPr>
        <w:t xml:space="preserve"> </w:t>
      </w:r>
    </w:p>
    <w:p w14:paraId="567B6EFE" w14:textId="490DC441" w:rsidR="003E12CB" w:rsidRPr="005D7F72" w:rsidRDefault="003E12CB" w:rsidP="003E12CB">
      <w:pPr>
        <w:pStyle w:val="Heading3"/>
      </w:pPr>
      <w:bookmarkStart w:id="93" w:name="_Toc508398336"/>
      <w:r w:rsidRPr="005D7F72">
        <w:t>Running</w:t>
      </w:r>
      <w:bookmarkEnd w:id="93"/>
      <w:r w:rsidRPr="005D7F72">
        <w:t xml:space="preserve"> </w:t>
      </w:r>
    </w:p>
    <w:p w14:paraId="585DE44F" w14:textId="7E9FA5E8"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Access the function from the menu toolbar: 2D-Functions/Normalized HiC Data</w:t>
      </w:r>
      <w:r w:rsidR="00305F4D">
        <w:rPr>
          <w:rFonts w:ascii="Times New Roman" w:hAnsi="Times New Roman" w:cs="Times New Roman"/>
          <w:sz w:val="24"/>
          <w:szCs w:val="24"/>
        </w:rPr>
        <w:t>.</w:t>
      </w:r>
    </w:p>
    <w:p w14:paraId="250C82F7"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5D7F72" w:rsidRDefault="003E12CB" w:rsidP="008B139E">
      <w:pPr>
        <w:pStyle w:val="Figures"/>
        <w:rPr>
          <w:rFonts w:cs="Times New Roman"/>
          <w:szCs w:val="24"/>
        </w:rPr>
      </w:pPr>
      <w:bookmarkStart w:id="94" w:name="_Toc503960231"/>
      <w:bookmarkStart w:id="95" w:name="_Toc504661606"/>
      <w:bookmarkStart w:id="96" w:name="_Toc509324189"/>
      <w:r w:rsidRPr="005D7F72">
        <w:rPr>
          <w:rFonts w:cs="Times New Roman"/>
          <w:szCs w:val="24"/>
        </w:rPr>
        <w:t xml:space="preserve">Figure </w:t>
      </w:r>
      <w:r w:rsidR="0094343A" w:rsidRPr="005D7F72">
        <w:rPr>
          <w:rFonts w:cs="Times New Roman"/>
          <w:szCs w:val="24"/>
        </w:rPr>
        <w:t>8</w:t>
      </w:r>
      <w:r w:rsidRPr="005D7F72">
        <w:rPr>
          <w:rFonts w:cs="Times New Roman"/>
          <w:szCs w:val="24"/>
        </w:rPr>
        <w:t>: Normalize HiC contact matrices</w:t>
      </w:r>
      <w:bookmarkEnd w:id="94"/>
      <w:bookmarkEnd w:id="95"/>
      <w:bookmarkEnd w:id="96"/>
    </w:p>
    <w:p w14:paraId="65284E14" w14:textId="77777777" w:rsidR="001F57D5" w:rsidRPr="005D7F72" w:rsidRDefault="001F57D5" w:rsidP="003E12CB">
      <w:pPr>
        <w:pStyle w:val="Figures"/>
        <w:rPr>
          <w:rFonts w:cs="Times New Roman"/>
          <w:szCs w:val="24"/>
        </w:rPr>
      </w:pPr>
    </w:p>
    <w:p w14:paraId="23EE5E9D" w14:textId="77777777" w:rsidR="003E12CB" w:rsidRPr="005D7F72" w:rsidRDefault="003E12CB" w:rsidP="00E42080">
      <w:pPr>
        <w:pStyle w:val="Heading2"/>
      </w:pPr>
      <w:bookmarkStart w:id="97" w:name="_Toc508398337"/>
      <w:bookmarkStart w:id="98" w:name="Visualizing_Dataset"/>
      <w:r w:rsidRPr="005D7F72">
        <w:t>Visualizing Dataset in 2D format</w:t>
      </w:r>
      <w:bookmarkEnd w:id="97"/>
    </w:p>
    <w:p w14:paraId="0AB083BB" w14:textId="77777777" w:rsidR="003E12CB" w:rsidRPr="005D7F72" w:rsidRDefault="003E12CB" w:rsidP="00E42080">
      <w:pPr>
        <w:pStyle w:val="Heading3"/>
      </w:pPr>
      <w:bookmarkStart w:id="99" w:name="_Toc508398338"/>
      <w:bookmarkEnd w:id="98"/>
      <w:r w:rsidRPr="005D7F72">
        <w:t>Purpose</w:t>
      </w:r>
      <w:bookmarkEnd w:id="99"/>
    </w:p>
    <w:p w14:paraId="30BA567B"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create a two dimensional (2D) graphical representation of a contact matrix from an input file.</w:t>
      </w:r>
    </w:p>
    <w:p w14:paraId="77947357" w14:textId="77777777" w:rsidR="003E12CB" w:rsidRPr="005D7F72" w:rsidRDefault="003E12CB" w:rsidP="00E42080">
      <w:pPr>
        <w:pStyle w:val="Heading3"/>
      </w:pPr>
      <w:bookmarkStart w:id="100" w:name="_Toc508398339"/>
      <w:r w:rsidRPr="005D7F72">
        <w:t>Input</w:t>
      </w:r>
      <w:bookmarkEnd w:id="100"/>
    </w:p>
    <w:p w14:paraId="1519B576" w14:textId="0FA3334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 A sparse matrix format (each line represents a contact by three numbers separated by whitespaces: </w:t>
      </w:r>
      <w:r w:rsidR="0006003B">
        <w:rPr>
          <w:rFonts w:ascii="Times New Roman" w:hAnsi="Times New Roman" w:cs="Times New Roman"/>
          <w:sz w:val="24"/>
          <w:szCs w:val="24"/>
        </w:rPr>
        <w:t>&lt;</w:t>
      </w:r>
      <w:r w:rsidRPr="005D7F72">
        <w:rPr>
          <w:rFonts w:ascii="Times New Roman" w:hAnsi="Times New Roman" w:cs="Times New Roman"/>
          <w:sz w:val="24"/>
          <w:szCs w:val="24"/>
        </w:rPr>
        <w:t>position1</w:t>
      </w:r>
      <w:r w:rsidR="0006003B">
        <w:rPr>
          <w:rFonts w:ascii="Times New Roman" w:hAnsi="Times New Roman" w:cs="Times New Roman"/>
          <w:sz w:val="24"/>
          <w:szCs w:val="24"/>
        </w:rPr>
        <w:t>&gt;</w:t>
      </w:r>
      <w:r w:rsidRPr="005D7F72">
        <w:rPr>
          <w:rFonts w:ascii="Times New Roman" w:hAnsi="Times New Roman" w:cs="Times New Roman"/>
          <w:sz w:val="24"/>
          <w:szCs w:val="24"/>
        </w:rPr>
        <w:t xml:space="preserve"> </w:t>
      </w:r>
      <w:r w:rsidR="0006003B">
        <w:rPr>
          <w:rFonts w:ascii="Times New Roman" w:hAnsi="Times New Roman" w:cs="Times New Roman"/>
          <w:sz w:val="24"/>
          <w:szCs w:val="24"/>
        </w:rPr>
        <w:t>&lt;</w:t>
      </w:r>
      <w:r w:rsidRPr="005D7F72">
        <w:rPr>
          <w:rFonts w:ascii="Times New Roman" w:hAnsi="Times New Roman" w:cs="Times New Roman"/>
          <w:sz w:val="24"/>
          <w:szCs w:val="24"/>
        </w:rPr>
        <w:t>postion2</w:t>
      </w:r>
      <w:r w:rsidR="0006003B">
        <w:rPr>
          <w:rFonts w:ascii="Times New Roman" w:hAnsi="Times New Roman" w:cs="Times New Roman"/>
          <w:sz w:val="24"/>
          <w:szCs w:val="24"/>
        </w:rPr>
        <w:t>&gt;</w:t>
      </w:r>
      <w:r w:rsidRPr="005D7F72">
        <w:rPr>
          <w:rFonts w:ascii="Times New Roman" w:hAnsi="Times New Roman" w:cs="Times New Roman"/>
          <w:sz w:val="24"/>
          <w:szCs w:val="24"/>
        </w:rPr>
        <w:t xml:space="preserve"> </w:t>
      </w:r>
      <w:r w:rsidR="0006003B">
        <w:rPr>
          <w:rFonts w:ascii="Times New Roman" w:hAnsi="Times New Roman" w:cs="Times New Roman"/>
          <w:sz w:val="24"/>
          <w:szCs w:val="24"/>
        </w:rPr>
        <w:t>&lt;</w:t>
      </w:r>
      <w:r w:rsidRPr="005D7F72">
        <w:rPr>
          <w:rFonts w:ascii="Times New Roman" w:hAnsi="Times New Roman" w:cs="Times New Roman"/>
          <w:sz w:val="24"/>
          <w:szCs w:val="24"/>
        </w:rPr>
        <w:t>interaction_frequency</w:t>
      </w:r>
      <w:r w:rsidR="0006003B">
        <w:rPr>
          <w:rFonts w:ascii="Times New Roman" w:hAnsi="Times New Roman" w:cs="Times New Roman"/>
          <w:sz w:val="24"/>
          <w:szCs w:val="24"/>
        </w:rPr>
        <w:t>&gt;</w:t>
      </w:r>
      <w:r w:rsidRPr="005D7F72">
        <w:rPr>
          <w:rFonts w:ascii="Times New Roman" w:hAnsi="Times New Roman" w:cs="Times New Roman"/>
          <w:sz w:val="24"/>
          <w:szCs w:val="24"/>
        </w:rPr>
        <w:t xml:space="preserve"> or an input file in square matrix format (a full matrix representing all the contact regions). Mark the </w:t>
      </w:r>
      <w:r w:rsidRPr="005D7F72">
        <w:rPr>
          <w:rFonts w:ascii="Times New Roman" w:hAnsi="Times New Roman" w:cs="Times New Roman"/>
          <w:i/>
          <w:sz w:val="24"/>
          <w:szCs w:val="24"/>
        </w:rPr>
        <w:t>Is Square Matrix?</w:t>
      </w:r>
      <w:r w:rsidRPr="005D7F72">
        <w:rPr>
          <w:rFonts w:ascii="Times New Roman" w:hAnsi="Times New Roman" w:cs="Times New Roman"/>
          <w:sz w:val="24"/>
          <w:szCs w:val="24"/>
        </w:rPr>
        <w:t xml:space="preserve"> box if the input is a square matrix.</w:t>
      </w:r>
    </w:p>
    <w:p w14:paraId="1653363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example sparse matrix file can be found here: </w:t>
      </w:r>
    </w:p>
    <w:p w14:paraId="1154180E" w14:textId="77777777" w:rsidR="003E12CB" w:rsidRPr="0006003B"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06003B">
        <w:rPr>
          <w:rFonts w:ascii="Times New Roman" w:hAnsi="Times New Roman" w:cs="Times New Roman"/>
          <w:i/>
          <w:sz w:val="24"/>
          <w:szCs w:val="24"/>
        </w:rPr>
        <w:t>/executable/sample_data/ contact_matrices/ chr11_10kb_gm12878_list_125mb_135mb.txt</w:t>
      </w:r>
    </w:p>
    <w:p w14:paraId="622B816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Examples of square matrix files can be found here: </w:t>
      </w:r>
    </w:p>
    <w:p w14:paraId="3A109F6B" w14:textId="77777777" w:rsidR="003E12CB" w:rsidRPr="0006003B"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06003B">
        <w:rPr>
          <w:rFonts w:ascii="Times New Roman" w:hAnsi="Times New Roman" w:cs="Times New Roman"/>
          <w:i/>
          <w:sz w:val="24"/>
          <w:szCs w:val="24"/>
        </w:rPr>
        <w:t>/executable/sample_data/ contact_matrices/square_matrices/</w:t>
      </w:r>
    </w:p>
    <w:p w14:paraId="2AC09288"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Note: Resolution for square matrices = 40000</w:t>
      </w:r>
    </w:p>
    <w:p w14:paraId="38C229E6" w14:textId="77777777" w:rsidR="003E12CB" w:rsidRPr="005D7F72" w:rsidRDefault="003E12CB" w:rsidP="00E42080">
      <w:pPr>
        <w:pStyle w:val="Heading3"/>
      </w:pPr>
      <w:bookmarkStart w:id="101" w:name="_Toc508398340"/>
      <w:r w:rsidRPr="005D7F72">
        <w:t>Output</w:t>
      </w:r>
      <w:bookmarkEnd w:id="101"/>
    </w:p>
    <w:p w14:paraId="0BCE22C4"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A Heatmap which is a graphical representation of contact data where numeric values in the input contact matrix are represented as colors based according to a selected color gradient.</w:t>
      </w:r>
    </w:p>
    <w:p w14:paraId="7E18743E" w14:textId="77777777" w:rsidR="003E12CB" w:rsidRPr="005D7F72" w:rsidRDefault="003E12CB" w:rsidP="00E42080">
      <w:pPr>
        <w:pStyle w:val="Heading3"/>
      </w:pPr>
      <w:bookmarkStart w:id="102" w:name="_Toc508398341"/>
      <w:r w:rsidRPr="005D7F72">
        <w:t>Running</w:t>
      </w:r>
      <w:bookmarkEnd w:id="102"/>
    </w:p>
    <w:p w14:paraId="0B3073D3"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2D-Functions/Visualize Dataset.</w:t>
      </w:r>
    </w:p>
    <w:p w14:paraId="5CD81E8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5430" cy="2971509"/>
                    </a:xfrm>
                    <a:prstGeom prst="rect">
                      <a:avLst/>
                    </a:prstGeom>
                  </pic:spPr>
                </pic:pic>
              </a:graphicData>
            </a:graphic>
          </wp:inline>
        </w:drawing>
      </w:r>
    </w:p>
    <w:p w14:paraId="2E7A6CEA" w14:textId="2DDE7AAD" w:rsidR="003E12CB" w:rsidRPr="005D7F72" w:rsidRDefault="003E12CB" w:rsidP="008B139E">
      <w:pPr>
        <w:pStyle w:val="Figures"/>
        <w:rPr>
          <w:rFonts w:cs="Times New Roman"/>
          <w:szCs w:val="24"/>
        </w:rPr>
      </w:pPr>
      <w:bookmarkStart w:id="103" w:name="_Toc503960232"/>
      <w:bookmarkStart w:id="104" w:name="_Toc504661607"/>
      <w:bookmarkStart w:id="105" w:name="_Toc509324190"/>
      <w:r w:rsidRPr="005D7F72">
        <w:rPr>
          <w:rFonts w:cs="Times New Roman"/>
          <w:szCs w:val="24"/>
        </w:rPr>
        <w:t xml:space="preserve">Figure </w:t>
      </w:r>
      <w:r w:rsidR="0094343A" w:rsidRPr="005D7F72">
        <w:rPr>
          <w:rFonts w:cs="Times New Roman"/>
          <w:szCs w:val="24"/>
        </w:rPr>
        <w:t>9</w:t>
      </w:r>
      <w:r w:rsidRPr="005D7F72">
        <w:rPr>
          <w:rFonts w:cs="Times New Roman"/>
          <w:szCs w:val="24"/>
        </w:rPr>
        <w:t>: Visualize Dataset in 2D Format</w:t>
      </w:r>
      <w:bookmarkEnd w:id="103"/>
      <w:bookmarkEnd w:id="104"/>
      <w:bookmarkEnd w:id="105"/>
    </w:p>
    <w:p w14:paraId="29B10FD8"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5D7F72" w:rsidRDefault="003E12CB" w:rsidP="00E42080">
      <w:pPr>
        <w:pStyle w:val="Heading3"/>
      </w:pPr>
      <w:bookmarkStart w:id="106" w:name="_Toc508398342"/>
      <w:r w:rsidRPr="005D7F72">
        <w:t>Display Controls</w:t>
      </w:r>
      <w:bookmarkEnd w:id="106"/>
    </w:p>
    <w:p w14:paraId="561045D1"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The description of the display controls on the display window is given below.</w:t>
      </w:r>
    </w:p>
    <w:p w14:paraId="4953579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1A28F4D1" w14:textId="77777777" w:rsidTr="001F57D5">
        <w:tc>
          <w:tcPr>
            <w:tcW w:w="3856" w:type="dxa"/>
          </w:tcPr>
          <w:p w14:paraId="1D540E94"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4562" w:type="dxa"/>
          </w:tcPr>
          <w:p w14:paraId="3CC00B9F"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726" w:type="dxa"/>
          </w:tcPr>
          <w:p w14:paraId="2E8AB405"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34B6B750" w14:textId="77777777" w:rsidTr="001F57D5">
        <w:tc>
          <w:tcPr>
            <w:tcW w:w="3856" w:type="dxa"/>
          </w:tcPr>
          <w:p w14:paraId="3044B6F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Title</w:t>
            </w:r>
          </w:p>
        </w:tc>
        <w:tc>
          <w:tcPr>
            <w:tcW w:w="4562" w:type="dxa"/>
          </w:tcPr>
          <w:p w14:paraId="572BEEAE" w14:textId="3ED7B36C"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Heatmap title</w:t>
            </w:r>
          </w:p>
        </w:tc>
        <w:tc>
          <w:tcPr>
            <w:tcW w:w="1726" w:type="dxa"/>
          </w:tcPr>
          <w:p w14:paraId="4B7077F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446E1F16" w14:textId="77777777" w:rsidTr="001F57D5">
        <w:tc>
          <w:tcPr>
            <w:tcW w:w="3856" w:type="dxa"/>
          </w:tcPr>
          <w:p w14:paraId="60A3529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Legend</w:t>
            </w:r>
          </w:p>
        </w:tc>
        <w:tc>
          <w:tcPr>
            <w:tcW w:w="4562" w:type="dxa"/>
          </w:tcPr>
          <w:p w14:paraId="74A3BB6C" w14:textId="3BBA0C21"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color legend</w:t>
            </w:r>
          </w:p>
        </w:tc>
        <w:tc>
          <w:tcPr>
            <w:tcW w:w="1726" w:type="dxa"/>
          </w:tcPr>
          <w:p w14:paraId="485A1F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0EAF166" w14:textId="77777777" w:rsidTr="001F57D5">
        <w:tc>
          <w:tcPr>
            <w:tcW w:w="3856" w:type="dxa"/>
          </w:tcPr>
          <w:p w14:paraId="4FAB6F5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Title</w:t>
            </w:r>
          </w:p>
        </w:tc>
        <w:tc>
          <w:tcPr>
            <w:tcW w:w="4562" w:type="dxa"/>
          </w:tcPr>
          <w:p w14:paraId="7EDB99CC" w14:textId="7452EE52"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22D4630" w14:textId="77777777" w:rsidTr="001F57D5">
        <w:tc>
          <w:tcPr>
            <w:tcW w:w="3856" w:type="dxa"/>
          </w:tcPr>
          <w:p w14:paraId="603BC8B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Draw X-Axis Ticks</w:t>
            </w:r>
          </w:p>
        </w:tc>
        <w:tc>
          <w:tcPr>
            <w:tcW w:w="4562" w:type="dxa"/>
          </w:tcPr>
          <w:p w14:paraId="708F2B0E" w14:textId="70FBDC1E"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6E1DBBD" w14:textId="77777777" w:rsidTr="001F57D5">
        <w:tc>
          <w:tcPr>
            <w:tcW w:w="3856" w:type="dxa"/>
          </w:tcPr>
          <w:p w14:paraId="2DEA82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Title</w:t>
            </w:r>
          </w:p>
        </w:tc>
        <w:tc>
          <w:tcPr>
            <w:tcW w:w="4562" w:type="dxa"/>
          </w:tcPr>
          <w:p w14:paraId="18A87A0B" w14:textId="105F4368"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38DFD277" w14:textId="77777777" w:rsidTr="001F57D5">
        <w:tc>
          <w:tcPr>
            <w:tcW w:w="3856" w:type="dxa"/>
          </w:tcPr>
          <w:p w14:paraId="31B7BA8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Ticks</w:t>
            </w:r>
          </w:p>
        </w:tc>
        <w:tc>
          <w:tcPr>
            <w:tcW w:w="4562" w:type="dxa"/>
          </w:tcPr>
          <w:p w14:paraId="707B90DA" w14:textId="498C515D"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111626C8" w14:textId="77777777" w:rsidTr="001F57D5">
        <w:tc>
          <w:tcPr>
            <w:tcW w:w="3856" w:type="dxa"/>
          </w:tcPr>
          <w:p w14:paraId="7D99F2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Direction(Left/Right)</w:t>
            </w:r>
          </w:p>
        </w:tc>
        <w:tc>
          <w:tcPr>
            <w:tcW w:w="4562" w:type="dxa"/>
          </w:tcPr>
          <w:p w14:paraId="15F524B9" w14:textId="586711FC"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003E12CB" w:rsidRPr="005D7F72">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46614EB5" w14:textId="77777777" w:rsidTr="001F57D5">
        <w:tc>
          <w:tcPr>
            <w:tcW w:w="3856" w:type="dxa"/>
          </w:tcPr>
          <w:p w14:paraId="19DA6E7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Enable Zoom Mode</w:t>
            </w:r>
          </w:p>
        </w:tc>
        <w:tc>
          <w:tcPr>
            <w:tcW w:w="4562" w:type="dxa"/>
          </w:tcPr>
          <w:p w14:paraId="6BCBD032" w14:textId="6DC05E85" w:rsidR="003E12CB" w:rsidRPr="005D7F72" w:rsidRDefault="0006003B" w:rsidP="0006003B">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zoom in/out of the heat map matrix</w:t>
            </w:r>
          </w:p>
        </w:tc>
        <w:tc>
          <w:tcPr>
            <w:tcW w:w="1726" w:type="dxa"/>
          </w:tcPr>
          <w:p w14:paraId="04FF04A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30A02790" w14:textId="77777777" w:rsidTr="001F57D5">
        <w:tc>
          <w:tcPr>
            <w:tcW w:w="3856" w:type="dxa"/>
          </w:tcPr>
          <w:p w14:paraId="1E1554C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Is Square Matrix?(Input contact file)</w:t>
            </w:r>
          </w:p>
        </w:tc>
        <w:tc>
          <w:tcPr>
            <w:tcW w:w="4562" w:type="dxa"/>
          </w:tcPr>
          <w:p w14:paraId="3361A2F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44793892" w14:textId="77777777" w:rsidTr="001F57D5">
        <w:tc>
          <w:tcPr>
            <w:tcW w:w="3856" w:type="dxa"/>
          </w:tcPr>
          <w:p w14:paraId="0B1A7E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Specify Resolution</w:t>
            </w:r>
          </w:p>
        </w:tc>
        <w:tc>
          <w:tcPr>
            <w:tcW w:w="4562" w:type="dxa"/>
          </w:tcPr>
          <w:p w14:paraId="126A4D45" w14:textId="07DF70DB"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w:t>
            </w:r>
            <w:r w:rsidR="003E12CB" w:rsidRPr="005D7F72">
              <w:rPr>
                <w:rFonts w:ascii="Times New Roman" w:hAnsi="Times New Roman" w:cs="Times New Roman"/>
                <w:sz w:val="24"/>
                <w:szCs w:val="24"/>
              </w:rPr>
              <w:t xml:space="preserve">isible only if </w:t>
            </w:r>
            <w:r w:rsidR="003E12CB" w:rsidRPr="005D7F72">
              <w:rPr>
                <w:rFonts w:ascii="Times New Roman" w:hAnsi="Times New Roman" w:cs="Times New Roman"/>
                <w:i/>
                <w:sz w:val="24"/>
                <w:szCs w:val="24"/>
              </w:rPr>
              <w:t>Is SquareMatrix?</w:t>
            </w:r>
            <w:r w:rsidR="003E12CB" w:rsidRPr="005D7F72">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7E92716" w14:textId="77777777" w:rsidTr="001F57D5">
        <w:tc>
          <w:tcPr>
            <w:tcW w:w="3856" w:type="dxa"/>
          </w:tcPr>
          <w:p w14:paraId="797C031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contact file</w:t>
            </w:r>
          </w:p>
        </w:tc>
        <w:tc>
          <w:tcPr>
            <w:tcW w:w="4562" w:type="dxa"/>
          </w:tcPr>
          <w:p w14:paraId="258E8EB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EEBE4FE" w14:textId="77777777" w:rsidTr="001F57D5">
        <w:tc>
          <w:tcPr>
            <w:tcW w:w="3856" w:type="dxa"/>
          </w:tcPr>
          <w:p w14:paraId="168D266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Title</w:t>
            </w:r>
          </w:p>
        </w:tc>
        <w:tc>
          <w:tcPr>
            <w:tcW w:w="4562" w:type="dxa"/>
          </w:tcPr>
          <w:p w14:paraId="4007D64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title of the heatmap</w:t>
            </w:r>
          </w:p>
        </w:tc>
        <w:tc>
          <w:tcPr>
            <w:tcW w:w="1726" w:type="dxa"/>
          </w:tcPr>
          <w:p w14:paraId="07B3270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Display</w:t>
            </w:r>
          </w:p>
        </w:tc>
      </w:tr>
      <w:tr w:rsidR="003E12CB" w:rsidRPr="005D7F72" w14:paraId="5097A14B" w14:textId="77777777" w:rsidTr="001F57D5">
        <w:tc>
          <w:tcPr>
            <w:tcW w:w="3856" w:type="dxa"/>
          </w:tcPr>
          <w:p w14:paraId="3ABCD4B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X-Axis Title</w:t>
            </w:r>
          </w:p>
        </w:tc>
        <w:tc>
          <w:tcPr>
            <w:tcW w:w="4562" w:type="dxa"/>
          </w:tcPr>
          <w:p w14:paraId="793A49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X-Axis title for the  heatmap</w:t>
            </w:r>
          </w:p>
        </w:tc>
        <w:tc>
          <w:tcPr>
            <w:tcW w:w="1726" w:type="dxa"/>
          </w:tcPr>
          <w:p w14:paraId="4C18057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bin Resolution (bp)</w:t>
            </w:r>
          </w:p>
        </w:tc>
      </w:tr>
      <w:tr w:rsidR="003E12CB" w:rsidRPr="005D7F72" w14:paraId="252977B8" w14:textId="77777777" w:rsidTr="001F57D5">
        <w:tc>
          <w:tcPr>
            <w:tcW w:w="3856" w:type="dxa"/>
          </w:tcPr>
          <w:p w14:paraId="6413910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Y-Axis Title</w:t>
            </w:r>
          </w:p>
        </w:tc>
        <w:tc>
          <w:tcPr>
            <w:tcW w:w="4562" w:type="dxa"/>
          </w:tcPr>
          <w:p w14:paraId="5DAF06F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Y-Axis title for the  heatmap</w:t>
            </w:r>
          </w:p>
        </w:tc>
        <w:tc>
          <w:tcPr>
            <w:tcW w:w="1726" w:type="dxa"/>
          </w:tcPr>
          <w:p w14:paraId="1EAB1AA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bin Resolution (bp)</w:t>
            </w:r>
          </w:p>
        </w:tc>
      </w:tr>
      <w:tr w:rsidR="003E12CB" w:rsidRPr="005D7F72" w14:paraId="25BB6B5D" w14:textId="77777777" w:rsidTr="001F57D5">
        <w:tc>
          <w:tcPr>
            <w:tcW w:w="3856" w:type="dxa"/>
          </w:tcPr>
          <w:p w14:paraId="42E290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w:t>
            </w:r>
          </w:p>
        </w:tc>
        <w:tc>
          <w:tcPr>
            <w:tcW w:w="4562" w:type="dxa"/>
          </w:tcPr>
          <w:p w14:paraId="08CF7E36" w14:textId="7AAC4A46"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CDB3687" w14:textId="77777777" w:rsidTr="001F57D5">
        <w:tc>
          <w:tcPr>
            <w:tcW w:w="3856" w:type="dxa"/>
          </w:tcPr>
          <w:p w14:paraId="2212A88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w:t>
            </w:r>
          </w:p>
        </w:tc>
        <w:tc>
          <w:tcPr>
            <w:tcW w:w="4562" w:type="dxa"/>
          </w:tcPr>
          <w:p w14:paraId="40D8F3ED" w14:textId="003B29F1"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0C71B59C" w14:textId="77777777" w:rsidTr="001F57D5">
        <w:tc>
          <w:tcPr>
            <w:tcW w:w="3856" w:type="dxa"/>
          </w:tcPr>
          <w:p w14:paraId="50C781F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Y min</w:t>
            </w:r>
          </w:p>
        </w:tc>
        <w:tc>
          <w:tcPr>
            <w:tcW w:w="4562" w:type="dxa"/>
          </w:tcPr>
          <w:p w14:paraId="10D14E3A" w14:textId="55D0EC99"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46898CA9" w14:textId="77777777" w:rsidTr="001F57D5">
        <w:tc>
          <w:tcPr>
            <w:tcW w:w="3856" w:type="dxa"/>
          </w:tcPr>
          <w:p w14:paraId="0150EB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max</w:t>
            </w:r>
          </w:p>
        </w:tc>
        <w:tc>
          <w:tcPr>
            <w:tcW w:w="4562" w:type="dxa"/>
          </w:tcPr>
          <w:p w14:paraId="185DDE54" w14:textId="325E198A"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w:t>
            </w:r>
            <w:r w:rsidR="003E12CB" w:rsidRPr="005D7F72">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4A7FF315" w14:textId="77777777" w:rsidTr="001F57D5">
        <w:tc>
          <w:tcPr>
            <w:tcW w:w="3856" w:type="dxa"/>
          </w:tcPr>
          <w:p w14:paraId="25E606C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 [Genome Location Equivalent]</w:t>
            </w:r>
          </w:p>
        </w:tc>
        <w:tc>
          <w:tcPr>
            <w:tcW w:w="4562" w:type="dxa"/>
          </w:tcPr>
          <w:p w14:paraId="049E38BE" w14:textId="5C905AB6"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the genomic position equivalent for the minimum X-axis </w:t>
            </w:r>
            <w:r w:rsidR="004C0AA7">
              <w:rPr>
                <w:rFonts w:ascii="Times New Roman" w:hAnsi="Times New Roman" w:cs="Times New Roman"/>
                <w:sz w:val="24"/>
                <w:szCs w:val="24"/>
              </w:rPr>
              <w:t>t</w:t>
            </w:r>
            <w:r w:rsidR="003E12CB" w:rsidRPr="005D7F72">
              <w:rPr>
                <w:rFonts w:ascii="Times New Roman" w:hAnsi="Times New Roman" w:cs="Times New Roman"/>
                <w:sz w:val="24"/>
                <w:szCs w:val="24"/>
              </w:rPr>
              <w:t>ick for the heatmap</w:t>
            </w:r>
          </w:p>
        </w:tc>
        <w:tc>
          <w:tcPr>
            <w:tcW w:w="1726" w:type="dxa"/>
          </w:tcPr>
          <w:p w14:paraId="44F3729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7FA328DD" w14:textId="77777777" w:rsidTr="001F57D5">
        <w:tc>
          <w:tcPr>
            <w:tcW w:w="3856" w:type="dxa"/>
          </w:tcPr>
          <w:p w14:paraId="299D398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max[Genome Location Equivalent]</w:t>
            </w:r>
          </w:p>
        </w:tc>
        <w:tc>
          <w:tcPr>
            <w:tcW w:w="4562" w:type="dxa"/>
          </w:tcPr>
          <w:p w14:paraId="0FB3F1A4" w14:textId="14B9C958"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the genomic position equivalent for the maximum X-axis </w:t>
            </w:r>
            <w:r w:rsidR="004C0AA7">
              <w:rPr>
                <w:rFonts w:ascii="Times New Roman" w:hAnsi="Times New Roman" w:cs="Times New Roman"/>
                <w:sz w:val="24"/>
                <w:szCs w:val="24"/>
              </w:rPr>
              <w:t>t</w:t>
            </w:r>
            <w:r w:rsidR="003E12CB" w:rsidRPr="005D7F72">
              <w:rPr>
                <w:rFonts w:ascii="Times New Roman" w:hAnsi="Times New Roman" w:cs="Times New Roman"/>
                <w:sz w:val="24"/>
                <w:szCs w:val="24"/>
              </w:rPr>
              <w:t>ick for the heatmap</w:t>
            </w:r>
          </w:p>
        </w:tc>
        <w:tc>
          <w:tcPr>
            <w:tcW w:w="1726" w:type="dxa"/>
          </w:tcPr>
          <w:p w14:paraId="0549EA0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638AF555" w14:textId="77777777" w:rsidTr="001F57D5">
        <w:tc>
          <w:tcPr>
            <w:tcW w:w="3856" w:type="dxa"/>
          </w:tcPr>
          <w:p w14:paraId="316393D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 [Genome Location Equivalent]</w:t>
            </w:r>
          </w:p>
        </w:tc>
        <w:tc>
          <w:tcPr>
            <w:tcW w:w="4562" w:type="dxa"/>
          </w:tcPr>
          <w:p w14:paraId="542B1B6F" w14:textId="78FBB4D8"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 </w:t>
            </w:r>
            <w:r w:rsidR="0006003B">
              <w:rPr>
                <w:rFonts w:ascii="Times New Roman" w:hAnsi="Times New Roman" w:cs="Times New Roman"/>
                <w:sz w:val="24"/>
                <w:szCs w:val="24"/>
              </w:rPr>
              <w:t>S</w:t>
            </w:r>
            <w:r w:rsidRPr="005D7F72">
              <w:rPr>
                <w:rFonts w:ascii="Times New Roman" w:hAnsi="Times New Roman" w:cs="Times New Roman"/>
                <w:sz w:val="24"/>
                <w:szCs w:val="24"/>
              </w:rPr>
              <w:t xml:space="preserve">hows the genomic position equivalent for the minimum Y-axis </w:t>
            </w:r>
            <w:r w:rsidR="004C0AA7">
              <w:rPr>
                <w:rFonts w:ascii="Times New Roman" w:hAnsi="Times New Roman" w:cs="Times New Roman"/>
                <w:sz w:val="24"/>
                <w:szCs w:val="24"/>
              </w:rPr>
              <w:t>t</w:t>
            </w:r>
            <w:r w:rsidRPr="005D7F72">
              <w:rPr>
                <w:rFonts w:ascii="Times New Roman" w:hAnsi="Times New Roman" w:cs="Times New Roman"/>
                <w:sz w:val="24"/>
                <w:szCs w:val="24"/>
              </w:rPr>
              <w:t>ick for the heatmap</w:t>
            </w:r>
          </w:p>
        </w:tc>
        <w:tc>
          <w:tcPr>
            <w:tcW w:w="1726" w:type="dxa"/>
          </w:tcPr>
          <w:p w14:paraId="14C84EF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5EE7B71D" w14:textId="77777777" w:rsidTr="001F57D5">
        <w:tc>
          <w:tcPr>
            <w:tcW w:w="3856" w:type="dxa"/>
          </w:tcPr>
          <w:p w14:paraId="64F2AB46" w14:textId="77777777" w:rsidR="003E12CB" w:rsidRPr="005D7F72" w:rsidRDefault="003E12CB" w:rsidP="0094343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Y [Genome Location Equivalent]</w:t>
            </w:r>
          </w:p>
        </w:tc>
        <w:tc>
          <w:tcPr>
            <w:tcW w:w="4562" w:type="dxa"/>
          </w:tcPr>
          <w:p w14:paraId="4CA17DC3" w14:textId="0A1C1E57"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the genomic position equivalent for the maximum Y-axis </w:t>
            </w:r>
            <w:r w:rsidR="004C0AA7">
              <w:rPr>
                <w:rFonts w:ascii="Times New Roman" w:hAnsi="Times New Roman" w:cs="Times New Roman"/>
                <w:sz w:val="24"/>
                <w:szCs w:val="24"/>
              </w:rPr>
              <w:t>t</w:t>
            </w:r>
            <w:r w:rsidR="003E12CB" w:rsidRPr="005D7F72">
              <w:rPr>
                <w:rFonts w:ascii="Times New Roman" w:hAnsi="Times New Roman" w:cs="Times New Roman"/>
                <w:sz w:val="24"/>
                <w:szCs w:val="24"/>
              </w:rPr>
              <w:t>ick for the heatmap</w:t>
            </w:r>
          </w:p>
        </w:tc>
        <w:tc>
          <w:tcPr>
            <w:tcW w:w="1726" w:type="dxa"/>
          </w:tcPr>
          <w:p w14:paraId="6A6279C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59A6944D" w14:textId="77777777" w:rsidTr="001F57D5">
        <w:tc>
          <w:tcPr>
            <w:tcW w:w="3856" w:type="dxa"/>
          </w:tcPr>
          <w:p w14:paraId="7A68C7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Units detected</w:t>
            </w:r>
          </w:p>
        </w:tc>
        <w:tc>
          <w:tcPr>
            <w:tcW w:w="4562" w:type="dxa"/>
          </w:tcPr>
          <w:p w14:paraId="20AFC0EF" w14:textId="6B7D0AEE"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number of regions found in the input matrix</w:t>
            </w:r>
          </w:p>
        </w:tc>
        <w:tc>
          <w:tcPr>
            <w:tcW w:w="1726" w:type="dxa"/>
          </w:tcPr>
          <w:p w14:paraId="118941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328D53A9" w14:textId="77777777" w:rsidTr="001F57D5">
        <w:tc>
          <w:tcPr>
            <w:tcW w:w="3856" w:type="dxa"/>
          </w:tcPr>
          <w:p w14:paraId="6694224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Missing Units</w:t>
            </w:r>
          </w:p>
        </w:tc>
        <w:tc>
          <w:tcPr>
            <w:tcW w:w="4562" w:type="dxa"/>
          </w:tcPr>
          <w:p w14:paraId="5BF371CE" w14:textId="383B7103"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1D8A52A" w14:textId="77777777" w:rsidTr="001F57D5">
        <w:tc>
          <w:tcPr>
            <w:tcW w:w="3856" w:type="dxa"/>
          </w:tcPr>
          <w:p w14:paraId="72CF3E3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 detected</w:t>
            </w:r>
          </w:p>
        </w:tc>
        <w:tc>
          <w:tcPr>
            <w:tcW w:w="4562" w:type="dxa"/>
          </w:tcPr>
          <w:p w14:paraId="1392397E" w14:textId="2B7F20FC"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w:t>
            </w:r>
            <w:r w:rsidR="003E12CB" w:rsidRPr="005D7F72">
              <w:rPr>
                <w:rFonts w:ascii="Times New Roman" w:hAnsi="Times New Roman" w:cs="Times New Roman"/>
                <w:sz w:val="24"/>
                <w:szCs w:val="24"/>
              </w:rPr>
              <w:t>splays the resolution of the input matrix</w:t>
            </w:r>
          </w:p>
        </w:tc>
        <w:tc>
          <w:tcPr>
            <w:tcW w:w="1726" w:type="dxa"/>
          </w:tcPr>
          <w:p w14:paraId="6BB4602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4FFDFB82" w14:textId="77777777" w:rsidTr="001F57D5">
        <w:tc>
          <w:tcPr>
            <w:tcW w:w="3856" w:type="dxa"/>
          </w:tcPr>
          <w:p w14:paraId="6F44E15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Start Position</w:t>
            </w:r>
          </w:p>
        </w:tc>
        <w:tc>
          <w:tcPr>
            <w:tcW w:w="4562" w:type="dxa"/>
          </w:tcPr>
          <w:p w14:paraId="4085E9CD" w14:textId="1966DC12" w:rsidR="003E12CB" w:rsidRPr="005D7F72" w:rsidRDefault="0006003B" w:rsidP="0006003B">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9D9A9C7" w14:textId="77777777" w:rsidTr="001F57D5">
        <w:tc>
          <w:tcPr>
            <w:tcW w:w="3856" w:type="dxa"/>
          </w:tcPr>
          <w:p w14:paraId="5DA68AA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End Position</w:t>
            </w:r>
          </w:p>
        </w:tc>
        <w:tc>
          <w:tcPr>
            <w:tcW w:w="4562" w:type="dxa"/>
          </w:tcPr>
          <w:p w14:paraId="59224677" w14:textId="217E3E42"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7A4372C6" w14:textId="77777777" w:rsidTr="001F57D5">
        <w:trPr>
          <w:trHeight w:val="125"/>
        </w:trPr>
        <w:tc>
          <w:tcPr>
            <w:tcW w:w="3856" w:type="dxa"/>
          </w:tcPr>
          <w:p w14:paraId="7E53000B"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w:t>
            </w:r>
          </w:p>
        </w:tc>
        <w:tc>
          <w:tcPr>
            <w:tcW w:w="4562" w:type="dxa"/>
          </w:tcPr>
          <w:p w14:paraId="5135B482" w14:textId="32D368D5"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 xml:space="preserve">An array of </w:t>
            </w:r>
            <w:r w:rsidR="002B3C0F">
              <w:rPr>
                <w:rFonts w:ascii="Times New Roman" w:hAnsi="Times New Roman" w:cs="Times New Roman"/>
                <w:color w:val="000000" w:themeColor="text1"/>
                <w:sz w:val="24"/>
                <w:szCs w:val="24"/>
              </w:rPr>
              <w:t>c</w:t>
            </w:r>
            <w:r w:rsidRPr="005D7F72">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HOT</w:t>
            </w:r>
          </w:p>
        </w:tc>
      </w:tr>
      <w:tr w:rsidR="003E12CB" w:rsidRPr="005D7F72" w14:paraId="0127006F" w14:textId="77777777" w:rsidTr="001F57D5">
        <w:tc>
          <w:tcPr>
            <w:tcW w:w="3856" w:type="dxa"/>
          </w:tcPr>
          <w:p w14:paraId="0896FD1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42CEBC73" w14:textId="77777777" w:rsidTr="001F57D5">
        <w:tc>
          <w:tcPr>
            <w:tcW w:w="3856" w:type="dxa"/>
          </w:tcPr>
          <w:p w14:paraId="5048617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lastRenderedPageBreak/>
              <w:t>GRADIENT_BLUE_TO_RED</w:t>
            </w:r>
          </w:p>
        </w:tc>
        <w:tc>
          <w:tcPr>
            <w:tcW w:w="4562" w:type="dxa"/>
          </w:tcPr>
          <w:p w14:paraId="03D0D6FA"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03D1271E" w14:textId="77777777" w:rsidTr="001F57D5">
        <w:tc>
          <w:tcPr>
            <w:tcW w:w="3856" w:type="dxa"/>
          </w:tcPr>
          <w:p w14:paraId="10205CF9"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GRADIENT_HEAT</w:t>
            </w:r>
          </w:p>
        </w:tc>
        <w:tc>
          <w:tcPr>
            <w:tcW w:w="4562" w:type="dxa"/>
          </w:tcPr>
          <w:p w14:paraId="449B8417"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different gradient for hot things (black, brown, orange, white)</w:t>
            </w:r>
          </w:p>
        </w:tc>
        <w:tc>
          <w:tcPr>
            <w:tcW w:w="1726" w:type="dxa"/>
          </w:tcPr>
          <w:p w14:paraId="1D2732B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19EC1023" w14:textId="77777777" w:rsidTr="001F57D5">
        <w:tc>
          <w:tcPr>
            <w:tcW w:w="3856" w:type="dxa"/>
          </w:tcPr>
          <w:p w14:paraId="09D669D1"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GRADIENT_HOT</w:t>
            </w:r>
          </w:p>
        </w:tc>
        <w:tc>
          <w:tcPr>
            <w:tcW w:w="4562" w:type="dxa"/>
          </w:tcPr>
          <w:p w14:paraId="01A62815" w14:textId="5CD203E1"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 xml:space="preserve">Produces a gradient </w:t>
            </w:r>
            <w:r w:rsidR="0006003B">
              <w:rPr>
                <w:rFonts w:ascii="Times New Roman" w:hAnsi="Times New Roman" w:cs="Times New Roman"/>
                <w:color w:val="000000" w:themeColor="text1"/>
                <w:sz w:val="24"/>
                <w:szCs w:val="24"/>
              </w:rPr>
              <w:t xml:space="preserve">using the colors </w:t>
            </w:r>
            <w:r w:rsidRPr="005D7F72">
              <w:rPr>
                <w:rFonts w:ascii="Times New Roman" w:hAnsi="Times New Roman" w:cs="Times New Roman"/>
                <w:color w:val="000000" w:themeColor="text1"/>
                <w:sz w:val="24"/>
                <w:szCs w:val="24"/>
              </w:rPr>
              <w:t xml:space="preserve">black, red, orange, </w:t>
            </w:r>
            <w:r w:rsidR="0006003B">
              <w:rPr>
                <w:rFonts w:ascii="Times New Roman" w:hAnsi="Times New Roman" w:cs="Times New Roman"/>
                <w:color w:val="000000" w:themeColor="text1"/>
                <w:sz w:val="24"/>
                <w:szCs w:val="24"/>
              </w:rPr>
              <w:t xml:space="preserve">and  </w:t>
            </w:r>
            <w:r w:rsidRPr="005D7F72">
              <w:rPr>
                <w:rFonts w:ascii="Times New Roman" w:hAnsi="Times New Roman" w:cs="Times New Roman"/>
                <w:color w:val="000000" w:themeColor="text1"/>
                <w:sz w:val="24"/>
                <w:szCs w:val="24"/>
              </w:rPr>
              <w:t>yellow</w:t>
            </w:r>
            <w:r w:rsidR="0006003B">
              <w:rPr>
                <w:rFonts w:ascii="Times New Roman" w:hAnsi="Times New Roman" w:cs="Times New Roman"/>
                <w:color w:val="000000" w:themeColor="text1"/>
                <w:sz w:val="24"/>
                <w:szCs w:val="24"/>
              </w:rPr>
              <w:t xml:space="preserve"> to </w:t>
            </w:r>
            <w:r w:rsidRPr="005D7F72">
              <w:rPr>
                <w:rFonts w:ascii="Times New Roman" w:hAnsi="Times New Roman" w:cs="Times New Roman"/>
                <w:color w:val="000000" w:themeColor="text1"/>
                <w:sz w:val="24"/>
                <w:szCs w:val="24"/>
              </w:rPr>
              <w:t>white</w:t>
            </w:r>
          </w:p>
        </w:tc>
        <w:tc>
          <w:tcPr>
            <w:tcW w:w="1726" w:type="dxa"/>
          </w:tcPr>
          <w:p w14:paraId="5E5C671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041C868B" w14:textId="77777777" w:rsidTr="001F57D5">
        <w:tc>
          <w:tcPr>
            <w:tcW w:w="3856" w:type="dxa"/>
          </w:tcPr>
          <w:p w14:paraId="1033DCCB"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2F590621" w14:textId="77777777" w:rsidTr="001F57D5">
        <w:tc>
          <w:tcPr>
            <w:tcW w:w="3856" w:type="dxa"/>
          </w:tcPr>
          <w:p w14:paraId="556237B2"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GRADIENT_RAINBOW</w:t>
            </w:r>
          </w:p>
        </w:tc>
        <w:tc>
          <w:tcPr>
            <w:tcW w:w="4562" w:type="dxa"/>
          </w:tcPr>
          <w:p w14:paraId="33FF8028" w14:textId="311AEC38" w:rsidR="003E12CB" w:rsidRPr="002633D8" w:rsidRDefault="002633D8" w:rsidP="0094343A">
            <w:pPr>
              <w:spacing w:before="100" w:beforeAutospacing="1" w:line="360" w:lineRule="auto"/>
              <w:jc w:val="center"/>
              <w:rPr>
                <w:rFonts w:ascii="Times New Roman" w:hAnsi="Times New Roman" w:cs="Times New Roman"/>
                <w:color w:val="000000" w:themeColor="text1"/>
                <w:sz w:val="24"/>
                <w:szCs w:val="24"/>
              </w:rPr>
            </w:pPr>
            <w:r w:rsidRPr="002633D8">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48DB4B57" w14:textId="77777777" w:rsidTr="001F57D5">
        <w:tc>
          <w:tcPr>
            <w:tcW w:w="3856" w:type="dxa"/>
          </w:tcPr>
          <w:p w14:paraId="054CE78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GRADIENT_RED_TO_GREEN</w:t>
            </w:r>
          </w:p>
        </w:tc>
        <w:tc>
          <w:tcPr>
            <w:tcW w:w="4562" w:type="dxa"/>
          </w:tcPr>
          <w:p w14:paraId="725BAB3D" w14:textId="77777777" w:rsidR="003E12CB" w:rsidRPr="002633D8" w:rsidRDefault="003E12CB" w:rsidP="0094343A">
            <w:pPr>
              <w:spacing w:before="100" w:beforeAutospacing="1" w:line="360" w:lineRule="auto"/>
              <w:jc w:val="center"/>
              <w:rPr>
                <w:rFonts w:ascii="Times New Roman" w:hAnsi="Times New Roman" w:cs="Times New Roman"/>
                <w:color w:val="000000" w:themeColor="text1"/>
                <w:sz w:val="24"/>
                <w:szCs w:val="24"/>
              </w:rPr>
            </w:pPr>
            <w:r w:rsidRPr="002633D8">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64091DED" w14:textId="77777777" w:rsidTr="001F57D5">
        <w:tc>
          <w:tcPr>
            <w:tcW w:w="3856" w:type="dxa"/>
          </w:tcPr>
          <w:p w14:paraId="1FE62A9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GRADIENT_ROY</w:t>
            </w:r>
          </w:p>
        </w:tc>
        <w:tc>
          <w:tcPr>
            <w:tcW w:w="4562" w:type="dxa"/>
          </w:tcPr>
          <w:p w14:paraId="5BFD92F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6D1ECF60" w14:textId="77777777" w:rsidTr="001F57D5">
        <w:tc>
          <w:tcPr>
            <w:tcW w:w="3856" w:type="dxa"/>
          </w:tcPr>
          <w:p w14:paraId="4CCDFEF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Type</w:t>
            </w:r>
          </w:p>
        </w:tc>
        <w:tc>
          <w:tcPr>
            <w:tcW w:w="4562" w:type="dxa"/>
          </w:tcPr>
          <w:p w14:paraId="15BC0D59" w14:textId="1C194BEA"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determines the type of data to be displayed. The types available are the raw input data, a T</w:t>
            </w:r>
            <w:r w:rsidR="00E8632B">
              <w:rPr>
                <w:rFonts w:ascii="Times New Roman" w:hAnsi="Times New Roman" w:cs="Times New Roman"/>
                <w:sz w:val="24"/>
                <w:szCs w:val="24"/>
              </w:rPr>
              <w:t>ANH</w:t>
            </w:r>
            <w:r w:rsidRPr="005D7F72">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TANH</w:t>
            </w:r>
          </w:p>
        </w:tc>
      </w:tr>
    </w:tbl>
    <w:p w14:paraId="52067615" w14:textId="77777777" w:rsidR="003E12CB" w:rsidRPr="005D7F72" w:rsidRDefault="003E12CB" w:rsidP="00E42080">
      <w:pPr>
        <w:pStyle w:val="Heading3"/>
      </w:pPr>
      <w:bookmarkStart w:id="107" w:name="_Toc508398343"/>
      <w:r w:rsidRPr="005D7F72">
        <w:t>TAD Annotation</w:t>
      </w:r>
      <w:bookmarkEnd w:id="107"/>
    </w:p>
    <w:p w14:paraId="5CECE628"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5D7F72"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252F6E3F" w14:textId="77777777" w:rsidTr="001F57D5">
        <w:tc>
          <w:tcPr>
            <w:tcW w:w="3856" w:type="dxa"/>
          </w:tcPr>
          <w:p w14:paraId="37C0036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5C4FA67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76B1FC7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4D9EFFD2" w14:textId="77777777" w:rsidTr="001F57D5">
        <w:tc>
          <w:tcPr>
            <w:tcW w:w="3856" w:type="dxa"/>
          </w:tcPr>
          <w:p w14:paraId="27A53B0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Load TAD file </w:t>
            </w:r>
          </w:p>
        </w:tc>
        <w:tc>
          <w:tcPr>
            <w:tcW w:w="4562" w:type="dxa"/>
          </w:tcPr>
          <w:p w14:paraId="08D67B1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7D08C81" w14:textId="77777777" w:rsidTr="001F57D5">
        <w:tc>
          <w:tcPr>
            <w:tcW w:w="3856" w:type="dxa"/>
          </w:tcPr>
          <w:p w14:paraId="67C90C8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Identified TAD</w:t>
            </w:r>
          </w:p>
        </w:tc>
        <w:tc>
          <w:tcPr>
            <w:tcW w:w="4562" w:type="dxa"/>
          </w:tcPr>
          <w:p w14:paraId="26F19C5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TADs in the input file</w:t>
            </w:r>
          </w:p>
        </w:tc>
        <w:tc>
          <w:tcPr>
            <w:tcW w:w="1726" w:type="dxa"/>
          </w:tcPr>
          <w:p w14:paraId="1E066EA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23F2A204" w14:textId="77777777" w:rsidTr="001F57D5">
        <w:tc>
          <w:tcPr>
            <w:tcW w:w="3856" w:type="dxa"/>
          </w:tcPr>
          <w:p w14:paraId="16AB30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Show TAD on Heatmap</w:t>
            </w:r>
          </w:p>
        </w:tc>
        <w:tc>
          <w:tcPr>
            <w:tcW w:w="4562" w:type="dxa"/>
          </w:tcPr>
          <w:p w14:paraId="407AAB7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1A757F44" w14:textId="77777777" w:rsidTr="001F57D5">
        <w:tc>
          <w:tcPr>
            <w:tcW w:w="3856" w:type="dxa"/>
          </w:tcPr>
          <w:p w14:paraId="2E3E27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Display Multiple TADs</w:t>
            </w:r>
          </w:p>
        </w:tc>
        <w:tc>
          <w:tcPr>
            <w:tcW w:w="4562" w:type="dxa"/>
          </w:tcPr>
          <w:p w14:paraId="2176A97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5F5B318B" w14:textId="77777777" w:rsidTr="001F57D5">
        <w:tc>
          <w:tcPr>
            <w:tcW w:w="3856" w:type="dxa"/>
          </w:tcPr>
          <w:p w14:paraId="28A00DD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Display Color</w:t>
            </w:r>
          </w:p>
        </w:tc>
        <w:tc>
          <w:tcPr>
            <w:tcW w:w="4562" w:type="dxa"/>
          </w:tcPr>
          <w:p w14:paraId="1F4015E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the color for the TAD boundary marks</w:t>
            </w:r>
          </w:p>
        </w:tc>
        <w:tc>
          <w:tcPr>
            <w:tcW w:w="1726" w:type="dxa"/>
          </w:tcPr>
          <w:p w14:paraId="7893F64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Color 1</w:t>
            </w:r>
          </w:p>
        </w:tc>
      </w:tr>
    </w:tbl>
    <w:p w14:paraId="48888D2B"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5D7F72" w:rsidRDefault="003E12CB" w:rsidP="00E42080">
      <w:pPr>
        <w:pStyle w:val="Heading3"/>
      </w:pPr>
      <w:bookmarkStart w:id="108" w:name="_Toc508398344"/>
      <w:r w:rsidRPr="005D7F72">
        <w:t>Demonstration</w:t>
      </w:r>
      <w:bookmarkEnd w:id="108"/>
    </w:p>
    <w:p w14:paraId="44AC5360" w14:textId="5AAAD7E5" w:rsidR="003E12CB" w:rsidRPr="005D7F72" w:rsidRDefault="003E12CB" w:rsidP="00DD71B3">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69" w:history="1">
        <w:r w:rsidRPr="005D7F72">
          <w:rPr>
            <w:rStyle w:val="Hyperlink"/>
            <w:rFonts w:ascii="Times New Roman" w:hAnsi="Times New Roman" w:cs="Times New Roman"/>
            <w:sz w:val="24"/>
            <w:szCs w:val="24"/>
          </w:rPr>
          <w:t>Ren Lab</w:t>
        </w:r>
      </w:hyperlink>
      <w:r w:rsidRPr="005D7F72">
        <w:rPr>
          <w:rFonts w:ascii="Times New Roman" w:hAnsi="Times New Roman" w:cs="Times New Roman"/>
          <w:sz w:val="24"/>
          <w:szCs w:val="24"/>
        </w:rPr>
        <w:t>.</w:t>
      </w:r>
    </w:p>
    <w:p w14:paraId="2207648A"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r w:rsidRPr="005D7F72">
        <w:rPr>
          <w:rFonts w:ascii="Times New Roman" w:hAnsi="Times New Roman" w:cs="Times New Roman"/>
          <w:b/>
          <w:sz w:val="24"/>
          <w:szCs w:val="24"/>
        </w:rPr>
        <w:t>Step 1:</w:t>
      </w:r>
    </w:p>
    <w:p w14:paraId="10A8D3BC"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To run this demonstration, load a sample square matrix as the input contact file.</w:t>
      </w:r>
    </w:p>
    <w:p w14:paraId="37CF7F5B"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The example file can be found here: </w:t>
      </w:r>
      <w:r w:rsidRPr="007C7D5E">
        <w:rPr>
          <w:rFonts w:ascii="Times New Roman" w:hAnsi="Times New Roman" w:cs="Times New Roman"/>
          <w:i/>
          <w:sz w:val="24"/>
          <w:szCs w:val="24"/>
        </w:rPr>
        <w:t>/executable/sample_data/</w:t>
      </w:r>
      <w:r w:rsidRPr="005D7F72">
        <w:rPr>
          <w:rFonts w:ascii="Times New Roman" w:hAnsi="Times New Roman" w:cs="Times New Roman"/>
          <w:sz w:val="24"/>
          <w:szCs w:val="24"/>
        </w:rPr>
        <w:t xml:space="preserve"> </w:t>
      </w:r>
      <w:r w:rsidRPr="007C7D5E">
        <w:rPr>
          <w:rFonts w:ascii="Times New Roman" w:hAnsi="Times New Roman" w:cs="Times New Roman"/>
          <w:i/>
          <w:sz w:val="24"/>
          <w:szCs w:val="24"/>
        </w:rPr>
        <w:t>contact_matrices/square_matrices/mESC_nij.chr17</w:t>
      </w:r>
      <w:r w:rsidRPr="005D7F72">
        <w:rPr>
          <w:rFonts w:ascii="Times New Roman" w:hAnsi="Times New Roman" w:cs="Times New Roman"/>
          <w:sz w:val="24"/>
          <w:szCs w:val="24"/>
        </w:rPr>
        <w:t>.   Resolution for the square matrix = 40000</w:t>
      </w:r>
    </w:p>
    <w:p w14:paraId="2E559868" w14:textId="1114A4B3"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Load the cont</w:t>
      </w:r>
      <w:r w:rsidR="00EC3879" w:rsidRPr="005D7F72">
        <w:rPr>
          <w:rFonts w:ascii="Times New Roman" w:hAnsi="Times New Roman" w:cs="Times New Roman"/>
          <w:sz w:val="24"/>
          <w:szCs w:val="24"/>
        </w:rPr>
        <w:t>act file as instructed here</w:t>
      </w:r>
      <w:r w:rsidRPr="005D7F72">
        <w:rPr>
          <w:rFonts w:ascii="Times New Roman" w:hAnsi="Times New Roman" w:cs="Times New Roman"/>
          <w:sz w:val="24"/>
          <w:szCs w:val="24"/>
        </w:rPr>
        <w:t xml:space="preserve">:  </w:t>
      </w:r>
      <w:hyperlink w:anchor="Visualizing_Dataset" w:history="1">
        <w:r w:rsidRPr="005D7F72">
          <w:rPr>
            <w:rStyle w:val="Hyperlink"/>
            <w:rFonts w:ascii="Times New Roman" w:hAnsi="Times New Roman" w:cs="Times New Roman"/>
            <w:sz w:val="24"/>
            <w:szCs w:val="24"/>
          </w:rPr>
          <w:t>Visualizing Dataset in 2D format</w:t>
        </w:r>
      </w:hyperlink>
    </w:p>
    <w:p w14:paraId="24C49929"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r w:rsidRPr="005D7F72">
        <w:rPr>
          <w:rFonts w:ascii="Times New Roman" w:hAnsi="Times New Roman" w:cs="Times New Roman"/>
          <w:b/>
          <w:sz w:val="24"/>
          <w:szCs w:val="24"/>
        </w:rPr>
        <w:t>Step 2:</w:t>
      </w:r>
    </w:p>
    <w:p w14:paraId="25348965"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5D7F72" w14:paraId="0A805623" w14:textId="77777777" w:rsidTr="001F57D5">
        <w:tc>
          <w:tcPr>
            <w:tcW w:w="3955" w:type="dxa"/>
          </w:tcPr>
          <w:p w14:paraId="507D4292"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5589" w:type="dxa"/>
          </w:tcPr>
          <w:p w14:paraId="706FC25D"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Value</w:t>
            </w:r>
          </w:p>
        </w:tc>
      </w:tr>
      <w:tr w:rsidR="003E12CB" w:rsidRPr="005D7F72" w14:paraId="0791C3BE" w14:textId="77777777" w:rsidTr="001F57D5">
        <w:tc>
          <w:tcPr>
            <w:tcW w:w="3955" w:type="dxa"/>
          </w:tcPr>
          <w:p w14:paraId="7875230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Title</w:t>
            </w:r>
          </w:p>
        </w:tc>
        <w:tc>
          <w:tcPr>
            <w:tcW w:w="5589" w:type="dxa"/>
          </w:tcPr>
          <w:p w14:paraId="40CCB03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63D62F50" w14:textId="77777777" w:rsidTr="001F57D5">
        <w:tc>
          <w:tcPr>
            <w:tcW w:w="3955" w:type="dxa"/>
          </w:tcPr>
          <w:p w14:paraId="7E0F109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Legend</w:t>
            </w:r>
          </w:p>
        </w:tc>
        <w:tc>
          <w:tcPr>
            <w:tcW w:w="5589" w:type="dxa"/>
          </w:tcPr>
          <w:p w14:paraId="22FD208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7A083F55" w14:textId="77777777" w:rsidTr="001F57D5">
        <w:tc>
          <w:tcPr>
            <w:tcW w:w="3955" w:type="dxa"/>
          </w:tcPr>
          <w:p w14:paraId="2AE2007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Title</w:t>
            </w:r>
          </w:p>
        </w:tc>
        <w:tc>
          <w:tcPr>
            <w:tcW w:w="5589" w:type="dxa"/>
          </w:tcPr>
          <w:p w14:paraId="3B384D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3A88AE92" w14:textId="77777777" w:rsidTr="001F57D5">
        <w:tc>
          <w:tcPr>
            <w:tcW w:w="3955" w:type="dxa"/>
          </w:tcPr>
          <w:p w14:paraId="2972922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Ticks</w:t>
            </w:r>
          </w:p>
        </w:tc>
        <w:tc>
          <w:tcPr>
            <w:tcW w:w="5589" w:type="dxa"/>
          </w:tcPr>
          <w:p w14:paraId="2B5D6F6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79A3CF37" w14:textId="77777777" w:rsidTr="001F57D5">
        <w:tc>
          <w:tcPr>
            <w:tcW w:w="3955" w:type="dxa"/>
          </w:tcPr>
          <w:p w14:paraId="289DE83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Title</w:t>
            </w:r>
          </w:p>
        </w:tc>
        <w:tc>
          <w:tcPr>
            <w:tcW w:w="5589" w:type="dxa"/>
          </w:tcPr>
          <w:p w14:paraId="4CE1486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0010E02A" w14:textId="77777777" w:rsidTr="001F57D5">
        <w:tc>
          <w:tcPr>
            <w:tcW w:w="3955" w:type="dxa"/>
          </w:tcPr>
          <w:p w14:paraId="1C5160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Draw Y-Axis Ticks</w:t>
            </w:r>
          </w:p>
        </w:tc>
        <w:tc>
          <w:tcPr>
            <w:tcW w:w="5589" w:type="dxa"/>
          </w:tcPr>
          <w:p w14:paraId="78EEE69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0C4ADACD" w14:textId="77777777" w:rsidTr="001F57D5">
        <w:tc>
          <w:tcPr>
            <w:tcW w:w="3955" w:type="dxa"/>
          </w:tcPr>
          <w:p w14:paraId="22744C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Direction(Left/Right)</w:t>
            </w:r>
          </w:p>
        </w:tc>
        <w:tc>
          <w:tcPr>
            <w:tcW w:w="5589" w:type="dxa"/>
          </w:tcPr>
          <w:p w14:paraId="62A5C38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2F3AF8C9" w14:textId="77777777" w:rsidTr="001F57D5">
        <w:tc>
          <w:tcPr>
            <w:tcW w:w="3955" w:type="dxa"/>
          </w:tcPr>
          <w:p w14:paraId="2EB8AC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Enable Zoom Mode</w:t>
            </w:r>
          </w:p>
        </w:tc>
        <w:tc>
          <w:tcPr>
            <w:tcW w:w="5589" w:type="dxa"/>
          </w:tcPr>
          <w:p w14:paraId="7DB54C3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44BA8E1A" w14:textId="77777777" w:rsidTr="001F57D5">
        <w:tc>
          <w:tcPr>
            <w:tcW w:w="3955" w:type="dxa"/>
          </w:tcPr>
          <w:p w14:paraId="0467001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Is SquareMatrix?(Input contact file)</w:t>
            </w:r>
          </w:p>
        </w:tc>
        <w:tc>
          <w:tcPr>
            <w:tcW w:w="5589" w:type="dxa"/>
          </w:tcPr>
          <w:p w14:paraId="7E7AB68F"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checked</w:t>
            </w:r>
          </w:p>
        </w:tc>
      </w:tr>
      <w:tr w:rsidR="003E12CB" w:rsidRPr="005D7F72" w14:paraId="077BFF87" w14:textId="77777777" w:rsidTr="001F57D5">
        <w:tc>
          <w:tcPr>
            <w:tcW w:w="3955" w:type="dxa"/>
          </w:tcPr>
          <w:p w14:paraId="43EA428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Specify Resolution</w:t>
            </w:r>
          </w:p>
        </w:tc>
        <w:tc>
          <w:tcPr>
            <w:tcW w:w="5589" w:type="dxa"/>
          </w:tcPr>
          <w:p w14:paraId="0D08038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40000</w:t>
            </w:r>
          </w:p>
        </w:tc>
      </w:tr>
      <w:tr w:rsidR="003E12CB" w:rsidRPr="005D7F72" w14:paraId="20AF2EFB" w14:textId="77777777" w:rsidTr="001F57D5">
        <w:tc>
          <w:tcPr>
            <w:tcW w:w="3955" w:type="dxa"/>
          </w:tcPr>
          <w:p w14:paraId="3B069B56"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Input contact file</w:t>
            </w:r>
          </w:p>
        </w:tc>
        <w:tc>
          <w:tcPr>
            <w:tcW w:w="5589" w:type="dxa"/>
          </w:tcPr>
          <w:p w14:paraId="0781FC0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Path/to/chr17/inputfile</w:t>
            </w:r>
          </w:p>
        </w:tc>
      </w:tr>
      <w:tr w:rsidR="003E12CB" w:rsidRPr="005D7F72" w14:paraId="0F089608" w14:textId="77777777" w:rsidTr="001F57D5">
        <w:tc>
          <w:tcPr>
            <w:tcW w:w="3955" w:type="dxa"/>
          </w:tcPr>
          <w:p w14:paraId="7BAA05C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Title</w:t>
            </w:r>
          </w:p>
        </w:tc>
        <w:tc>
          <w:tcPr>
            <w:tcW w:w="5589" w:type="dxa"/>
          </w:tcPr>
          <w:p w14:paraId="44ABD49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Display</w:t>
            </w:r>
          </w:p>
        </w:tc>
      </w:tr>
      <w:tr w:rsidR="003E12CB" w:rsidRPr="005D7F72" w14:paraId="4853B8FD" w14:textId="77777777" w:rsidTr="001F57D5">
        <w:tc>
          <w:tcPr>
            <w:tcW w:w="3955" w:type="dxa"/>
          </w:tcPr>
          <w:p w14:paraId="5770623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X-Axis Title</w:t>
            </w:r>
          </w:p>
        </w:tc>
        <w:tc>
          <w:tcPr>
            <w:tcW w:w="5589" w:type="dxa"/>
          </w:tcPr>
          <w:p w14:paraId="0D74790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Bins</w:t>
            </w:r>
          </w:p>
        </w:tc>
      </w:tr>
      <w:tr w:rsidR="003E12CB" w:rsidRPr="005D7F72" w14:paraId="43274772" w14:textId="77777777" w:rsidTr="001F57D5">
        <w:tc>
          <w:tcPr>
            <w:tcW w:w="3955" w:type="dxa"/>
          </w:tcPr>
          <w:p w14:paraId="4EECABA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Y-Axis Title</w:t>
            </w:r>
          </w:p>
        </w:tc>
        <w:tc>
          <w:tcPr>
            <w:tcW w:w="5589" w:type="dxa"/>
          </w:tcPr>
          <w:p w14:paraId="68814B0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Bins</w:t>
            </w:r>
          </w:p>
        </w:tc>
      </w:tr>
      <w:tr w:rsidR="003E12CB" w:rsidRPr="005D7F72" w14:paraId="41F88DEC" w14:textId="77777777" w:rsidTr="001F57D5">
        <w:tc>
          <w:tcPr>
            <w:tcW w:w="3955" w:type="dxa"/>
          </w:tcPr>
          <w:p w14:paraId="54ECB156"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X min</w:t>
            </w:r>
          </w:p>
        </w:tc>
        <w:tc>
          <w:tcPr>
            <w:tcW w:w="5589" w:type="dxa"/>
          </w:tcPr>
          <w:p w14:paraId="175C10A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500</w:t>
            </w:r>
          </w:p>
        </w:tc>
      </w:tr>
      <w:tr w:rsidR="003E12CB" w:rsidRPr="005D7F72" w14:paraId="46F10550" w14:textId="77777777" w:rsidTr="001F57D5">
        <w:tc>
          <w:tcPr>
            <w:tcW w:w="3955" w:type="dxa"/>
          </w:tcPr>
          <w:p w14:paraId="77695EB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X max</w:t>
            </w:r>
          </w:p>
        </w:tc>
        <w:tc>
          <w:tcPr>
            <w:tcW w:w="5589" w:type="dxa"/>
          </w:tcPr>
          <w:p w14:paraId="206467DB"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700</w:t>
            </w:r>
          </w:p>
        </w:tc>
      </w:tr>
      <w:tr w:rsidR="003E12CB" w:rsidRPr="005D7F72" w14:paraId="607CED5C" w14:textId="77777777" w:rsidTr="001F57D5">
        <w:tc>
          <w:tcPr>
            <w:tcW w:w="3955" w:type="dxa"/>
          </w:tcPr>
          <w:p w14:paraId="2765B63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Y min</w:t>
            </w:r>
          </w:p>
        </w:tc>
        <w:tc>
          <w:tcPr>
            <w:tcW w:w="5589" w:type="dxa"/>
          </w:tcPr>
          <w:p w14:paraId="040C21E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500</w:t>
            </w:r>
          </w:p>
        </w:tc>
      </w:tr>
      <w:tr w:rsidR="003E12CB" w:rsidRPr="005D7F72" w14:paraId="4813F4FD" w14:textId="77777777" w:rsidTr="001F57D5">
        <w:tc>
          <w:tcPr>
            <w:tcW w:w="3955" w:type="dxa"/>
          </w:tcPr>
          <w:p w14:paraId="33AAD1D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Y max</w:t>
            </w:r>
          </w:p>
        </w:tc>
        <w:tc>
          <w:tcPr>
            <w:tcW w:w="5589" w:type="dxa"/>
          </w:tcPr>
          <w:p w14:paraId="3B4102C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700</w:t>
            </w:r>
          </w:p>
        </w:tc>
      </w:tr>
      <w:tr w:rsidR="003E12CB" w:rsidRPr="005D7F72" w14:paraId="0042B817" w14:textId="77777777" w:rsidTr="001F57D5">
        <w:tc>
          <w:tcPr>
            <w:tcW w:w="3955" w:type="dxa"/>
          </w:tcPr>
          <w:p w14:paraId="40AA7B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 [Genome Location Equivalent]</w:t>
            </w:r>
          </w:p>
        </w:tc>
        <w:tc>
          <w:tcPr>
            <w:tcW w:w="5589" w:type="dxa"/>
          </w:tcPr>
          <w:p w14:paraId="674940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20000000</w:t>
            </w:r>
          </w:p>
        </w:tc>
      </w:tr>
      <w:tr w:rsidR="003E12CB" w:rsidRPr="005D7F72" w14:paraId="741146B3" w14:textId="77777777" w:rsidTr="001F57D5">
        <w:tc>
          <w:tcPr>
            <w:tcW w:w="3955" w:type="dxa"/>
          </w:tcPr>
          <w:p w14:paraId="1A9D074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max[Genome Location Equivalent]</w:t>
            </w:r>
          </w:p>
        </w:tc>
        <w:tc>
          <w:tcPr>
            <w:tcW w:w="5589" w:type="dxa"/>
          </w:tcPr>
          <w:p w14:paraId="152CD5C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28000000</w:t>
            </w:r>
          </w:p>
        </w:tc>
      </w:tr>
      <w:tr w:rsidR="003E12CB" w:rsidRPr="005D7F72" w14:paraId="61A01841" w14:textId="77777777" w:rsidTr="001F57D5">
        <w:tc>
          <w:tcPr>
            <w:tcW w:w="3955" w:type="dxa"/>
          </w:tcPr>
          <w:p w14:paraId="55D2418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 [Genome Location Equivalent]</w:t>
            </w:r>
          </w:p>
        </w:tc>
        <w:tc>
          <w:tcPr>
            <w:tcW w:w="5589" w:type="dxa"/>
          </w:tcPr>
          <w:p w14:paraId="7E280DA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20000000</w:t>
            </w:r>
          </w:p>
        </w:tc>
      </w:tr>
      <w:tr w:rsidR="003E12CB" w:rsidRPr="005D7F72" w14:paraId="77B83125" w14:textId="77777777" w:rsidTr="001F57D5">
        <w:tc>
          <w:tcPr>
            <w:tcW w:w="3955" w:type="dxa"/>
          </w:tcPr>
          <w:p w14:paraId="55CF61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[Genome Location Equivalent]</w:t>
            </w:r>
          </w:p>
        </w:tc>
        <w:tc>
          <w:tcPr>
            <w:tcW w:w="5589" w:type="dxa"/>
          </w:tcPr>
          <w:p w14:paraId="0FCE484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28000000</w:t>
            </w:r>
          </w:p>
        </w:tc>
      </w:tr>
      <w:tr w:rsidR="003E12CB" w:rsidRPr="005D7F72" w14:paraId="3FBF6164" w14:textId="77777777" w:rsidTr="001F57D5">
        <w:tc>
          <w:tcPr>
            <w:tcW w:w="3955" w:type="dxa"/>
          </w:tcPr>
          <w:p w14:paraId="704258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Units detected</w:t>
            </w:r>
          </w:p>
        </w:tc>
        <w:tc>
          <w:tcPr>
            <w:tcW w:w="5589" w:type="dxa"/>
          </w:tcPr>
          <w:p w14:paraId="3C5263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2382</w:t>
            </w:r>
          </w:p>
        </w:tc>
      </w:tr>
      <w:tr w:rsidR="003E12CB" w:rsidRPr="005D7F72" w14:paraId="74B9C4DD" w14:textId="77777777" w:rsidTr="001F57D5">
        <w:tc>
          <w:tcPr>
            <w:tcW w:w="3955" w:type="dxa"/>
          </w:tcPr>
          <w:p w14:paraId="2C080EE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Missing Units</w:t>
            </w:r>
          </w:p>
        </w:tc>
        <w:tc>
          <w:tcPr>
            <w:tcW w:w="5589" w:type="dxa"/>
          </w:tcPr>
          <w:p w14:paraId="4C3051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62614204" w14:textId="77777777" w:rsidTr="001F57D5">
        <w:tc>
          <w:tcPr>
            <w:tcW w:w="3955" w:type="dxa"/>
          </w:tcPr>
          <w:p w14:paraId="15C257E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 detected</w:t>
            </w:r>
          </w:p>
        </w:tc>
        <w:tc>
          <w:tcPr>
            <w:tcW w:w="5589" w:type="dxa"/>
          </w:tcPr>
          <w:p w14:paraId="5BB24DD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682FC75C" w14:textId="77777777" w:rsidTr="001F57D5">
        <w:tc>
          <w:tcPr>
            <w:tcW w:w="3955" w:type="dxa"/>
          </w:tcPr>
          <w:p w14:paraId="482E78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Start Position</w:t>
            </w:r>
          </w:p>
        </w:tc>
        <w:tc>
          <w:tcPr>
            <w:tcW w:w="5589" w:type="dxa"/>
          </w:tcPr>
          <w:p w14:paraId="39D2D48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87F6B68" w14:textId="77777777" w:rsidTr="001F57D5">
        <w:tc>
          <w:tcPr>
            <w:tcW w:w="3955" w:type="dxa"/>
          </w:tcPr>
          <w:p w14:paraId="0BFFF4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End Position</w:t>
            </w:r>
          </w:p>
        </w:tc>
        <w:tc>
          <w:tcPr>
            <w:tcW w:w="5589" w:type="dxa"/>
          </w:tcPr>
          <w:p w14:paraId="7552E74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95240000</w:t>
            </w:r>
          </w:p>
        </w:tc>
      </w:tr>
      <w:tr w:rsidR="003E12CB" w:rsidRPr="005D7F72" w14:paraId="59F66E44" w14:textId="77777777" w:rsidTr="001F57D5">
        <w:trPr>
          <w:trHeight w:val="125"/>
        </w:trPr>
        <w:tc>
          <w:tcPr>
            <w:tcW w:w="3955" w:type="dxa"/>
          </w:tcPr>
          <w:p w14:paraId="1B483BBE"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w:t>
            </w:r>
          </w:p>
        </w:tc>
        <w:tc>
          <w:tcPr>
            <w:tcW w:w="5589" w:type="dxa"/>
          </w:tcPr>
          <w:p w14:paraId="3D289C0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HOT</w:t>
            </w:r>
          </w:p>
        </w:tc>
      </w:tr>
      <w:tr w:rsidR="003E12CB" w:rsidRPr="005D7F72" w14:paraId="4371A5C8" w14:textId="77777777" w:rsidTr="001F57D5">
        <w:tc>
          <w:tcPr>
            <w:tcW w:w="3955" w:type="dxa"/>
          </w:tcPr>
          <w:p w14:paraId="5DF109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Type</w:t>
            </w:r>
          </w:p>
        </w:tc>
        <w:tc>
          <w:tcPr>
            <w:tcW w:w="5589" w:type="dxa"/>
          </w:tcPr>
          <w:p w14:paraId="030A768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TANH</w:t>
            </w:r>
          </w:p>
        </w:tc>
      </w:tr>
    </w:tbl>
    <w:p w14:paraId="79F1BED9"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09" w:name="Step3"/>
      <w:r w:rsidRPr="005D7F72">
        <w:rPr>
          <w:rFonts w:ascii="Times New Roman" w:hAnsi="Times New Roman" w:cs="Times New Roman"/>
          <w:b/>
          <w:sz w:val="24"/>
          <w:szCs w:val="24"/>
        </w:rPr>
        <w:t>Step 3</w:t>
      </w:r>
      <w:bookmarkEnd w:id="109"/>
      <w:r w:rsidRPr="005D7F72">
        <w:rPr>
          <w:rFonts w:ascii="Times New Roman" w:hAnsi="Times New Roman" w:cs="Times New Roman"/>
          <w:b/>
          <w:sz w:val="24"/>
          <w:szCs w:val="24"/>
        </w:rPr>
        <w:t>:</w:t>
      </w:r>
    </w:p>
    <w:p w14:paraId="3721A1BE"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i/>
          <w:sz w:val="24"/>
          <w:szCs w:val="24"/>
        </w:rPr>
        <w:t>Browse &amp; Load</w:t>
      </w:r>
      <w:r w:rsidRPr="005D7F72">
        <w:rPr>
          <w:rFonts w:ascii="Times New Roman" w:hAnsi="Times New Roman" w:cs="Times New Roman"/>
          <w:sz w:val="24"/>
          <w:szCs w:val="24"/>
        </w:rPr>
        <w:t xml:space="preserve"> the ClusterTAD file found here:</w:t>
      </w:r>
    </w:p>
    <w:p w14:paraId="2046B4D1" w14:textId="77777777" w:rsidR="003E12CB" w:rsidRPr="005D7F72" w:rsidRDefault="003E12CB" w:rsidP="003E12CB">
      <w:pPr>
        <w:pStyle w:val="ListParagraph"/>
        <w:spacing w:before="100" w:beforeAutospacing="1" w:after="0" w:line="360" w:lineRule="auto"/>
        <w:ind w:left="990"/>
        <w:rPr>
          <w:rFonts w:ascii="Times New Roman" w:hAnsi="Times New Roman" w:cs="Times New Roman"/>
          <w:sz w:val="24"/>
          <w:szCs w:val="24"/>
        </w:rPr>
      </w:pPr>
      <w:r w:rsidRPr="005D7F72">
        <w:rPr>
          <w:rFonts w:ascii="Times New Roman" w:hAnsi="Times New Roman" w:cs="Times New Roman"/>
          <w:sz w:val="24"/>
          <w:szCs w:val="24"/>
        </w:rPr>
        <w:t>ClusterTAD: /executable/sample_data/TAD_annotation/mESC_TAD_bed/ ClusterTAD /chr17.bed.</w:t>
      </w:r>
    </w:p>
    <w:p w14:paraId="539371A5"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sz w:val="24"/>
          <w:szCs w:val="24"/>
        </w:rPr>
        <w:t>Select a Unique from Color 1 to 4. (Ex: Color 1 for ClusterTAD and Color 2 for DI)</w:t>
      </w:r>
    </w:p>
    <w:p w14:paraId="5A7B97DD"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sz w:val="24"/>
          <w:szCs w:val="24"/>
        </w:rPr>
        <w:lastRenderedPageBreak/>
        <w:t xml:space="preserve">Click the </w:t>
      </w:r>
      <w:r w:rsidRPr="005D7F72">
        <w:rPr>
          <w:rFonts w:ascii="Times New Roman" w:hAnsi="Times New Roman" w:cs="Times New Roman"/>
          <w:i/>
          <w:sz w:val="24"/>
          <w:szCs w:val="24"/>
        </w:rPr>
        <w:t>Show TAD on Heatmap</w:t>
      </w:r>
      <w:r w:rsidRPr="005D7F72">
        <w:rPr>
          <w:rFonts w:ascii="Times New Roman" w:hAnsi="Times New Roman" w:cs="Times New Roman"/>
          <w:sz w:val="24"/>
          <w:szCs w:val="24"/>
        </w:rPr>
        <w:t xml:space="preserve"> button.</w:t>
      </w:r>
    </w:p>
    <w:p w14:paraId="527DD9B8" w14:textId="77777777" w:rsidR="003E12CB" w:rsidRPr="005D7F72" w:rsidRDefault="003E12CB" w:rsidP="003E12CB">
      <w:p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b/>
          <w:sz w:val="24"/>
          <w:szCs w:val="24"/>
        </w:rPr>
        <w:t>Step 4:</w:t>
      </w:r>
    </w:p>
    <w:p w14:paraId="411638EB" w14:textId="77777777" w:rsidR="003E12CB" w:rsidRPr="005D7F72" w:rsidRDefault="003E12CB" w:rsidP="003E12CB">
      <w:p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 xml:space="preserve">To display multiple TADs on the Heatmap, Mark/Check the </w:t>
      </w:r>
      <w:r w:rsidRPr="005D7F72">
        <w:rPr>
          <w:rFonts w:ascii="Times New Roman" w:hAnsi="Times New Roman" w:cs="Times New Roman"/>
          <w:i/>
          <w:sz w:val="24"/>
          <w:szCs w:val="24"/>
        </w:rPr>
        <w:t>Display Multiple TADs</w:t>
      </w:r>
      <w:r w:rsidRPr="005D7F72">
        <w:rPr>
          <w:rFonts w:ascii="Times New Roman" w:hAnsi="Times New Roman" w:cs="Times New Roman"/>
          <w:sz w:val="24"/>
          <w:szCs w:val="24"/>
        </w:rPr>
        <w:t xml:space="preserve"> then Repeat </w:t>
      </w:r>
      <w:hyperlink w:anchor="Step3" w:history="1">
        <w:r w:rsidRPr="005D7F72">
          <w:rPr>
            <w:rStyle w:val="Hyperlink"/>
            <w:rFonts w:ascii="Times New Roman" w:hAnsi="Times New Roman" w:cs="Times New Roman"/>
            <w:sz w:val="24"/>
            <w:szCs w:val="24"/>
          </w:rPr>
          <w:t>Step 3</w:t>
        </w:r>
      </w:hyperlink>
      <w:r w:rsidRPr="005D7F72">
        <w:rPr>
          <w:rFonts w:ascii="Times New Roman" w:hAnsi="Times New Roman" w:cs="Times New Roman"/>
          <w:sz w:val="24"/>
          <w:szCs w:val="24"/>
        </w:rPr>
        <w:t xml:space="preserve"> with the DI file found here:  </w:t>
      </w:r>
    </w:p>
    <w:p w14:paraId="0C925761" w14:textId="77777777" w:rsidR="003E12CB" w:rsidRPr="005D7F72" w:rsidRDefault="003E12CB" w:rsidP="003E12CB">
      <w:p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 xml:space="preserve">DI: </w:t>
      </w:r>
      <w:r w:rsidRPr="00535B40">
        <w:rPr>
          <w:rFonts w:ascii="Times New Roman" w:hAnsi="Times New Roman" w:cs="Times New Roman"/>
          <w:i/>
          <w:sz w:val="24"/>
          <w:szCs w:val="24"/>
        </w:rPr>
        <w:t>/executable/sample_data/TAD_annotation/mESC_TAD_bed/ DI /chr17.bed</w:t>
      </w:r>
      <w:r w:rsidRPr="005D7F72">
        <w:rPr>
          <w:rFonts w:ascii="Times New Roman" w:hAnsi="Times New Roman" w:cs="Times New Roman"/>
          <w:sz w:val="24"/>
          <w:szCs w:val="24"/>
        </w:rPr>
        <w:t xml:space="preserve">  </w:t>
      </w:r>
    </w:p>
    <w:p w14:paraId="652EED11" w14:textId="77777777" w:rsidR="003E12CB" w:rsidRPr="005D7F72" w:rsidRDefault="003E12CB" w:rsidP="003E12CB">
      <w:pPr>
        <w:pStyle w:val="Textbody"/>
        <w:rPr>
          <w:lang w:val="en-US"/>
        </w:rPr>
      </w:pPr>
    </w:p>
    <w:p w14:paraId="5449944B" w14:textId="77777777" w:rsidR="003E12CB" w:rsidRPr="005D7F72" w:rsidRDefault="003E12CB" w:rsidP="003E12CB">
      <w:pPr>
        <w:pStyle w:val="Textbody"/>
        <w:rPr>
          <w:lang w:val="en-US"/>
        </w:rPr>
      </w:pPr>
    </w:p>
    <w:p w14:paraId="25CAE966" w14:textId="77777777" w:rsidR="003E12CB" w:rsidRPr="005D7F72" w:rsidRDefault="003E12CB" w:rsidP="003E12CB">
      <w:pPr>
        <w:pStyle w:val="Textbody"/>
        <w:jc w:val="center"/>
        <w:rPr>
          <w:lang w:val="en-US"/>
        </w:rPr>
      </w:pPr>
      <w:r w:rsidRPr="005D7F72">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93745" cy="3163574"/>
                    </a:xfrm>
                    <a:prstGeom prst="rect">
                      <a:avLst/>
                    </a:prstGeom>
                  </pic:spPr>
                </pic:pic>
              </a:graphicData>
            </a:graphic>
          </wp:inline>
        </w:drawing>
      </w:r>
    </w:p>
    <w:p w14:paraId="7468B3F6" w14:textId="2648CCCF" w:rsidR="003E12CB" w:rsidRPr="005D7F72" w:rsidRDefault="003E12CB" w:rsidP="008B139E">
      <w:pPr>
        <w:pStyle w:val="Figures"/>
        <w:rPr>
          <w:rFonts w:cs="Times New Roman"/>
          <w:szCs w:val="24"/>
        </w:rPr>
      </w:pPr>
      <w:bookmarkStart w:id="110" w:name="_Toc503960233"/>
      <w:bookmarkStart w:id="111" w:name="_Toc504661608"/>
      <w:bookmarkStart w:id="112" w:name="_Toc509324191"/>
      <w:r w:rsidRPr="005D7F72">
        <w:rPr>
          <w:rFonts w:cs="Times New Roman"/>
          <w:szCs w:val="24"/>
        </w:rPr>
        <w:t xml:space="preserve">Figure </w:t>
      </w:r>
      <w:r w:rsidR="001F57D5" w:rsidRPr="005D7F72">
        <w:rPr>
          <w:rFonts w:cs="Times New Roman"/>
          <w:szCs w:val="24"/>
        </w:rPr>
        <w:t>10</w:t>
      </w:r>
      <w:r w:rsidRPr="005D7F72">
        <w:rPr>
          <w:rFonts w:cs="Times New Roman"/>
          <w:szCs w:val="24"/>
        </w:rPr>
        <w:t>: Demonstration of TAD Annotation on 2D Heatmap</w:t>
      </w:r>
      <w:bookmarkEnd w:id="110"/>
      <w:bookmarkEnd w:id="111"/>
      <w:bookmarkEnd w:id="112"/>
    </w:p>
    <w:p w14:paraId="6FCCD043" w14:textId="77777777" w:rsidR="003E12CB" w:rsidRPr="005D7F72" w:rsidRDefault="003E12CB" w:rsidP="003E12CB">
      <w:pPr>
        <w:pStyle w:val="Textbody"/>
        <w:jc w:val="center"/>
        <w:rPr>
          <w:lang w:val="en-US"/>
        </w:rPr>
      </w:pPr>
    </w:p>
    <w:p w14:paraId="1F5E89C3" w14:textId="77777777" w:rsidR="003E12CB" w:rsidRPr="005D7F72" w:rsidRDefault="003E12CB" w:rsidP="00E42080">
      <w:pPr>
        <w:pStyle w:val="Heading2"/>
      </w:pPr>
      <w:bookmarkStart w:id="113" w:name="_Toc508398345"/>
      <w:r w:rsidRPr="005D7F72">
        <w:t>Identify TAD</w:t>
      </w:r>
      <w:bookmarkEnd w:id="113"/>
    </w:p>
    <w:p w14:paraId="08D7B537" w14:textId="77777777" w:rsidR="003E12CB" w:rsidRPr="005D7F72" w:rsidRDefault="003E12CB" w:rsidP="00E42080">
      <w:pPr>
        <w:pStyle w:val="Heading3"/>
      </w:pPr>
      <w:bookmarkStart w:id="114" w:name="_Toc508398346"/>
      <w:r w:rsidRPr="005D7F72">
        <w:t>Purpose</w:t>
      </w:r>
      <w:bookmarkEnd w:id="114"/>
    </w:p>
    <w:p w14:paraId="564FBB5F"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identify Topological Associated domains from input contact matrix.</w:t>
      </w:r>
    </w:p>
    <w:p w14:paraId="4BD414C9" w14:textId="77777777" w:rsidR="003E12CB" w:rsidRPr="005D7F72" w:rsidRDefault="003E12CB" w:rsidP="00E42080">
      <w:pPr>
        <w:pStyle w:val="Heading3"/>
      </w:pPr>
      <w:bookmarkStart w:id="115" w:name="_Toc508398347"/>
      <w:r w:rsidRPr="005D7F72">
        <w:lastRenderedPageBreak/>
        <w:t>Input</w:t>
      </w:r>
      <w:bookmarkEnd w:id="115"/>
    </w:p>
    <w:p w14:paraId="222E44BA" w14:textId="1B0208EB"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Pr>
          <w:rFonts w:ascii="Times New Roman" w:hAnsi="Times New Roman" w:cs="Times New Roman"/>
          <w:sz w:val="24"/>
          <w:szCs w:val="24"/>
        </w:rPr>
        <w:t>&lt;</w:t>
      </w:r>
      <w:r w:rsidRPr="005D7F72">
        <w:rPr>
          <w:rFonts w:ascii="Times New Roman" w:hAnsi="Times New Roman" w:cs="Times New Roman"/>
          <w:sz w:val="24"/>
          <w:szCs w:val="24"/>
        </w:rPr>
        <w:t>position1</w:t>
      </w:r>
      <w:r w:rsidR="003304A5">
        <w:rPr>
          <w:rFonts w:ascii="Times New Roman" w:hAnsi="Times New Roman" w:cs="Times New Roman"/>
          <w:sz w:val="24"/>
          <w:szCs w:val="24"/>
        </w:rPr>
        <w:t>&gt;</w:t>
      </w:r>
      <w:r w:rsidRPr="005D7F72">
        <w:rPr>
          <w:rFonts w:ascii="Times New Roman" w:hAnsi="Times New Roman" w:cs="Times New Roman"/>
          <w:sz w:val="24"/>
          <w:szCs w:val="24"/>
        </w:rPr>
        <w:t xml:space="preserve"> </w:t>
      </w:r>
      <w:r w:rsidR="003304A5">
        <w:rPr>
          <w:rFonts w:ascii="Times New Roman" w:hAnsi="Times New Roman" w:cs="Times New Roman"/>
          <w:sz w:val="24"/>
          <w:szCs w:val="24"/>
        </w:rPr>
        <w:t>&lt;</w:t>
      </w:r>
      <w:r w:rsidRPr="005D7F72">
        <w:rPr>
          <w:rFonts w:ascii="Times New Roman" w:hAnsi="Times New Roman" w:cs="Times New Roman"/>
          <w:sz w:val="24"/>
          <w:szCs w:val="24"/>
        </w:rPr>
        <w:t>postion2</w:t>
      </w:r>
      <w:r w:rsidR="003304A5">
        <w:rPr>
          <w:rFonts w:ascii="Times New Roman" w:hAnsi="Times New Roman" w:cs="Times New Roman"/>
          <w:sz w:val="24"/>
          <w:szCs w:val="24"/>
        </w:rPr>
        <w:t>&gt;</w:t>
      </w:r>
      <w:r w:rsidRPr="005D7F72">
        <w:rPr>
          <w:rFonts w:ascii="Times New Roman" w:hAnsi="Times New Roman" w:cs="Times New Roman"/>
          <w:sz w:val="24"/>
          <w:szCs w:val="24"/>
        </w:rPr>
        <w:t xml:space="preserve"> </w:t>
      </w:r>
      <w:r w:rsidR="003304A5">
        <w:rPr>
          <w:rFonts w:ascii="Times New Roman" w:hAnsi="Times New Roman" w:cs="Times New Roman"/>
          <w:sz w:val="24"/>
          <w:szCs w:val="24"/>
        </w:rPr>
        <w:t>&lt;</w:t>
      </w:r>
      <w:r w:rsidRPr="005D7F72">
        <w:rPr>
          <w:rFonts w:ascii="Times New Roman" w:hAnsi="Times New Roman" w:cs="Times New Roman"/>
          <w:sz w:val="24"/>
          <w:szCs w:val="24"/>
        </w:rPr>
        <w:t>interaction_frequency</w:t>
      </w:r>
      <w:r w:rsidR="003304A5">
        <w:rPr>
          <w:rFonts w:ascii="Times New Roman" w:hAnsi="Times New Roman" w:cs="Times New Roman"/>
          <w:sz w:val="24"/>
          <w:szCs w:val="24"/>
        </w:rPr>
        <w:t>&gt;</w:t>
      </w:r>
      <w:r w:rsidRPr="005D7F72">
        <w:rPr>
          <w:rFonts w:ascii="Times New Roman" w:hAnsi="Times New Roman" w:cs="Times New Roman"/>
          <w:sz w:val="24"/>
          <w:szCs w:val="24"/>
        </w:rPr>
        <w:t>.</w:t>
      </w:r>
    </w:p>
    <w:p w14:paraId="640F6803"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example sparse matrix file can be found here: </w:t>
      </w:r>
    </w:p>
    <w:p w14:paraId="3E163021" w14:textId="77777777" w:rsidR="003E12CB" w:rsidRPr="003304A5"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3304A5">
        <w:rPr>
          <w:rFonts w:ascii="Times New Roman" w:hAnsi="Times New Roman" w:cs="Times New Roman"/>
          <w:i/>
          <w:sz w:val="24"/>
          <w:szCs w:val="24"/>
        </w:rPr>
        <w:t>/executable/sample_data/ contact_matrices/ chr11_10kb_gm12878_list_125mb_135mb.txt</w:t>
      </w:r>
    </w:p>
    <w:p w14:paraId="7441312F" w14:textId="77777777" w:rsidR="003E12CB" w:rsidRPr="005D7F72" w:rsidRDefault="003E12CB" w:rsidP="00E42080">
      <w:pPr>
        <w:pStyle w:val="Heading3"/>
      </w:pPr>
      <w:bookmarkStart w:id="116" w:name="_Toc508398348"/>
      <w:r w:rsidRPr="005D7F72">
        <w:t>Output</w:t>
      </w:r>
      <w:bookmarkEnd w:id="116"/>
    </w:p>
    <w:p w14:paraId="0408D80E"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TAD with the best quality will be generated prefixed with </w:t>
      </w:r>
      <w:r w:rsidRPr="005D7F72">
        <w:rPr>
          <w:rFonts w:ascii="Times New Roman" w:hAnsi="Times New Roman" w:cs="Times New Roman"/>
          <w:b/>
          <w:i/>
          <w:sz w:val="24"/>
          <w:szCs w:val="24"/>
        </w:rPr>
        <w:t>BestTAD</w:t>
      </w:r>
      <w:r w:rsidRPr="005D7F72">
        <w:rPr>
          <w:rFonts w:ascii="Times New Roman" w:hAnsi="Times New Roman" w:cs="Times New Roman"/>
          <w:sz w:val="24"/>
          <w:szCs w:val="24"/>
        </w:rPr>
        <w:t xml:space="preserve">_ in </w:t>
      </w:r>
      <w:r w:rsidRPr="005D7F72">
        <w:rPr>
          <w:rFonts w:ascii="Times New Roman" w:hAnsi="Times New Roman" w:cs="Times New Roman"/>
          <w:i/>
          <w:sz w:val="24"/>
          <w:szCs w:val="24"/>
        </w:rPr>
        <w:t>bed</w:t>
      </w:r>
      <w:r w:rsidRPr="005D7F72">
        <w:rPr>
          <w:rFonts w:ascii="Times New Roman" w:hAnsi="Times New Roman" w:cs="Times New Roman"/>
          <w:sz w:val="24"/>
          <w:szCs w:val="24"/>
        </w:rPr>
        <w:t xml:space="preserve"> format. This file will be found here: </w:t>
      </w:r>
      <w:r w:rsidRPr="002F7F77">
        <w:rPr>
          <w:rFonts w:ascii="Times New Roman" w:hAnsi="Times New Roman" w:cs="Times New Roman"/>
          <w:i/>
          <w:sz w:val="24"/>
          <w:szCs w:val="24"/>
        </w:rPr>
        <w:t>/Selected_output_directory_from_GUI/Output/TADs/.</w:t>
      </w:r>
    </w:p>
    <w:p w14:paraId="62554DDA" w14:textId="77777777" w:rsidR="003E12CB" w:rsidRPr="005D7F72" w:rsidRDefault="003E12CB" w:rsidP="00E42080">
      <w:pPr>
        <w:pStyle w:val="Heading3"/>
      </w:pPr>
      <w:bookmarkStart w:id="117" w:name="_Toc508398349"/>
      <w:r w:rsidRPr="005D7F72">
        <w:t>Running</w:t>
      </w:r>
      <w:bookmarkEnd w:id="117"/>
    </w:p>
    <w:p w14:paraId="7D9889F2"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2D-Functions/Identify TAD.</w:t>
      </w:r>
    </w:p>
    <w:p w14:paraId="5FF0FC60"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0761" cy="1832297"/>
                    </a:xfrm>
                    <a:prstGeom prst="rect">
                      <a:avLst/>
                    </a:prstGeom>
                  </pic:spPr>
                </pic:pic>
              </a:graphicData>
            </a:graphic>
          </wp:inline>
        </w:drawing>
      </w:r>
    </w:p>
    <w:p w14:paraId="467269E3" w14:textId="1309ED11" w:rsidR="003E12CB" w:rsidRPr="005D7F72" w:rsidRDefault="003E12CB" w:rsidP="008B139E">
      <w:pPr>
        <w:pStyle w:val="Figures"/>
        <w:rPr>
          <w:rFonts w:cs="Times New Roman"/>
          <w:szCs w:val="24"/>
        </w:rPr>
      </w:pPr>
      <w:bookmarkStart w:id="118" w:name="_Toc503960234"/>
      <w:bookmarkStart w:id="119" w:name="_Toc504661609"/>
      <w:bookmarkStart w:id="120" w:name="_Toc509324192"/>
      <w:r w:rsidRPr="005D7F72">
        <w:rPr>
          <w:rFonts w:cs="Times New Roman"/>
          <w:szCs w:val="24"/>
        </w:rPr>
        <w:t xml:space="preserve">Figure </w:t>
      </w:r>
      <w:r w:rsidR="009D03B9" w:rsidRPr="005D7F72">
        <w:rPr>
          <w:rFonts w:cs="Times New Roman"/>
          <w:szCs w:val="24"/>
        </w:rPr>
        <w:t>11</w:t>
      </w:r>
      <w:r w:rsidRPr="005D7F72">
        <w:rPr>
          <w:rFonts w:cs="Times New Roman"/>
          <w:szCs w:val="24"/>
        </w:rPr>
        <w:t>: Identifying TADs on a contact matrix</w:t>
      </w:r>
      <w:bookmarkEnd w:id="118"/>
      <w:bookmarkEnd w:id="119"/>
      <w:bookmarkEnd w:id="120"/>
    </w:p>
    <w:p w14:paraId="2E55009C"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0F1FE396" w14:textId="77777777" w:rsidTr="009D03B9">
        <w:tc>
          <w:tcPr>
            <w:tcW w:w="3856" w:type="dxa"/>
          </w:tcPr>
          <w:p w14:paraId="754FD70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12F9F4D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1A321A1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398880B9" w14:textId="77777777" w:rsidTr="009D03B9">
        <w:tc>
          <w:tcPr>
            <w:tcW w:w="3856" w:type="dxa"/>
          </w:tcPr>
          <w:p w14:paraId="556AB54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Input contact file </w:t>
            </w:r>
          </w:p>
        </w:tc>
        <w:tc>
          <w:tcPr>
            <w:tcW w:w="4562" w:type="dxa"/>
          </w:tcPr>
          <w:p w14:paraId="79BA339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An input file in any of the format described above</w:t>
            </w:r>
          </w:p>
        </w:tc>
        <w:tc>
          <w:tcPr>
            <w:tcW w:w="1726" w:type="dxa"/>
          </w:tcPr>
          <w:p w14:paraId="775957C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DDEA6A1" w14:textId="77777777" w:rsidTr="009D03B9">
        <w:tc>
          <w:tcPr>
            <w:tcW w:w="3856" w:type="dxa"/>
          </w:tcPr>
          <w:p w14:paraId="44BF0B8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folder</w:t>
            </w:r>
          </w:p>
        </w:tc>
        <w:tc>
          <w:tcPr>
            <w:tcW w:w="4562" w:type="dxa"/>
          </w:tcPr>
          <w:p w14:paraId="702B11F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Directory to output the comparison report</w:t>
            </w:r>
          </w:p>
        </w:tc>
        <w:tc>
          <w:tcPr>
            <w:tcW w:w="1726" w:type="dxa"/>
          </w:tcPr>
          <w:p w14:paraId="3F5D003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AFEBC9A" w14:textId="77777777" w:rsidTr="009D03B9">
        <w:tc>
          <w:tcPr>
            <w:tcW w:w="3856" w:type="dxa"/>
          </w:tcPr>
          <w:p w14:paraId="11AB6E7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Is SquareMatrix?(Input contact file)</w:t>
            </w:r>
          </w:p>
        </w:tc>
        <w:tc>
          <w:tcPr>
            <w:tcW w:w="4562" w:type="dxa"/>
          </w:tcPr>
          <w:p w14:paraId="78B9AE5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11BB88E6" w14:textId="77777777" w:rsidTr="009D03B9">
        <w:tc>
          <w:tcPr>
            <w:tcW w:w="3856" w:type="dxa"/>
          </w:tcPr>
          <w:p w14:paraId="39961DD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Resolution</w:t>
            </w:r>
          </w:p>
        </w:tc>
        <w:tc>
          <w:tcPr>
            <w:tcW w:w="4562" w:type="dxa"/>
          </w:tcPr>
          <w:p w14:paraId="4F0375E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is visible only if </w:t>
            </w:r>
            <w:r w:rsidRPr="005D7F72">
              <w:rPr>
                <w:rFonts w:ascii="Times New Roman" w:hAnsi="Times New Roman" w:cs="Times New Roman"/>
                <w:i/>
                <w:sz w:val="24"/>
                <w:szCs w:val="24"/>
              </w:rPr>
              <w:t>Is SquareMatrix?</w:t>
            </w:r>
            <w:r w:rsidRPr="005D7F72">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26C0FD94" w14:textId="77777777" w:rsidTr="009D03B9">
        <w:tc>
          <w:tcPr>
            <w:tcW w:w="3856" w:type="dxa"/>
          </w:tcPr>
          <w:p w14:paraId="627F8E2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 (optional)</w:t>
            </w:r>
          </w:p>
        </w:tc>
        <w:tc>
          <w:tcPr>
            <w:tcW w:w="4562" w:type="dxa"/>
          </w:tcPr>
          <w:p w14:paraId="527D93F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chromosome data</w:t>
            </w:r>
          </w:p>
        </w:tc>
        <w:tc>
          <w:tcPr>
            <w:tcW w:w="1726" w:type="dxa"/>
          </w:tcPr>
          <w:p w14:paraId="36A303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w:t>
            </w:r>
          </w:p>
        </w:tc>
      </w:tr>
      <w:tr w:rsidR="003E12CB" w:rsidRPr="005D7F72" w14:paraId="09CBCD10" w14:textId="77777777" w:rsidTr="009D03B9">
        <w:tc>
          <w:tcPr>
            <w:tcW w:w="3856" w:type="dxa"/>
          </w:tcPr>
          <w:p w14:paraId="54CCE13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Run ClusterTAD Algorithm</w:t>
            </w:r>
          </w:p>
        </w:tc>
        <w:tc>
          <w:tcPr>
            <w:tcW w:w="4562" w:type="dxa"/>
          </w:tcPr>
          <w:p w14:paraId="52E9F67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153E9617" w14:textId="77777777" w:rsidTr="009D03B9">
        <w:tc>
          <w:tcPr>
            <w:tcW w:w="3856" w:type="dxa"/>
          </w:tcPr>
          <w:p w14:paraId="6A86A3A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Run</w:t>
            </w:r>
          </w:p>
        </w:tc>
        <w:tc>
          <w:tcPr>
            <w:tcW w:w="4562" w:type="dxa"/>
          </w:tcPr>
          <w:p w14:paraId="4A41D48D" w14:textId="163DD7E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2353B9A3" w14:textId="77777777" w:rsidTr="009D03B9">
        <w:tc>
          <w:tcPr>
            <w:tcW w:w="3856" w:type="dxa"/>
          </w:tcPr>
          <w:p w14:paraId="1D10B0B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4562" w:type="dxa"/>
          </w:tcPr>
          <w:p w14:paraId="24585DC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5E05760F"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5D7F72" w:rsidRDefault="003E12CB" w:rsidP="00E42080">
      <w:pPr>
        <w:pStyle w:val="Heading2"/>
      </w:pPr>
      <w:bookmarkStart w:id="121" w:name="_Toc508398350"/>
      <w:r w:rsidRPr="005D7F72">
        <w:t>Check TAD consistency between two TADs from different methods</w:t>
      </w:r>
      <w:bookmarkEnd w:id="121"/>
    </w:p>
    <w:p w14:paraId="132A329E" w14:textId="77777777" w:rsidR="003E12CB" w:rsidRPr="005D7F72" w:rsidRDefault="003E12CB" w:rsidP="00E42080">
      <w:pPr>
        <w:pStyle w:val="Heading3"/>
      </w:pPr>
      <w:bookmarkStart w:id="122" w:name="_Toc508398351"/>
      <w:r w:rsidRPr="005D7F72">
        <w:t>Purpose</w:t>
      </w:r>
      <w:bookmarkEnd w:id="122"/>
    </w:p>
    <w:p w14:paraId="54E487A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compare two TADs from two different Topological Associated domains identification method.</w:t>
      </w:r>
    </w:p>
    <w:p w14:paraId="5E34EA9B" w14:textId="77777777" w:rsidR="003E12CB" w:rsidRPr="005D7F72" w:rsidRDefault="003E12CB" w:rsidP="00E42080">
      <w:pPr>
        <w:pStyle w:val="Heading3"/>
      </w:pPr>
      <w:bookmarkStart w:id="123" w:name="_Toc508398352"/>
      <w:r w:rsidRPr="005D7F72">
        <w:t>Input</w:t>
      </w:r>
      <w:bookmarkEnd w:id="123"/>
    </w:p>
    <w:p w14:paraId="2F192D74"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B0724A" w:rsidRDefault="003E12CB" w:rsidP="00B0724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Method-1</w:t>
      </w:r>
      <w:r w:rsidR="00464976">
        <w:rPr>
          <w:rFonts w:ascii="Times New Roman" w:hAnsi="Times New Roman" w:cs="Times New Roman"/>
          <w:sz w:val="24"/>
          <w:szCs w:val="24"/>
        </w:rPr>
        <w:t>:</w:t>
      </w:r>
      <w:r w:rsidR="00464976" w:rsidRPr="00B0724A">
        <w:rPr>
          <w:rFonts w:ascii="Times New Roman" w:hAnsi="Times New Roman" w:cs="Times New Roman"/>
          <w:sz w:val="24"/>
          <w:szCs w:val="24"/>
        </w:rPr>
        <w:t xml:space="preserve"> </w:t>
      </w:r>
      <w:r w:rsidRPr="00B0724A">
        <w:rPr>
          <w:rFonts w:ascii="Times New Roman" w:hAnsi="Times New Roman" w:cs="Times New Roman"/>
          <w:sz w:val="24"/>
          <w:szCs w:val="24"/>
        </w:rPr>
        <w:t>/</w:t>
      </w:r>
      <w:r w:rsidRPr="00B0724A">
        <w:rPr>
          <w:rFonts w:ascii="Times New Roman" w:hAnsi="Times New Roman" w:cs="Times New Roman"/>
          <w:i/>
          <w:sz w:val="24"/>
          <w:szCs w:val="24"/>
        </w:rPr>
        <w:t>executable/sample_data/TAD_annotation/mESC_TAD_bed/ ClusterTAD</w:t>
      </w:r>
      <w:r w:rsidRPr="00B0724A">
        <w:rPr>
          <w:rFonts w:ascii="Times New Roman" w:hAnsi="Times New Roman" w:cs="Times New Roman"/>
          <w:sz w:val="24"/>
          <w:szCs w:val="24"/>
        </w:rPr>
        <w:t xml:space="preserve"> /chr17.bed.</w:t>
      </w:r>
    </w:p>
    <w:p w14:paraId="11C5A2B6" w14:textId="1EED3B5E"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Method-2</w:t>
      </w:r>
      <w:r w:rsidR="00464976">
        <w:rPr>
          <w:rFonts w:ascii="Times New Roman" w:hAnsi="Times New Roman" w:cs="Times New Roman"/>
          <w:sz w:val="24"/>
          <w:szCs w:val="24"/>
        </w:rPr>
        <w:t>:</w:t>
      </w:r>
      <w:r w:rsidRPr="005D7F72">
        <w:rPr>
          <w:rFonts w:ascii="Times New Roman" w:hAnsi="Times New Roman" w:cs="Times New Roman"/>
          <w:sz w:val="24"/>
          <w:szCs w:val="24"/>
        </w:rPr>
        <w:t xml:space="preserve"> </w:t>
      </w:r>
      <w:r w:rsidRPr="00464976">
        <w:rPr>
          <w:rFonts w:ascii="Times New Roman" w:hAnsi="Times New Roman" w:cs="Times New Roman"/>
          <w:i/>
          <w:sz w:val="24"/>
          <w:szCs w:val="24"/>
        </w:rPr>
        <w:t xml:space="preserve">/executable/sample_data/TAD_annotation/mESC_TAD_bed/ DI /chr17.bed </w:t>
      </w:r>
      <w:r w:rsidRPr="005D7F72">
        <w:rPr>
          <w:rFonts w:ascii="Times New Roman" w:hAnsi="Times New Roman" w:cs="Times New Roman"/>
          <w:sz w:val="24"/>
          <w:szCs w:val="24"/>
        </w:rPr>
        <w:t xml:space="preserve"> </w:t>
      </w:r>
    </w:p>
    <w:p w14:paraId="65FFC96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5D7F72" w:rsidRDefault="003E12CB" w:rsidP="00E42080">
      <w:pPr>
        <w:pStyle w:val="Heading3"/>
      </w:pPr>
      <w:bookmarkStart w:id="124" w:name="_Toc508398353"/>
      <w:r w:rsidRPr="005D7F72">
        <w:t>Output</w:t>
      </w:r>
      <w:bookmarkEnd w:id="124"/>
    </w:p>
    <w:p w14:paraId="0BE8A61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5D7F72" w14:paraId="1D92ED86" w14:textId="77777777" w:rsidTr="009D03B9">
        <w:tc>
          <w:tcPr>
            <w:tcW w:w="4945" w:type="dxa"/>
          </w:tcPr>
          <w:p w14:paraId="773881FD" w14:textId="77777777" w:rsidR="003E12CB" w:rsidRPr="005D7F72" w:rsidRDefault="003E12CB" w:rsidP="0094343A">
            <w:pPr>
              <w:pStyle w:val="ListParagraph"/>
              <w:spacing w:before="100" w:beforeAutospacing="1" w:line="360" w:lineRule="auto"/>
              <w:ind w:left="0"/>
              <w:rPr>
                <w:rFonts w:ascii="Times New Roman" w:hAnsi="Times New Roman" w:cs="Times New Roman"/>
                <w:b/>
                <w:sz w:val="24"/>
                <w:szCs w:val="24"/>
              </w:rPr>
            </w:pPr>
            <w:r w:rsidRPr="005D7F72">
              <w:rPr>
                <w:rFonts w:ascii="Times New Roman" w:hAnsi="Times New Roman" w:cs="Times New Roman"/>
                <w:b/>
                <w:sz w:val="24"/>
                <w:szCs w:val="24"/>
              </w:rPr>
              <w:t>Case</w:t>
            </w:r>
          </w:p>
        </w:tc>
        <w:tc>
          <w:tcPr>
            <w:tcW w:w="4945" w:type="dxa"/>
          </w:tcPr>
          <w:p w14:paraId="4DDFCB9C" w14:textId="77777777" w:rsidR="003E12CB" w:rsidRPr="005D7F72" w:rsidRDefault="003E12CB" w:rsidP="0094343A">
            <w:pPr>
              <w:pStyle w:val="ListParagraph"/>
              <w:spacing w:before="100" w:beforeAutospacing="1" w:line="360" w:lineRule="auto"/>
              <w:ind w:left="0"/>
              <w:rPr>
                <w:rFonts w:ascii="Times New Roman" w:hAnsi="Times New Roman" w:cs="Times New Roman"/>
                <w:b/>
                <w:sz w:val="24"/>
                <w:szCs w:val="24"/>
              </w:rPr>
            </w:pPr>
            <w:r w:rsidRPr="005D7F72">
              <w:rPr>
                <w:rFonts w:ascii="Times New Roman" w:hAnsi="Times New Roman" w:cs="Times New Roman"/>
                <w:b/>
                <w:sz w:val="24"/>
                <w:szCs w:val="24"/>
              </w:rPr>
              <w:t>Description</w:t>
            </w:r>
          </w:p>
        </w:tc>
      </w:tr>
      <w:tr w:rsidR="003E12CB" w:rsidRPr="005D7F72" w14:paraId="784152B7" w14:textId="77777777" w:rsidTr="009D03B9">
        <w:tc>
          <w:tcPr>
            <w:tcW w:w="4945" w:type="dxa"/>
          </w:tcPr>
          <w:p w14:paraId="28AEFCF5"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1</w:t>
            </w:r>
          </w:p>
        </w:tc>
        <w:tc>
          <w:tcPr>
            <w:tcW w:w="4945" w:type="dxa"/>
          </w:tcPr>
          <w:p w14:paraId="5C2AFD39"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Exact TADs found in both Method-1 and Method-2</w:t>
            </w:r>
          </w:p>
        </w:tc>
      </w:tr>
      <w:tr w:rsidR="003E12CB" w:rsidRPr="005D7F72" w14:paraId="12019D46" w14:textId="77777777" w:rsidTr="009D03B9">
        <w:tc>
          <w:tcPr>
            <w:tcW w:w="4945" w:type="dxa"/>
          </w:tcPr>
          <w:p w14:paraId="7D0F1C9B"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2</w:t>
            </w:r>
          </w:p>
        </w:tc>
        <w:tc>
          <w:tcPr>
            <w:tcW w:w="4945" w:type="dxa"/>
          </w:tcPr>
          <w:p w14:paraId="47C95654"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Sub-TADs that exist between Method-1 and Method-2</w:t>
            </w:r>
          </w:p>
        </w:tc>
      </w:tr>
      <w:tr w:rsidR="003E12CB" w:rsidRPr="005D7F72" w14:paraId="09764D27" w14:textId="77777777" w:rsidTr="009D03B9">
        <w:tc>
          <w:tcPr>
            <w:tcW w:w="4945" w:type="dxa"/>
          </w:tcPr>
          <w:p w14:paraId="62FB4837"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3</w:t>
            </w:r>
          </w:p>
        </w:tc>
        <w:tc>
          <w:tcPr>
            <w:tcW w:w="4945" w:type="dxa"/>
          </w:tcPr>
          <w:p w14:paraId="5D0E5240"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Conflicting TADs.</w:t>
            </w:r>
          </w:p>
        </w:tc>
      </w:tr>
      <w:tr w:rsidR="003E12CB" w:rsidRPr="005D7F72" w14:paraId="4672DBEA" w14:textId="77777777" w:rsidTr="009D03B9">
        <w:tc>
          <w:tcPr>
            <w:tcW w:w="4945" w:type="dxa"/>
          </w:tcPr>
          <w:p w14:paraId="1A7A73DD"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4</w:t>
            </w:r>
          </w:p>
        </w:tc>
        <w:tc>
          <w:tcPr>
            <w:tcW w:w="4945" w:type="dxa"/>
          </w:tcPr>
          <w:p w14:paraId="66BB9C95"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TADs in Method-1 but not found in Method-2</w:t>
            </w:r>
          </w:p>
        </w:tc>
      </w:tr>
    </w:tbl>
    <w:p w14:paraId="3F6B8D67" w14:textId="77777777" w:rsidR="003E12CB" w:rsidRPr="005D7F72" w:rsidRDefault="003E12CB" w:rsidP="00E42080">
      <w:pPr>
        <w:pStyle w:val="Heading3"/>
      </w:pPr>
      <w:bookmarkStart w:id="125" w:name="_Toc508398354"/>
      <w:r w:rsidRPr="005D7F72">
        <w:t>Running</w:t>
      </w:r>
      <w:bookmarkEnd w:id="125"/>
    </w:p>
    <w:p w14:paraId="1C1C89C1"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2D-Functions/Check TAD Consistency.</w:t>
      </w:r>
    </w:p>
    <w:p w14:paraId="0DDD62B8" w14:textId="77777777" w:rsidR="003E12CB" w:rsidRPr="005D7F72" w:rsidRDefault="003E12CB" w:rsidP="003E12CB">
      <w:pPr>
        <w:rPr>
          <w:rFonts w:ascii="Times New Roman" w:hAnsi="Times New Roman" w:cs="Times New Roman"/>
          <w:sz w:val="24"/>
          <w:szCs w:val="24"/>
        </w:rPr>
      </w:pPr>
    </w:p>
    <w:p w14:paraId="0120E9C4" w14:textId="77777777" w:rsidR="003E12CB" w:rsidRPr="005D7F72" w:rsidRDefault="003E12CB" w:rsidP="003E12CB">
      <w:pPr>
        <w:pStyle w:val="Textbody"/>
        <w:ind w:left="720"/>
        <w:jc w:val="center"/>
        <w:rPr>
          <w:lang w:val="en-US"/>
        </w:rPr>
      </w:pPr>
      <w:r w:rsidRPr="005D7F72">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5812" cy="2258225"/>
                    </a:xfrm>
                    <a:prstGeom prst="rect">
                      <a:avLst/>
                    </a:prstGeom>
                  </pic:spPr>
                </pic:pic>
              </a:graphicData>
            </a:graphic>
          </wp:inline>
        </w:drawing>
      </w:r>
    </w:p>
    <w:p w14:paraId="66B4AB2A" w14:textId="760EBA79" w:rsidR="003E12CB" w:rsidRPr="005D7F72" w:rsidRDefault="003E12CB" w:rsidP="008B139E">
      <w:pPr>
        <w:pStyle w:val="Figures"/>
        <w:rPr>
          <w:rFonts w:cs="Times New Roman"/>
          <w:szCs w:val="24"/>
        </w:rPr>
      </w:pPr>
      <w:bookmarkStart w:id="126" w:name="_Toc503960235"/>
      <w:bookmarkStart w:id="127" w:name="_Toc504661610"/>
      <w:bookmarkStart w:id="128" w:name="_Toc509324193"/>
      <w:r w:rsidRPr="005D7F72">
        <w:rPr>
          <w:rFonts w:cs="Times New Roman"/>
          <w:szCs w:val="24"/>
        </w:rPr>
        <w:t xml:space="preserve">Figure </w:t>
      </w:r>
      <w:r w:rsidR="009D03B9" w:rsidRPr="005D7F72">
        <w:rPr>
          <w:rFonts w:cs="Times New Roman"/>
          <w:szCs w:val="24"/>
        </w:rPr>
        <w:t>12</w:t>
      </w:r>
      <w:r w:rsidRPr="005D7F72">
        <w:rPr>
          <w:rFonts w:cs="Times New Roman"/>
          <w:szCs w:val="24"/>
        </w:rPr>
        <w:t>: Comparing two TADs for a consistency check</w:t>
      </w:r>
      <w:bookmarkEnd w:id="126"/>
      <w:bookmarkEnd w:id="127"/>
      <w:bookmarkEnd w:id="128"/>
    </w:p>
    <w:p w14:paraId="3C17557B" w14:textId="77777777" w:rsidR="003E12CB" w:rsidRPr="005D7F72"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5D7F72" w14:paraId="6DB812D0" w14:textId="77777777" w:rsidTr="009D03B9">
        <w:tc>
          <w:tcPr>
            <w:tcW w:w="3856" w:type="dxa"/>
          </w:tcPr>
          <w:p w14:paraId="663732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6E8E3C5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61AE10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05022200" w14:textId="77777777" w:rsidTr="009D03B9">
        <w:tc>
          <w:tcPr>
            <w:tcW w:w="3856" w:type="dxa"/>
          </w:tcPr>
          <w:p w14:paraId="49B695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 xml:space="preserve">Input Method-1 TAD file(.bed) </w:t>
            </w:r>
          </w:p>
        </w:tc>
        <w:tc>
          <w:tcPr>
            <w:tcW w:w="4562" w:type="dxa"/>
          </w:tcPr>
          <w:p w14:paraId="7C9C891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820D30E" w14:textId="77777777" w:rsidTr="009D03B9">
        <w:tc>
          <w:tcPr>
            <w:tcW w:w="3856" w:type="dxa"/>
          </w:tcPr>
          <w:p w14:paraId="3DDF14E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Method-2 TAD file(.bed)</w:t>
            </w:r>
          </w:p>
        </w:tc>
        <w:tc>
          <w:tcPr>
            <w:tcW w:w="4562" w:type="dxa"/>
          </w:tcPr>
          <w:p w14:paraId="323166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074CDCE" w14:textId="77777777" w:rsidTr="009D03B9">
        <w:tc>
          <w:tcPr>
            <w:tcW w:w="3856" w:type="dxa"/>
          </w:tcPr>
          <w:p w14:paraId="4E4DAED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Resolution</w:t>
            </w:r>
          </w:p>
        </w:tc>
        <w:tc>
          <w:tcPr>
            <w:tcW w:w="4562" w:type="dxa"/>
          </w:tcPr>
          <w:p w14:paraId="1538E6B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72664643" w14:textId="77777777" w:rsidTr="009D03B9">
        <w:tc>
          <w:tcPr>
            <w:tcW w:w="3856" w:type="dxa"/>
          </w:tcPr>
          <w:p w14:paraId="6C080C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folder</w:t>
            </w:r>
          </w:p>
        </w:tc>
        <w:tc>
          <w:tcPr>
            <w:tcW w:w="4562" w:type="dxa"/>
          </w:tcPr>
          <w:p w14:paraId="0BC66C5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Directory to output the comparison report</w:t>
            </w:r>
          </w:p>
        </w:tc>
        <w:tc>
          <w:tcPr>
            <w:tcW w:w="1726" w:type="dxa"/>
          </w:tcPr>
          <w:p w14:paraId="56360B8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A6FE5EC" w14:textId="77777777" w:rsidTr="009D03B9">
        <w:tc>
          <w:tcPr>
            <w:tcW w:w="3856" w:type="dxa"/>
          </w:tcPr>
          <w:p w14:paraId="58A265F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Create Report</w:t>
            </w:r>
          </w:p>
        </w:tc>
        <w:tc>
          <w:tcPr>
            <w:tcW w:w="4562" w:type="dxa"/>
          </w:tcPr>
          <w:p w14:paraId="692E5E5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EDC3109" w14:textId="77777777" w:rsidTr="009D03B9">
        <w:tc>
          <w:tcPr>
            <w:tcW w:w="3856" w:type="dxa"/>
          </w:tcPr>
          <w:p w14:paraId="51D451D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4562" w:type="dxa"/>
          </w:tcPr>
          <w:p w14:paraId="5955A84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3051EAE8"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5D7F72" w:rsidRDefault="003E12CB" w:rsidP="003E12CB">
      <w:pPr>
        <w:rPr>
          <w:rFonts w:ascii="Times New Roman" w:hAnsi="Times New Roman" w:cs="Times New Roman"/>
          <w:sz w:val="24"/>
          <w:szCs w:val="24"/>
        </w:rPr>
      </w:pPr>
    </w:p>
    <w:p w14:paraId="3FEB2655" w14:textId="78BF9969" w:rsidR="002D70D5" w:rsidRPr="005D7F72" w:rsidRDefault="002D70D5" w:rsidP="003E12CB">
      <w:pPr>
        <w:pStyle w:val="Heading1"/>
        <w:rPr>
          <w:sz w:val="24"/>
          <w:szCs w:val="24"/>
        </w:rPr>
      </w:pPr>
      <w:bookmarkStart w:id="129" w:name="_Toc508398355"/>
      <w:r w:rsidRPr="005D7F72">
        <w:rPr>
          <w:sz w:val="24"/>
          <w:szCs w:val="24"/>
        </w:rPr>
        <w:t>3D-Functions</w:t>
      </w:r>
      <w:bookmarkEnd w:id="129"/>
    </w:p>
    <w:p w14:paraId="5D967E0A" w14:textId="77777777" w:rsidR="002D70D5" w:rsidRPr="005D7F72" w:rsidRDefault="002D70D5">
      <w:pPr>
        <w:rPr>
          <w:rFonts w:ascii="Times New Roman" w:hAnsi="Times New Roman" w:cs="Times New Roman"/>
          <w:b/>
          <w:sz w:val="24"/>
          <w:szCs w:val="24"/>
        </w:rPr>
      </w:pPr>
    </w:p>
    <w:p w14:paraId="5B3A23D7" w14:textId="77777777" w:rsidR="00010BAB" w:rsidRPr="005D7F72" w:rsidRDefault="00010BAB" w:rsidP="00E42080">
      <w:pPr>
        <w:pStyle w:val="Heading2"/>
      </w:pPr>
      <w:bookmarkStart w:id="130" w:name="_Toc508398356"/>
      <w:r w:rsidRPr="005D7F72">
        <w:t>3D model reconstruction by LorDG</w:t>
      </w:r>
      <w:bookmarkEnd w:id="130"/>
    </w:p>
    <w:p w14:paraId="607DCE56" w14:textId="77777777" w:rsidR="00F9526F" w:rsidRPr="005D7F72" w:rsidRDefault="00D21897" w:rsidP="00E42080">
      <w:pPr>
        <w:pStyle w:val="Heading3"/>
      </w:pPr>
      <w:bookmarkStart w:id="131" w:name="_Toc508398357"/>
      <w:r w:rsidRPr="005D7F72">
        <w:t>Purpose</w:t>
      </w:r>
      <w:bookmarkEnd w:id="131"/>
    </w:p>
    <w:p w14:paraId="5561B446" w14:textId="77777777" w:rsidR="00D21897" w:rsidRPr="005D7F72" w:rsidRDefault="00F9526F" w:rsidP="00F9526F">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w:t>
      </w:r>
      <w:r w:rsidR="00C0074B" w:rsidRPr="005D7F72">
        <w:rPr>
          <w:rFonts w:ascii="Times New Roman" w:hAnsi="Times New Roman" w:cs="Times New Roman"/>
          <w:sz w:val="24"/>
          <w:szCs w:val="24"/>
        </w:rPr>
        <w:t>o build 3D chromosomes and genome models</w:t>
      </w:r>
    </w:p>
    <w:p w14:paraId="204DC503" w14:textId="77777777" w:rsidR="00F9526F" w:rsidRPr="005D7F72" w:rsidRDefault="00C0074B" w:rsidP="00E42080">
      <w:pPr>
        <w:pStyle w:val="Heading3"/>
      </w:pPr>
      <w:bookmarkStart w:id="132" w:name="_Toc508398358"/>
      <w:r w:rsidRPr="005D7F72">
        <w:t>Input</w:t>
      </w:r>
      <w:bookmarkEnd w:id="132"/>
    </w:p>
    <w:p w14:paraId="628BC6ED" w14:textId="77777777" w:rsidR="00C0074B" w:rsidRPr="005D7F72" w:rsidRDefault="00F9526F" w:rsidP="00E23A6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C0074B" w:rsidRPr="005D7F72">
        <w:rPr>
          <w:rFonts w:ascii="Times New Roman" w:hAnsi="Times New Roman" w:cs="Times New Roman"/>
          <w:sz w:val="24"/>
          <w:szCs w:val="24"/>
        </w:rPr>
        <w:t xml:space="preserve"> contact matrix in sparse matrix format</w:t>
      </w:r>
    </w:p>
    <w:p w14:paraId="275B4CD6" w14:textId="77777777" w:rsidR="00E23A6A" w:rsidRPr="005D7F72" w:rsidRDefault="002C6306" w:rsidP="00E42080">
      <w:pPr>
        <w:pStyle w:val="Heading3"/>
      </w:pPr>
      <w:bookmarkStart w:id="133" w:name="_Toc508398359"/>
      <w:r w:rsidRPr="005D7F72">
        <w:t>Output</w:t>
      </w:r>
      <w:bookmarkEnd w:id="133"/>
    </w:p>
    <w:p w14:paraId="749F864E" w14:textId="585F6523" w:rsidR="002C6306" w:rsidRPr="005D7F72" w:rsidRDefault="002C6306" w:rsidP="00E23A6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models </w:t>
      </w:r>
      <w:r w:rsidR="0028738F" w:rsidRPr="005D7F72">
        <w:rPr>
          <w:rFonts w:ascii="Times New Roman" w:hAnsi="Times New Roman" w:cs="Times New Roman"/>
          <w:sz w:val="24"/>
          <w:szCs w:val="24"/>
        </w:rPr>
        <w:t>in. gss</w:t>
      </w:r>
      <w:r w:rsidRPr="005D7F72">
        <w:rPr>
          <w:rFonts w:ascii="Times New Roman" w:hAnsi="Times New Roman" w:cs="Times New Roman"/>
          <w:sz w:val="24"/>
          <w:szCs w:val="24"/>
        </w:rPr>
        <w:t xml:space="preserve"> format file</w:t>
      </w:r>
      <w:r w:rsidR="0028738F" w:rsidRPr="005D7F72">
        <w:rPr>
          <w:rFonts w:ascii="Times New Roman" w:hAnsi="Times New Roman" w:cs="Times New Roman"/>
          <w:sz w:val="24"/>
          <w:szCs w:val="24"/>
        </w:rPr>
        <w:t xml:space="preserve"> and .pdb format file</w:t>
      </w:r>
    </w:p>
    <w:p w14:paraId="26F05300" w14:textId="77777777" w:rsidR="00E23A6A" w:rsidRPr="005D7F72" w:rsidRDefault="00117F8A" w:rsidP="00E42080">
      <w:pPr>
        <w:pStyle w:val="Heading3"/>
      </w:pPr>
      <w:bookmarkStart w:id="134" w:name="_Toc508398360"/>
      <w:r w:rsidRPr="005D7F72">
        <w:t>Running</w:t>
      </w:r>
      <w:bookmarkEnd w:id="134"/>
    </w:p>
    <w:p w14:paraId="6CACF9CB" w14:textId="4B1ED0AD" w:rsidR="00117F8A" w:rsidRPr="005D7F72" w:rsidRDefault="00E23A6A" w:rsidP="00844F1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w:t>
      </w:r>
      <w:r w:rsidR="00117F8A" w:rsidRPr="005D7F72">
        <w:rPr>
          <w:rFonts w:ascii="Times New Roman" w:hAnsi="Times New Roman" w:cs="Times New Roman"/>
          <w:sz w:val="24"/>
          <w:szCs w:val="24"/>
        </w:rPr>
        <w:t xml:space="preserve"> the function from the menu toolbar: 3D-Functions/LorDG-3D Modeler</w:t>
      </w:r>
    </w:p>
    <w:p w14:paraId="42F7D5EF" w14:textId="77777777" w:rsidR="0064650B" w:rsidRPr="005D7F72"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5D7F72"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5D7F72" w:rsidRDefault="00A33008" w:rsidP="008B139E">
      <w:pPr>
        <w:pStyle w:val="Figures"/>
        <w:rPr>
          <w:rFonts w:cs="Times New Roman"/>
          <w:color w:val="000000" w:themeColor="text1"/>
          <w:szCs w:val="24"/>
        </w:rPr>
      </w:pPr>
      <w:bookmarkStart w:id="135" w:name="_Toc503960236"/>
      <w:bookmarkStart w:id="136" w:name="_Toc504661611"/>
      <w:bookmarkStart w:id="137" w:name="_Toc509324194"/>
      <w:r w:rsidRPr="005D7F72">
        <w:rPr>
          <w:rFonts w:cs="Times New Roman"/>
          <w:szCs w:val="24"/>
        </w:rPr>
        <w:t xml:space="preserve">Figure </w:t>
      </w:r>
      <w:r w:rsidR="009D03B9" w:rsidRPr="005D7F72">
        <w:rPr>
          <w:rFonts w:cs="Times New Roman"/>
          <w:szCs w:val="24"/>
        </w:rPr>
        <w:t>13</w:t>
      </w:r>
      <w:r w:rsidRPr="005D7F72">
        <w:rPr>
          <w:rFonts w:cs="Times New Roman"/>
          <w:szCs w:val="24"/>
        </w:rPr>
        <w:t>: 3D Model reconstruction by LorDG</w:t>
      </w:r>
      <w:bookmarkEnd w:id="135"/>
      <w:bookmarkEnd w:id="136"/>
      <w:bookmarkEnd w:id="137"/>
    </w:p>
    <w:p w14:paraId="2D65C4BE" w14:textId="77777777" w:rsidR="00967435" w:rsidRPr="005D7F72"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5D7F72" w14:paraId="72221945" w14:textId="77777777" w:rsidTr="009D03B9">
        <w:tc>
          <w:tcPr>
            <w:tcW w:w="1800" w:type="dxa"/>
          </w:tcPr>
          <w:p w14:paraId="34396A8A" w14:textId="77777777" w:rsidR="00A4775C" w:rsidRPr="005D7F72"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Field /Button</w:t>
            </w:r>
          </w:p>
        </w:tc>
        <w:tc>
          <w:tcPr>
            <w:tcW w:w="5760" w:type="dxa"/>
          </w:tcPr>
          <w:p w14:paraId="19B90ED8" w14:textId="77777777" w:rsidR="00A4775C" w:rsidRPr="005D7F72"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525" w:type="dxa"/>
          </w:tcPr>
          <w:p w14:paraId="6B7B3EB8" w14:textId="77777777" w:rsidR="00A4775C" w:rsidRPr="005D7F72"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A4775C" w:rsidRPr="005D7F72" w14:paraId="568025E6" w14:textId="77777777" w:rsidTr="009D03B9">
        <w:tc>
          <w:tcPr>
            <w:tcW w:w="1800" w:type="dxa"/>
          </w:tcPr>
          <w:p w14:paraId="213052CC" w14:textId="77777777" w:rsidR="00A4775C" w:rsidRPr="005D7F72" w:rsidRDefault="00F3637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Conversion Factor</w:t>
            </w:r>
          </w:p>
        </w:tc>
        <w:tc>
          <w:tcPr>
            <w:tcW w:w="5760" w:type="dxa"/>
          </w:tcPr>
          <w:p w14:paraId="55E510C8" w14:textId="063E6308" w:rsidR="00A4775C" w:rsidRPr="005D7F72"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5D7F72">
              <w:rPr>
                <w:rFonts w:ascii="Times New Roman" w:hAnsi="Times New Roman" w:cs="Times New Roman"/>
                <w:sz w:val="24"/>
                <w:szCs w:val="24"/>
              </w:rPr>
              <w:t xml:space="preserve"> in the formula </w:t>
            </w:r>
            <m:oMath>
              <m:sSub>
                <m:sSubPr>
                  <m:ctrlPr>
                    <w:ins w:id="138"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39"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0"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5D7F7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1"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5D7F72">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5D7F72">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w:t>
            </w:r>
            <w:r w:rsidR="00F7343F">
              <w:rPr>
                <w:rFonts w:ascii="Times New Roman" w:eastAsiaTheme="minorEastAsia" w:hAnsi="Times New Roman" w:cs="Times New Roman"/>
                <w:sz w:val="24"/>
                <w:szCs w:val="24"/>
              </w:rPr>
              <w:t>ting</w:t>
            </w:r>
            <w:r w:rsidRPr="005D7F72">
              <w:rPr>
                <w:rFonts w:ascii="Times New Roman" w:eastAsiaTheme="minorEastAsia" w:hAnsi="Times New Roman" w:cs="Times New Roman"/>
                <w:sz w:val="24"/>
                <w:szCs w:val="24"/>
              </w:rPr>
              <w:t xml:space="preserve"> </w:t>
            </w:r>
            <w:r w:rsidR="00F7343F">
              <w:rPr>
                <w:rFonts w:ascii="Times New Roman" w:eastAsiaTheme="minorEastAsia" w:hAnsi="Times New Roman" w:cs="Times New Roman"/>
                <w:sz w:val="24"/>
                <w:szCs w:val="24"/>
              </w:rPr>
              <w:t>two</w:t>
            </w:r>
            <w:r w:rsidRPr="005D7F72">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5D7F72" w:rsidRDefault="00DC74C8"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A4775C" w:rsidRPr="005D7F72" w14:paraId="7E15705D" w14:textId="77777777" w:rsidTr="009D03B9">
        <w:tc>
          <w:tcPr>
            <w:tcW w:w="1800" w:type="dxa"/>
          </w:tcPr>
          <w:p w14:paraId="0D3ABCC7" w14:textId="77777777" w:rsidR="00A4775C" w:rsidRPr="005D7F72" w:rsidRDefault="004F59A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w:t>
            </w:r>
          </w:p>
        </w:tc>
        <w:tc>
          <w:tcPr>
            <w:tcW w:w="5760" w:type="dxa"/>
          </w:tcPr>
          <w:p w14:paraId="2168D811" w14:textId="77777777" w:rsidR="00A4775C" w:rsidRPr="005D7F72" w:rsidRDefault="006619F8"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5D7F72" w:rsidRDefault="00EA6F5A"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A4775C" w:rsidRPr="005D7F72" w14:paraId="73A7A175" w14:textId="77777777" w:rsidTr="009D03B9">
        <w:tc>
          <w:tcPr>
            <w:tcW w:w="1800" w:type="dxa"/>
          </w:tcPr>
          <w:p w14:paraId="17848D7C" w14:textId="00020E0F" w:rsidR="00A4775C" w:rsidRPr="005D7F72" w:rsidRDefault="000A70E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Max </w:t>
            </w:r>
            <w:r w:rsidR="00F7343F">
              <w:rPr>
                <w:rFonts w:ascii="Times New Roman" w:hAnsi="Times New Roman" w:cs="Times New Roman"/>
                <w:sz w:val="24"/>
                <w:szCs w:val="24"/>
              </w:rPr>
              <w:t>N</w:t>
            </w:r>
            <w:r w:rsidRPr="005D7F72">
              <w:rPr>
                <w:rFonts w:ascii="Times New Roman" w:hAnsi="Times New Roman" w:cs="Times New Roman"/>
                <w:sz w:val="24"/>
                <w:szCs w:val="24"/>
              </w:rPr>
              <w:t>umber of Iteration</w:t>
            </w:r>
          </w:p>
        </w:tc>
        <w:tc>
          <w:tcPr>
            <w:tcW w:w="5760" w:type="dxa"/>
          </w:tcPr>
          <w:p w14:paraId="53347E86" w14:textId="77777777" w:rsidR="00A4775C" w:rsidRPr="005D7F72" w:rsidRDefault="000A70E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Maximum number of iterations for the optimization</w:t>
            </w:r>
          </w:p>
        </w:tc>
        <w:tc>
          <w:tcPr>
            <w:tcW w:w="1525" w:type="dxa"/>
          </w:tcPr>
          <w:p w14:paraId="1FE6C887" w14:textId="77777777" w:rsidR="00A4775C" w:rsidRPr="005D7F72" w:rsidRDefault="004C468F"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1000</w:t>
            </w:r>
          </w:p>
        </w:tc>
      </w:tr>
      <w:tr w:rsidR="00A4775C" w:rsidRPr="005D7F72" w14:paraId="4C9093A7" w14:textId="77777777" w:rsidTr="009D03B9">
        <w:tc>
          <w:tcPr>
            <w:tcW w:w="1800" w:type="dxa"/>
          </w:tcPr>
          <w:p w14:paraId="00E9EB1C" w14:textId="77777777" w:rsidR="00A4775C" w:rsidRPr="005D7F72" w:rsidRDefault="00EF6C20"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w:t>
            </w:r>
          </w:p>
        </w:tc>
        <w:tc>
          <w:tcPr>
            <w:tcW w:w="5760" w:type="dxa"/>
          </w:tcPr>
          <w:p w14:paraId="28ED5057" w14:textId="77777777" w:rsidR="00A4775C" w:rsidRPr="005D7F72" w:rsidRDefault="00EF6C20"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Chromosome name of the contact matrix in the input. If the input contains contact matrix of the whole genome, </w:t>
            </w:r>
            <w:r w:rsidR="00EA0605" w:rsidRPr="005D7F72">
              <w:rPr>
                <w:rFonts w:ascii="Times New Roman" w:hAnsi="Times New Roman" w:cs="Times New Roman"/>
                <w:sz w:val="24"/>
                <w:szCs w:val="24"/>
              </w:rPr>
              <w:t>leave this field blank</w:t>
            </w:r>
            <w:r w:rsidRPr="005D7F72">
              <w:rPr>
                <w:rFonts w:ascii="Times New Roman" w:hAnsi="Times New Roman" w:cs="Times New Roman"/>
                <w:sz w:val="24"/>
                <w:szCs w:val="24"/>
              </w:rPr>
              <w:t>.</w:t>
            </w:r>
          </w:p>
        </w:tc>
        <w:tc>
          <w:tcPr>
            <w:tcW w:w="1525" w:type="dxa"/>
          </w:tcPr>
          <w:p w14:paraId="332FD1CE" w14:textId="77777777" w:rsidR="00A4775C" w:rsidRPr="005D7F72" w:rsidRDefault="000275F4"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X</w:t>
            </w:r>
          </w:p>
        </w:tc>
      </w:tr>
      <w:tr w:rsidR="00A4775C" w:rsidRPr="005D7F72" w14:paraId="27F6A2C0" w14:textId="77777777" w:rsidTr="009D03B9">
        <w:tc>
          <w:tcPr>
            <w:tcW w:w="1800" w:type="dxa"/>
          </w:tcPr>
          <w:p w14:paraId="617D5E9F" w14:textId="77777777" w:rsidR="00A4775C" w:rsidRPr="005D7F72" w:rsidRDefault="00DA477B"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Genome ID</w:t>
            </w:r>
          </w:p>
        </w:tc>
        <w:tc>
          <w:tcPr>
            <w:tcW w:w="5760" w:type="dxa"/>
          </w:tcPr>
          <w:p w14:paraId="21A3DFF7" w14:textId="77777777" w:rsidR="00A4775C" w:rsidRPr="005D7F72" w:rsidRDefault="00DA477B"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version of the contact matrix in the input.</w:t>
            </w:r>
          </w:p>
        </w:tc>
        <w:tc>
          <w:tcPr>
            <w:tcW w:w="1525" w:type="dxa"/>
          </w:tcPr>
          <w:p w14:paraId="26D3D748" w14:textId="77777777" w:rsidR="00A4775C" w:rsidRPr="005D7F72" w:rsidRDefault="004F406D"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hg19</w:t>
            </w:r>
          </w:p>
        </w:tc>
      </w:tr>
      <w:tr w:rsidR="00A4775C" w:rsidRPr="005D7F72" w14:paraId="0C21ABD9" w14:textId="77777777" w:rsidTr="009D03B9">
        <w:tc>
          <w:tcPr>
            <w:tcW w:w="1800" w:type="dxa"/>
          </w:tcPr>
          <w:p w14:paraId="3BCE5F11" w14:textId="77777777" w:rsidR="00A4775C" w:rsidRPr="005D7F72" w:rsidRDefault="0099681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Is Multiple-Chromosomes Structure?</w:t>
            </w:r>
          </w:p>
        </w:tc>
        <w:tc>
          <w:tcPr>
            <w:tcW w:w="5760" w:type="dxa"/>
          </w:tcPr>
          <w:p w14:paraId="7721D54E" w14:textId="785E7D11" w:rsidR="00A4775C" w:rsidRPr="005D7F72" w:rsidRDefault="00163CE1"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w:t>
            </w:r>
            <w:r w:rsidR="00E73E96" w:rsidRPr="005D7F72">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5D7F72" w:rsidRDefault="007B763D"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unchecked</w:t>
            </w:r>
          </w:p>
        </w:tc>
      </w:tr>
      <w:tr w:rsidR="00A4775C" w:rsidRPr="005D7F72" w14:paraId="2ED98F63" w14:textId="77777777" w:rsidTr="009D03B9">
        <w:tc>
          <w:tcPr>
            <w:tcW w:w="1800" w:type="dxa"/>
          </w:tcPr>
          <w:p w14:paraId="02CA633A" w14:textId="77777777" w:rsidR="00A4775C" w:rsidRPr="005D7F72" w:rsidRDefault="004C29C5"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Length of Chromosomes</w:t>
            </w:r>
          </w:p>
        </w:tc>
        <w:tc>
          <w:tcPr>
            <w:tcW w:w="5760" w:type="dxa"/>
          </w:tcPr>
          <w:p w14:paraId="294D4ECF" w14:textId="5BF0E38B" w:rsidR="00A4775C" w:rsidRPr="005D7F72" w:rsidRDefault="00793469"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5D7F72"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5D7F72" w14:paraId="659964F0" w14:textId="77777777" w:rsidTr="009D03B9">
        <w:tc>
          <w:tcPr>
            <w:tcW w:w="1800" w:type="dxa"/>
          </w:tcPr>
          <w:p w14:paraId="6B5E9B29" w14:textId="77777777" w:rsidR="00A4775C" w:rsidRPr="005D7F72" w:rsidRDefault="006F4E4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Run</w:t>
            </w:r>
          </w:p>
        </w:tc>
        <w:tc>
          <w:tcPr>
            <w:tcW w:w="5760" w:type="dxa"/>
          </w:tcPr>
          <w:p w14:paraId="277357B3" w14:textId="1FA1C94B" w:rsidR="00A4775C" w:rsidRPr="005D7F72" w:rsidRDefault="006F4E4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To start the reconstruction process. The main screen displays how </w:t>
            </w:r>
            <w:r w:rsidR="00D23B23">
              <w:rPr>
                <w:rFonts w:ascii="Times New Roman" w:hAnsi="Times New Roman" w:cs="Times New Roman"/>
                <w:sz w:val="24"/>
                <w:szCs w:val="24"/>
              </w:rPr>
              <w:t xml:space="preserve">new </w:t>
            </w:r>
            <w:r w:rsidRPr="005D7F72">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Pr>
                <w:rFonts w:ascii="Times New Roman" w:hAnsi="Times New Roman" w:cs="Times New Roman"/>
                <w:sz w:val="24"/>
                <w:szCs w:val="24"/>
              </w:rPr>
              <w:t xml:space="preserve">the </w:t>
            </w:r>
            <w:r w:rsidRPr="005D7F72">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5D7F72" w:rsidRDefault="00B9390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r w:rsidR="00A4775C" w:rsidRPr="005D7F72" w14:paraId="59B23426" w14:textId="77777777" w:rsidTr="009D03B9">
        <w:tc>
          <w:tcPr>
            <w:tcW w:w="1800" w:type="dxa"/>
          </w:tcPr>
          <w:p w14:paraId="48C24B3D" w14:textId="77777777" w:rsidR="00A4775C" w:rsidRPr="005D7F72" w:rsidRDefault="00831AB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Stop</w:t>
            </w:r>
          </w:p>
        </w:tc>
        <w:tc>
          <w:tcPr>
            <w:tcW w:w="5760" w:type="dxa"/>
          </w:tcPr>
          <w:p w14:paraId="60CD4D42" w14:textId="7F1F2DAB" w:rsidR="00A4775C" w:rsidRPr="005D7F72" w:rsidRDefault="00831AB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During the reconstruction, if this button is presse</w:t>
            </w:r>
            <w:r w:rsidR="00163CE1">
              <w:rPr>
                <w:rFonts w:ascii="Times New Roman" w:hAnsi="Times New Roman" w:cs="Times New Roman"/>
                <w:sz w:val="24"/>
                <w:szCs w:val="24"/>
              </w:rPr>
              <w:t>d</w:t>
            </w:r>
            <w:r w:rsidRPr="005D7F72">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5D7F72" w:rsidRDefault="00B9390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bl>
    <w:p w14:paraId="4028699B" w14:textId="5AFF688E" w:rsidR="009123AE" w:rsidRPr="005D7F72" w:rsidRDefault="009123AE" w:rsidP="00CE2DA6">
      <w:pPr>
        <w:pStyle w:val="Heading2"/>
      </w:pPr>
      <w:bookmarkStart w:id="142" w:name="_Toc508398361"/>
      <w:r w:rsidRPr="005D7F72">
        <w:t>3D model reconstruction by 3DMax</w:t>
      </w:r>
      <w:bookmarkEnd w:id="142"/>
    </w:p>
    <w:p w14:paraId="69682344" w14:textId="77777777" w:rsidR="009123AE" w:rsidRPr="005D7F72" w:rsidRDefault="009123AE" w:rsidP="00CE2DA6">
      <w:pPr>
        <w:pStyle w:val="Heading3"/>
      </w:pPr>
      <w:bookmarkStart w:id="143" w:name="_Toc508398362"/>
      <w:r w:rsidRPr="005D7F72">
        <w:t>Purpose</w:t>
      </w:r>
      <w:bookmarkEnd w:id="143"/>
    </w:p>
    <w:p w14:paraId="5B1DDE3D" w14:textId="6A280070"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build 3D chromosomes and genome models</w:t>
      </w:r>
      <w:r w:rsidR="00163CE1">
        <w:rPr>
          <w:rFonts w:ascii="Times New Roman" w:hAnsi="Times New Roman" w:cs="Times New Roman"/>
          <w:sz w:val="24"/>
          <w:szCs w:val="24"/>
        </w:rPr>
        <w:t>.</w:t>
      </w:r>
    </w:p>
    <w:p w14:paraId="23E3B1A3" w14:textId="77777777" w:rsidR="009123AE" w:rsidRPr="005D7F72" w:rsidRDefault="009123AE" w:rsidP="00CE2DA6">
      <w:pPr>
        <w:pStyle w:val="Heading3"/>
      </w:pPr>
      <w:bookmarkStart w:id="144" w:name="_Toc508398363"/>
      <w:r w:rsidRPr="005D7F72">
        <w:t>Input</w:t>
      </w:r>
      <w:bookmarkEnd w:id="144"/>
    </w:p>
    <w:p w14:paraId="71228E22" w14:textId="1BA5CAB1"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A contact matrix in sparse matrix format</w:t>
      </w:r>
      <w:r w:rsidR="00163CE1">
        <w:rPr>
          <w:rFonts w:ascii="Times New Roman" w:hAnsi="Times New Roman" w:cs="Times New Roman"/>
          <w:sz w:val="24"/>
          <w:szCs w:val="24"/>
        </w:rPr>
        <w:t>.</w:t>
      </w:r>
    </w:p>
    <w:p w14:paraId="55B398F9" w14:textId="77777777" w:rsidR="009123AE" w:rsidRPr="005D7F72" w:rsidRDefault="009123AE" w:rsidP="00CE2DA6">
      <w:pPr>
        <w:pStyle w:val="Heading3"/>
      </w:pPr>
      <w:bookmarkStart w:id="145" w:name="_Toc508398364"/>
      <w:r w:rsidRPr="005D7F72">
        <w:t>Output</w:t>
      </w:r>
      <w:bookmarkEnd w:id="145"/>
    </w:p>
    <w:p w14:paraId="3483DADC" w14:textId="77777777" w:rsidR="0028738F" w:rsidRPr="005D7F72" w:rsidRDefault="009123AE" w:rsidP="0028738F">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3D models in .gss format file</w:t>
      </w:r>
      <w:r w:rsidR="0028738F" w:rsidRPr="005D7F72">
        <w:rPr>
          <w:rFonts w:ascii="Times New Roman" w:hAnsi="Times New Roman" w:cs="Times New Roman"/>
          <w:sz w:val="24"/>
          <w:szCs w:val="24"/>
        </w:rPr>
        <w:t xml:space="preserve"> and .pdb format file</w:t>
      </w:r>
    </w:p>
    <w:p w14:paraId="66007494" w14:textId="476C124A"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5D7F72" w:rsidRDefault="009123AE" w:rsidP="00CE2DA6">
      <w:pPr>
        <w:pStyle w:val="Heading3"/>
      </w:pPr>
      <w:bookmarkStart w:id="146" w:name="_Toc508398365"/>
      <w:r w:rsidRPr="005D7F72">
        <w:t>Running</w:t>
      </w:r>
      <w:bookmarkEnd w:id="146"/>
    </w:p>
    <w:p w14:paraId="2284C3DF" w14:textId="78384DD8"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3D-Functions/3DMax-3D Modeler</w:t>
      </w:r>
    </w:p>
    <w:p w14:paraId="5A5AF88F" w14:textId="77777777"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5D7F72"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1679" cy="2639143"/>
                    </a:xfrm>
                    <a:prstGeom prst="rect">
                      <a:avLst/>
                    </a:prstGeom>
                  </pic:spPr>
                </pic:pic>
              </a:graphicData>
            </a:graphic>
          </wp:inline>
        </w:drawing>
      </w:r>
    </w:p>
    <w:p w14:paraId="1FC2F350" w14:textId="1D0BA2D0" w:rsidR="00A4133C" w:rsidRPr="005D7F72" w:rsidRDefault="00A4133C" w:rsidP="008B139E">
      <w:pPr>
        <w:pStyle w:val="Figures"/>
        <w:rPr>
          <w:rFonts w:cs="Times New Roman"/>
          <w:color w:val="000000" w:themeColor="text1"/>
          <w:szCs w:val="24"/>
        </w:rPr>
      </w:pPr>
      <w:bookmarkStart w:id="147" w:name="_Toc503960237"/>
      <w:bookmarkStart w:id="148" w:name="_Toc504661612"/>
      <w:bookmarkStart w:id="149" w:name="_Toc509324195"/>
      <w:bookmarkStart w:id="150" w:name="_GoBack"/>
      <w:bookmarkEnd w:id="150"/>
      <w:r w:rsidRPr="005D7F72">
        <w:rPr>
          <w:rFonts w:cs="Times New Roman"/>
          <w:szCs w:val="24"/>
        </w:rPr>
        <w:t xml:space="preserve">Figure </w:t>
      </w:r>
      <w:r w:rsidR="009D03B9" w:rsidRPr="005D7F72">
        <w:rPr>
          <w:rFonts w:cs="Times New Roman"/>
          <w:szCs w:val="24"/>
        </w:rPr>
        <w:t>14</w:t>
      </w:r>
      <w:r w:rsidRPr="005D7F72">
        <w:rPr>
          <w:rFonts w:cs="Times New Roman"/>
          <w:szCs w:val="24"/>
        </w:rPr>
        <w:t>: 3D Model reconstruction by 3DMax</w:t>
      </w:r>
      <w:bookmarkEnd w:id="147"/>
      <w:bookmarkEnd w:id="148"/>
      <w:bookmarkEnd w:id="149"/>
    </w:p>
    <w:p w14:paraId="31068A89" w14:textId="69985B17"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5D7F72"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5D7F72" w14:paraId="4906F831" w14:textId="77777777" w:rsidTr="009D03B9">
        <w:tc>
          <w:tcPr>
            <w:tcW w:w="1800" w:type="dxa"/>
          </w:tcPr>
          <w:p w14:paraId="62FD8781"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Field /Button</w:t>
            </w:r>
          </w:p>
        </w:tc>
        <w:tc>
          <w:tcPr>
            <w:tcW w:w="5760" w:type="dxa"/>
          </w:tcPr>
          <w:p w14:paraId="3344429F"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525" w:type="dxa"/>
          </w:tcPr>
          <w:p w14:paraId="5CBC90AC"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9123AE" w:rsidRPr="005D7F72" w14:paraId="3D883D48" w14:textId="77777777" w:rsidTr="009D03B9">
        <w:tc>
          <w:tcPr>
            <w:tcW w:w="1800" w:type="dxa"/>
          </w:tcPr>
          <w:p w14:paraId="2B6C443F"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Conversion Factor</w:t>
            </w:r>
          </w:p>
        </w:tc>
        <w:tc>
          <w:tcPr>
            <w:tcW w:w="5760" w:type="dxa"/>
          </w:tcPr>
          <w:p w14:paraId="7382F38F" w14:textId="7574B204"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5D7F72">
              <w:rPr>
                <w:rFonts w:ascii="Times New Roman" w:hAnsi="Times New Roman" w:cs="Times New Roman"/>
                <w:sz w:val="24"/>
                <w:szCs w:val="24"/>
              </w:rPr>
              <w:t xml:space="preserve"> in the formula </w:t>
            </w:r>
            <m:oMath>
              <m:sSub>
                <m:sSubPr>
                  <m:ctrlPr>
                    <w:ins w:id="15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5D7F7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5D7F72">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5D7F72">
              <w:rPr>
                <w:rFonts w:ascii="Times New Roman" w:eastAsiaTheme="minorEastAsia" w:hAnsi="Times New Roman" w:cs="Times New Roman"/>
                <w:sz w:val="24"/>
                <w:szCs w:val="24"/>
              </w:rPr>
              <w:t>. When the field is left blank, the program will search for the best value in the range [0.1-2.0] with a step size of 0.1. Users can also specify a range to search by put</w:t>
            </w:r>
            <w:r w:rsidR="000D684C">
              <w:rPr>
                <w:rFonts w:ascii="Times New Roman" w:eastAsiaTheme="minorEastAsia" w:hAnsi="Times New Roman" w:cs="Times New Roman"/>
                <w:sz w:val="24"/>
                <w:szCs w:val="24"/>
              </w:rPr>
              <w:t>ting</w:t>
            </w:r>
            <w:r w:rsidRPr="005D7F72">
              <w:rPr>
                <w:rFonts w:ascii="Times New Roman" w:eastAsiaTheme="minorEastAsia" w:hAnsi="Times New Roman" w:cs="Times New Roman"/>
                <w:sz w:val="24"/>
                <w:szCs w:val="24"/>
              </w:rPr>
              <w:t xml:space="preserve"> </w:t>
            </w:r>
            <w:r w:rsidR="000D684C">
              <w:rPr>
                <w:rFonts w:ascii="Times New Roman" w:eastAsiaTheme="minorEastAsia" w:hAnsi="Times New Roman" w:cs="Times New Roman"/>
                <w:sz w:val="24"/>
                <w:szCs w:val="24"/>
              </w:rPr>
              <w:t>two</w:t>
            </w:r>
            <w:r w:rsidRPr="005D7F72">
              <w:rPr>
                <w:rFonts w:ascii="Times New Roman" w:eastAsiaTheme="minorEastAsia" w:hAnsi="Times New Roman" w:cs="Times New Roman"/>
                <w:sz w:val="24"/>
                <w:szCs w:val="24"/>
              </w:rPr>
              <w:t xml:space="preserve"> numbers separated by a hyphen (e.g. 0.5-1.0). During the searching, the right-top </w:t>
            </w:r>
            <w:r w:rsidRPr="005D7F72">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0.5</w:t>
            </w:r>
          </w:p>
        </w:tc>
      </w:tr>
      <w:tr w:rsidR="009123AE" w:rsidRPr="005D7F72" w14:paraId="13350533" w14:textId="77777777" w:rsidTr="009D03B9">
        <w:tc>
          <w:tcPr>
            <w:tcW w:w="1800" w:type="dxa"/>
          </w:tcPr>
          <w:p w14:paraId="2EA3B6E5"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w:t>
            </w:r>
          </w:p>
        </w:tc>
        <w:tc>
          <w:tcPr>
            <w:tcW w:w="5760" w:type="dxa"/>
          </w:tcPr>
          <w:p w14:paraId="59AC4176"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9123AE" w:rsidRPr="005D7F72" w14:paraId="2AFA9A3F" w14:textId="77777777" w:rsidTr="009D03B9">
        <w:tc>
          <w:tcPr>
            <w:tcW w:w="1800" w:type="dxa"/>
          </w:tcPr>
          <w:p w14:paraId="74154446" w14:textId="21C5168E"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Max </w:t>
            </w:r>
            <w:r w:rsidR="000D684C">
              <w:rPr>
                <w:rFonts w:ascii="Times New Roman" w:hAnsi="Times New Roman" w:cs="Times New Roman"/>
                <w:sz w:val="24"/>
                <w:szCs w:val="24"/>
              </w:rPr>
              <w:t>N</w:t>
            </w:r>
            <w:r w:rsidRPr="005D7F72">
              <w:rPr>
                <w:rFonts w:ascii="Times New Roman" w:hAnsi="Times New Roman" w:cs="Times New Roman"/>
                <w:sz w:val="24"/>
                <w:szCs w:val="24"/>
              </w:rPr>
              <w:t>umber of Iteration</w:t>
            </w:r>
            <w:r w:rsidR="00163CE1">
              <w:rPr>
                <w:rFonts w:ascii="Times New Roman" w:hAnsi="Times New Roman" w:cs="Times New Roman"/>
                <w:sz w:val="24"/>
                <w:szCs w:val="24"/>
              </w:rPr>
              <w:t>s</w:t>
            </w:r>
          </w:p>
        </w:tc>
        <w:tc>
          <w:tcPr>
            <w:tcW w:w="5760" w:type="dxa"/>
          </w:tcPr>
          <w:p w14:paraId="6EE92DF5"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Maximum number of iterations for the optimization</w:t>
            </w:r>
          </w:p>
        </w:tc>
        <w:tc>
          <w:tcPr>
            <w:tcW w:w="1525" w:type="dxa"/>
          </w:tcPr>
          <w:p w14:paraId="02950C04" w14:textId="7CB23763"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2000</w:t>
            </w:r>
          </w:p>
        </w:tc>
      </w:tr>
      <w:tr w:rsidR="009123AE" w:rsidRPr="005D7F72" w14:paraId="20FC131D" w14:textId="77777777" w:rsidTr="009D03B9">
        <w:tc>
          <w:tcPr>
            <w:tcW w:w="1800" w:type="dxa"/>
          </w:tcPr>
          <w:p w14:paraId="6AFC1D7B"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w:t>
            </w:r>
          </w:p>
        </w:tc>
        <w:tc>
          <w:tcPr>
            <w:tcW w:w="5760" w:type="dxa"/>
          </w:tcPr>
          <w:p w14:paraId="6503EA2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X</w:t>
            </w:r>
          </w:p>
        </w:tc>
      </w:tr>
      <w:tr w:rsidR="009123AE" w:rsidRPr="005D7F72" w14:paraId="73B85CA6" w14:textId="77777777" w:rsidTr="009D03B9">
        <w:tc>
          <w:tcPr>
            <w:tcW w:w="1800" w:type="dxa"/>
          </w:tcPr>
          <w:p w14:paraId="017615EE"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ID</w:t>
            </w:r>
          </w:p>
        </w:tc>
        <w:tc>
          <w:tcPr>
            <w:tcW w:w="5760" w:type="dxa"/>
          </w:tcPr>
          <w:p w14:paraId="2A340F7F"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version of the contact matrix in the input.</w:t>
            </w:r>
          </w:p>
        </w:tc>
        <w:tc>
          <w:tcPr>
            <w:tcW w:w="1525" w:type="dxa"/>
          </w:tcPr>
          <w:p w14:paraId="2A435248"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hg19</w:t>
            </w:r>
          </w:p>
        </w:tc>
      </w:tr>
      <w:tr w:rsidR="009123AE" w:rsidRPr="005D7F72" w14:paraId="1C7EA8CD" w14:textId="77777777" w:rsidTr="009D03B9">
        <w:tc>
          <w:tcPr>
            <w:tcW w:w="1800" w:type="dxa"/>
          </w:tcPr>
          <w:p w14:paraId="02C72F40"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Is Multiple-Chromosomes Structure?</w:t>
            </w:r>
          </w:p>
        </w:tc>
        <w:tc>
          <w:tcPr>
            <w:tcW w:w="5760" w:type="dxa"/>
          </w:tcPr>
          <w:p w14:paraId="2E6C6B84" w14:textId="570CB279" w:rsidR="009123AE" w:rsidRPr="005D7F72" w:rsidRDefault="009154C9"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w:t>
            </w:r>
            <w:r w:rsidR="009123AE" w:rsidRPr="005D7F72">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unchecked</w:t>
            </w:r>
          </w:p>
        </w:tc>
      </w:tr>
      <w:tr w:rsidR="009123AE" w:rsidRPr="005D7F72" w14:paraId="13FDB21D" w14:textId="77777777" w:rsidTr="009D03B9">
        <w:tc>
          <w:tcPr>
            <w:tcW w:w="1800" w:type="dxa"/>
          </w:tcPr>
          <w:p w14:paraId="421E7DD7"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Length of Chromosomes</w:t>
            </w:r>
          </w:p>
        </w:tc>
        <w:tc>
          <w:tcPr>
            <w:tcW w:w="5760" w:type="dxa"/>
          </w:tcPr>
          <w:p w14:paraId="26CE71E1" w14:textId="6E3473E4"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5D7F72" w14:paraId="44CCD730" w14:textId="77777777" w:rsidTr="009D03B9">
        <w:tc>
          <w:tcPr>
            <w:tcW w:w="1800" w:type="dxa"/>
          </w:tcPr>
          <w:p w14:paraId="06A6C9C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Run</w:t>
            </w:r>
          </w:p>
        </w:tc>
        <w:tc>
          <w:tcPr>
            <w:tcW w:w="5760" w:type="dxa"/>
          </w:tcPr>
          <w:p w14:paraId="4798409F" w14:textId="61B0EB52"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To start the reconstruction process. The main screen displays how models are being formed from initially random models. The information about the reconstruction is displayed in the top-right corner of the main screen. The conversion factor is being used to build </w:t>
            </w:r>
            <w:r w:rsidR="00660C02">
              <w:rPr>
                <w:rFonts w:ascii="Times New Roman" w:hAnsi="Times New Roman" w:cs="Times New Roman"/>
                <w:sz w:val="24"/>
                <w:szCs w:val="24"/>
              </w:rPr>
              <w:t xml:space="preserve">the </w:t>
            </w:r>
            <w:r w:rsidRPr="005D7F72">
              <w:rPr>
                <w:rFonts w:ascii="Times New Roman" w:hAnsi="Times New Roman" w:cs="Times New Roman"/>
                <w:sz w:val="24"/>
                <w:szCs w:val="24"/>
              </w:rPr>
              <w:t>model</w:t>
            </w:r>
            <w:r w:rsidR="00660C02">
              <w:rPr>
                <w:rFonts w:ascii="Times New Roman" w:hAnsi="Times New Roman" w:cs="Times New Roman"/>
                <w:sz w:val="24"/>
                <w:szCs w:val="24"/>
              </w:rPr>
              <w:t>s</w:t>
            </w:r>
            <w:r w:rsidRPr="005D7F72">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r w:rsidR="009123AE" w:rsidRPr="005D7F72" w14:paraId="3C7267DA" w14:textId="77777777" w:rsidTr="009D03B9">
        <w:tc>
          <w:tcPr>
            <w:tcW w:w="1800" w:type="dxa"/>
          </w:tcPr>
          <w:p w14:paraId="01683591"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Stop</w:t>
            </w:r>
          </w:p>
        </w:tc>
        <w:tc>
          <w:tcPr>
            <w:tcW w:w="5760" w:type="dxa"/>
          </w:tcPr>
          <w:p w14:paraId="15DBA916"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bl>
    <w:p w14:paraId="2487689A" w14:textId="77777777" w:rsidR="00C6787F" w:rsidRPr="005D7F72"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5D7F72" w:rsidRDefault="00C6787F" w:rsidP="00CE2DA6">
      <w:pPr>
        <w:pStyle w:val="Heading2"/>
      </w:pPr>
      <w:bookmarkStart w:id="155" w:name="_Toc508398366"/>
      <w:r w:rsidRPr="005D7F72">
        <w:t>Chromatin loop identification</w:t>
      </w:r>
      <w:bookmarkEnd w:id="155"/>
    </w:p>
    <w:p w14:paraId="08D824B5" w14:textId="77777777" w:rsidR="004B24B6" w:rsidRPr="005D7F72" w:rsidRDefault="007E7DE7" w:rsidP="00CE2DA6">
      <w:pPr>
        <w:pStyle w:val="Heading3"/>
      </w:pPr>
      <w:bookmarkStart w:id="156" w:name="_Toc508398367"/>
      <w:r w:rsidRPr="005D7F72">
        <w:t>Purpose</w:t>
      </w:r>
      <w:bookmarkEnd w:id="156"/>
    </w:p>
    <w:p w14:paraId="6704DED6" w14:textId="7BE0184E" w:rsidR="007E7DE7" w:rsidRPr="005D7F72"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w:t>
      </w:r>
      <w:r w:rsidR="007E7DE7" w:rsidRPr="005D7F72">
        <w:rPr>
          <w:rFonts w:ascii="Times New Roman" w:hAnsi="Times New Roman" w:cs="Times New Roman"/>
          <w:sz w:val="24"/>
          <w:szCs w:val="24"/>
        </w:rPr>
        <w:t>o identify chromatin loop in 3D models</w:t>
      </w:r>
      <w:r w:rsidR="00E12232">
        <w:rPr>
          <w:rFonts w:ascii="Times New Roman" w:hAnsi="Times New Roman" w:cs="Times New Roman"/>
          <w:sz w:val="24"/>
          <w:szCs w:val="24"/>
        </w:rPr>
        <w:tab/>
        <w:t>.</w:t>
      </w:r>
    </w:p>
    <w:p w14:paraId="40E5A297" w14:textId="77777777" w:rsidR="004B24B6" w:rsidRPr="005D7F72" w:rsidRDefault="007E7DE7" w:rsidP="00CE2DA6">
      <w:pPr>
        <w:pStyle w:val="Heading3"/>
      </w:pPr>
      <w:bookmarkStart w:id="157" w:name="_Toc508398368"/>
      <w:r w:rsidRPr="005D7F72">
        <w:t>Input</w:t>
      </w:r>
      <w:bookmarkEnd w:id="157"/>
    </w:p>
    <w:p w14:paraId="449B5572" w14:textId="33295E5D" w:rsidR="007E7DE7" w:rsidRPr="005D7F72" w:rsidRDefault="004B24B6" w:rsidP="00F60C4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7E7DE7" w:rsidRPr="005D7F72">
        <w:rPr>
          <w:rFonts w:ascii="Times New Roman" w:hAnsi="Times New Roman" w:cs="Times New Roman"/>
          <w:sz w:val="24"/>
          <w:szCs w:val="24"/>
        </w:rPr>
        <w:t xml:space="preserve"> 3D model</w:t>
      </w:r>
      <w:r w:rsidR="009C08ED" w:rsidRPr="005D7F72">
        <w:rPr>
          <w:rFonts w:ascii="Times New Roman" w:hAnsi="Times New Roman" w:cs="Times New Roman"/>
          <w:sz w:val="24"/>
          <w:szCs w:val="24"/>
        </w:rPr>
        <w:t xml:space="preserve"> </w:t>
      </w:r>
      <w:r w:rsidR="00660C02">
        <w:rPr>
          <w:rFonts w:ascii="Times New Roman" w:hAnsi="Times New Roman" w:cs="Times New Roman"/>
          <w:sz w:val="24"/>
          <w:szCs w:val="24"/>
        </w:rPr>
        <w:t>in .gss format</w:t>
      </w:r>
      <w:r w:rsidR="00FC2E20">
        <w:rPr>
          <w:rFonts w:ascii="Times New Roman" w:hAnsi="Times New Roman" w:cs="Times New Roman"/>
          <w:sz w:val="24"/>
          <w:szCs w:val="24"/>
        </w:rPr>
        <w:t>.</w:t>
      </w:r>
    </w:p>
    <w:p w14:paraId="1629C10C" w14:textId="77777777" w:rsidR="00F60C4D" w:rsidRPr="005D7F72" w:rsidRDefault="007E7DE7" w:rsidP="00CE2DA6">
      <w:pPr>
        <w:pStyle w:val="Heading3"/>
      </w:pPr>
      <w:bookmarkStart w:id="158" w:name="_Toc508398369"/>
      <w:r w:rsidRPr="005D7F72">
        <w:t>Output</w:t>
      </w:r>
      <w:bookmarkEnd w:id="158"/>
    </w:p>
    <w:p w14:paraId="5ADF9989" w14:textId="5515D83F" w:rsidR="007E7DE7" w:rsidRPr="005D7F72" w:rsidRDefault="00F60C4D" w:rsidP="00F60C4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7E7DE7" w:rsidRPr="005D7F72">
        <w:rPr>
          <w:rFonts w:ascii="Times New Roman" w:hAnsi="Times New Roman" w:cs="Times New Roman"/>
          <w:sz w:val="24"/>
          <w:szCs w:val="24"/>
        </w:rPr>
        <w:t xml:space="preserve"> list of chromatin loops in </w:t>
      </w:r>
      <w:r w:rsidR="007E7DE7" w:rsidRPr="00FC2E20">
        <w:rPr>
          <w:rFonts w:ascii="Times New Roman" w:hAnsi="Times New Roman" w:cs="Times New Roman"/>
          <w:i/>
          <w:sz w:val="24"/>
          <w:szCs w:val="24"/>
        </w:rPr>
        <w:t xml:space="preserve">a </w:t>
      </w:r>
      <w:r w:rsidR="00FC2E20" w:rsidRPr="00FC2E20">
        <w:rPr>
          <w:rFonts w:ascii="Times New Roman" w:hAnsi="Times New Roman" w:cs="Times New Roman"/>
          <w:i/>
          <w:sz w:val="24"/>
          <w:szCs w:val="24"/>
        </w:rPr>
        <w:t>.</w:t>
      </w:r>
      <w:r w:rsidR="007E7DE7" w:rsidRPr="00FC2E20">
        <w:rPr>
          <w:rFonts w:ascii="Times New Roman" w:hAnsi="Times New Roman" w:cs="Times New Roman"/>
          <w:i/>
          <w:sz w:val="24"/>
          <w:szCs w:val="24"/>
        </w:rPr>
        <w:t>bed</w:t>
      </w:r>
      <w:r w:rsidR="007E7DE7" w:rsidRPr="005D7F72">
        <w:rPr>
          <w:rFonts w:ascii="Times New Roman" w:hAnsi="Times New Roman" w:cs="Times New Roman"/>
          <w:sz w:val="24"/>
          <w:szCs w:val="24"/>
        </w:rPr>
        <w:t xml:space="preserve"> format file </w:t>
      </w:r>
      <w:r w:rsidR="00ED2D95" w:rsidRPr="005D7F72">
        <w:rPr>
          <w:rFonts w:ascii="Times New Roman" w:hAnsi="Times New Roman" w:cs="Times New Roman"/>
          <w:sz w:val="24"/>
          <w:szCs w:val="24"/>
        </w:rPr>
        <w:t xml:space="preserve">(optional) </w:t>
      </w:r>
      <w:r w:rsidR="007E7DE7" w:rsidRPr="005D7F72">
        <w:rPr>
          <w:rFonts w:ascii="Times New Roman" w:hAnsi="Times New Roman" w:cs="Times New Roman"/>
          <w:sz w:val="24"/>
          <w:szCs w:val="24"/>
        </w:rPr>
        <w:t>and highlighted in the 3D model</w:t>
      </w:r>
      <w:r w:rsidR="00E12232">
        <w:rPr>
          <w:rFonts w:ascii="Times New Roman" w:hAnsi="Times New Roman" w:cs="Times New Roman"/>
          <w:sz w:val="24"/>
          <w:szCs w:val="24"/>
        </w:rPr>
        <w:t>.</w:t>
      </w:r>
    </w:p>
    <w:p w14:paraId="4F12151B" w14:textId="77777777" w:rsidR="00F60C4D" w:rsidRPr="005D7F72" w:rsidRDefault="001720B7" w:rsidP="00CE2DA6">
      <w:pPr>
        <w:pStyle w:val="Heading3"/>
      </w:pPr>
      <w:bookmarkStart w:id="159" w:name="_Toc508398370"/>
      <w:r w:rsidRPr="005D7F72">
        <w:t>Running</w:t>
      </w:r>
      <w:bookmarkEnd w:id="159"/>
    </w:p>
    <w:p w14:paraId="03C07BB6" w14:textId="795712A2" w:rsidR="001720B7" w:rsidRPr="005D7F72" w:rsidRDefault="00F60C4D" w:rsidP="00061F71">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w:t>
      </w:r>
      <w:r w:rsidR="00822408" w:rsidRPr="005D7F72">
        <w:rPr>
          <w:rFonts w:ascii="Times New Roman" w:hAnsi="Times New Roman" w:cs="Times New Roman"/>
          <w:sz w:val="24"/>
          <w:szCs w:val="24"/>
        </w:rPr>
        <w:t xml:space="preserve"> the function from</w:t>
      </w:r>
      <w:r w:rsidR="00E70ADC" w:rsidRPr="005D7F72">
        <w:rPr>
          <w:rFonts w:ascii="Times New Roman" w:hAnsi="Times New Roman" w:cs="Times New Roman"/>
          <w:sz w:val="24"/>
          <w:szCs w:val="24"/>
        </w:rPr>
        <w:t xml:space="preserve"> the menu toolbar</w:t>
      </w:r>
      <w:r w:rsidR="00822408" w:rsidRPr="005D7F72">
        <w:rPr>
          <w:rFonts w:ascii="Times New Roman" w:hAnsi="Times New Roman" w:cs="Times New Roman"/>
          <w:sz w:val="24"/>
          <w:szCs w:val="24"/>
        </w:rPr>
        <w:t>: 3D-Functions/Loop Detection</w:t>
      </w:r>
    </w:p>
    <w:p w14:paraId="0A56B2DD" w14:textId="77777777" w:rsidR="005A2362" w:rsidRPr="005D7F72"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5D7F72" w:rsidRDefault="00016F9D" w:rsidP="008B139E">
      <w:pPr>
        <w:pStyle w:val="Figures"/>
        <w:rPr>
          <w:rFonts w:cs="Times New Roman"/>
          <w:szCs w:val="24"/>
        </w:rPr>
      </w:pPr>
      <w:bookmarkStart w:id="160" w:name="_Toc503960238"/>
      <w:bookmarkStart w:id="161" w:name="_Toc504661613"/>
      <w:bookmarkStart w:id="162" w:name="_Toc509324196"/>
      <w:r w:rsidRPr="005D7F72">
        <w:rPr>
          <w:rFonts w:cs="Times New Roman"/>
          <w:szCs w:val="24"/>
        </w:rPr>
        <w:t xml:space="preserve">Figure </w:t>
      </w:r>
      <w:r w:rsidR="009D03B9" w:rsidRPr="005D7F72">
        <w:rPr>
          <w:rFonts w:cs="Times New Roman"/>
          <w:szCs w:val="24"/>
        </w:rPr>
        <w:t>15</w:t>
      </w:r>
      <w:r w:rsidRPr="005D7F72">
        <w:rPr>
          <w:rFonts w:cs="Times New Roman"/>
          <w:szCs w:val="24"/>
        </w:rPr>
        <w:t>:</w:t>
      </w:r>
      <w:r w:rsidR="005A2362" w:rsidRPr="005D7F72">
        <w:rPr>
          <w:rFonts w:cs="Times New Roman"/>
          <w:szCs w:val="24"/>
        </w:rPr>
        <w:t xml:space="preserve"> Chromatin loops</w:t>
      </w:r>
      <w:bookmarkEnd w:id="160"/>
      <w:bookmarkEnd w:id="161"/>
      <w:bookmarkEnd w:id="162"/>
    </w:p>
    <w:p w14:paraId="336DCF3D" w14:textId="4215C726" w:rsidR="005A2362" w:rsidRPr="005D7F72" w:rsidRDefault="005A2362" w:rsidP="00E6780D">
      <w:pPr>
        <w:ind w:left="720"/>
        <w:rPr>
          <w:rFonts w:ascii="Times New Roman" w:hAnsi="Times New Roman" w:cs="Times New Roman"/>
          <w:sz w:val="24"/>
          <w:szCs w:val="24"/>
        </w:rPr>
      </w:pPr>
      <w:r w:rsidRPr="005D7F72">
        <w:rPr>
          <w:rFonts w:ascii="Times New Roman" w:hAnsi="Times New Roman" w:cs="Times New Roman"/>
          <w:sz w:val="24"/>
          <w:szCs w:val="24"/>
        </w:rPr>
        <w:t xml:space="preserve">The function </w:t>
      </w:r>
      <w:r w:rsidR="00065D20" w:rsidRPr="005D7F72">
        <w:rPr>
          <w:rFonts w:ascii="Times New Roman" w:hAnsi="Times New Roman" w:cs="Times New Roman"/>
          <w:sz w:val="24"/>
          <w:szCs w:val="24"/>
        </w:rPr>
        <w:t xml:space="preserve">identifies chromatin loops and highlights them in the 3D model. </w:t>
      </w:r>
      <w:r w:rsidR="008B35D4" w:rsidRPr="005D7F72">
        <w:rPr>
          <w:rFonts w:ascii="Times New Roman" w:hAnsi="Times New Roman" w:cs="Times New Roman"/>
          <w:sz w:val="24"/>
          <w:szCs w:val="24"/>
        </w:rPr>
        <w:t xml:space="preserve">The loops can also be outputted into a </w:t>
      </w:r>
      <w:r w:rsidR="00FC2E20">
        <w:rPr>
          <w:rFonts w:ascii="Times New Roman" w:hAnsi="Times New Roman" w:cs="Times New Roman"/>
          <w:sz w:val="24"/>
          <w:szCs w:val="24"/>
        </w:rPr>
        <w:t>.</w:t>
      </w:r>
      <w:r w:rsidR="008B35D4" w:rsidRPr="005D7F72">
        <w:rPr>
          <w:rFonts w:ascii="Times New Roman" w:hAnsi="Times New Roman" w:cs="Times New Roman"/>
          <w:sz w:val="24"/>
          <w:szCs w:val="24"/>
        </w:rPr>
        <w:t xml:space="preserve">bed format file specified in the </w:t>
      </w:r>
      <w:r w:rsidR="008B35D4" w:rsidRPr="00FC2E20">
        <w:rPr>
          <w:rFonts w:ascii="Times New Roman" w:hAnsi="Times New Roman" w:cs="Times New Roman"/>
          <w:i/>
          <w:sz w:val="24"/>
          <w:szCs w:val="24"/>
        </w:rPr>
        <w:t>Output File</w:t>
      </w:r>
      <w:r w:rsidR="008B35D4" w:rsidRPr="005D7F72">
        <w:rPr>
          <w:rFonts w:ascii="Times New Roman" w:hAnsi="Times New Roman" w:cs="Times New Roman"/>
          <w:sz w:val="24"/>
          <w:szCs w:val="24"/>
        </w:rPr>
        <w:t xml:space="preserve"> field.</w:t>
      </w:r>
      <w:r w:rsidR="00BD08B1" w:rsidRPr="005D7F72">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5D7F72" w:rsidRDefault="006D6C7F" w:rsidP="006D6C7F">
      <w:pPr>
        <w:ind w:left="720"/>
        <w:rPr>
          <w:rFonts w:ascii="Times New Roman" w:hAnsi="Times New Roman" w:cs="Times New Roman"/>
          <w:sz w:val="24"/>
          <w:szCs w:val="24"/>
        </w:rPr>
      </w:pPr>
      <w:r w:rsidRPr="005D7F72">
        <w:rPr>
          <w:rFonts w:ascii="Times New Roman" w:hAnsi="Times New Roman" w:cs="Times New Roman"/>
          <w:sz w:val="24"/>
          <w:szCs w:val="24"/>
        </w:rPr>
        <w:t>Loops are colored in spectrum (from blue to red). To highlight loops better, color the model by a single color</w:t>
      </w:r>
      <w:r w:rsidR="00B264D3" w:rsidRPr="005D7F72">
        <w:rPr>
          <w:rFonts w:ascii="Times New Roman" w:hAnsi="Times New Roman" w:cs="Times New Roman"/>
          <w:sz w:val="24"/>
          <w:szCs w:val="24"/>
        </w:rPr>
        <w:t xml:space="preserve"> </w:t>
      </w:r>
      <w:r w:rsidRPr="005D7F72">
        <w:rPr>
          <w:rFonts w:ascii="Times New Roman" w:hAnsi="Times New Roman" w:cs="Times New Roman"/>
          <w:sz w:val="24"/>
          <w:szCs w:val="24"/>
        </w:rPr>
        <w:t xml:space="preserve">(right-click on the </w:t>
      </w:r>
      <w:r w:rsidR="00810B91" w:rsidRPr="005D7F72">
        <w:rPr>
          <w:rFonts w:ascii="Times New Roman" w:hAnsi="Times New Roman" w:cs="Times New Roman"/>
          <w:sz w:val="24"/>
          <w:szCs w:val="24"/>
        </w:rPr>
        <w:t xml:space="preserve">main </w:t>
      </w:r>
      <w:r w:rsidRPr="005D7F72">
        <w:rPr>
          <w:rFonts w:ascii="Times New Roman" w:hAnsi="Times New Roman" w:cs="Times New Roman"/>
          <w:sz w:val="24"/>
          <w:szCs w:val="24"/>
        </w:rPr>
        <w:t xml:space="preserve">screen, choose </w:t>
      </w:r>
      <w:r w:rsidR="00FC2E20">
        <w:rPr>
          <w:rFonts w:ascii="Times New Roman" w:hAnsi="Times New Roman" w:cs="Times New Roman"/>
          <w:i/>
          <w:sz w:val="24"/>
          <w:szCs w:val="24"/>
        </w:rPr>
        <w:t>,</w:t>
      </w:r>
      <w:r w:rsidRPr="005D7F72">
        <w:rPr>
          <w:rFonts w:ascii="Times New Roman" w:hAnsi="Times New Roman" w:cs="Times New Roman"/>
          <w:sz w:val="24"/>
          <w:szCs w:val="24"/>
        </w:rPr>
        <w:t xml:space="preserve">) </w:t>
      </w:r>
    </w:p>
    <w:p w14:paraId="19FC5C59" w14:textId="77777777" w:rsidR="006D6C7F" w:rsidRPr="005D7F72" w:rsidRDefault="006D6C7F" w:rsidP="005A2362">
      <w:pPr>
        <w:rPr>
          <w:rFonts w:ascii="Times New Roman" w:hAnsi="Times New Roman" w:cs="Times New Roman"/>
          <w:sz w:val="24"/>
          <w:szCs w:val="24"/>
        </w:rPr>
      </w:pPr>
    </w:p>
    <w:p w14:paraId="016F77E9" w14:textId="77777777" w:rsidR="00BD08B1" w:rsidRPr="005D7F72" w:rsidRDefault="00044C79" w:rsidP="00CE2DA6">
      <w:pPr>
        <w:pStyle w:val="Heading2"/>
      </w:pPr>
      <w:bookmarkStart w:id="163" w:name="_Toc508398371"/>
      <w:r w:rsidRPr="005D7F72">
        <w:t>Model annotation</w:t>
      </w:r>
      <w:bookmarkEnd w:id="163"/>
    </w:p>
    <w:p w14:paraId="2C57D440" w14:textId="77777777" w:rsidR="00243285" w:rsidRPr="005D7F72" w:rsidRDefault="001C227D" w:rsidP="00CE2DA6">
      <w:pPr>
        <w:pStyle w:val="Heading3"/>
      </w:pPr>
      <w:bookmarkStart w:id="164" w:name="_Toc508398372"/>
      <w:r w:rsidRPr="005D7F72">
        <w:t>Purpose</w:t>
      </w:r>
      <w:bookmarkEnd w:id="164"/>
    </w:p>
    <w:p w14:paraId="40767457" w14:textId="03630F9E" w:rsidR="001C227D" w:rsidRPr="005D7F72" w:rsidRDefault="00243285" w:rsidP="00243285">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To </w:t>
      </w:r>
      <w:r w:rsidR="001478F5" w:rsidRPr="005D7F72">
        <w:rPr>
          <w:rFonts w:ascii="Times New Roman" w:hAnsi="Times New Roman" w:cs="Times New Roman"/>
          <w:sz w:val="24"/>
          <w:szCs w:val="24"/>
        </w:rPr>
        <w:t>annotate 3D models</w:t>
      </w:r>
      <w:r w:rsidR="00584FC8" w:rsidRPr="005D7F72">
        <w:rPr>
          <w:rFonts w:ascii="Times New Roman" w:hAnsi="Times New Roman" w:cs="Times New Roman"/>
          <w:sz w:val="24"/>
          <w:szCs w:val="24"/>
        </w:rPr>
        <w:t xml:space="preserve"> with </w:t>
      </w:r>
      <w:r w:rsidR="004D0BC7" w:rsidRPr="005D7F72">
        <w:rPr>
          <w:rFonts w:ascii="Times New Roman" w:hAnsi="Times New Roman" w:cs="Times New Roman"/>
          <w:sz w:val="24"/>
          <w:szCs w:val="24"/>
        </w:rPr>
        <w:t>genomic elements</w:t>
      </w:r>
      <w:r w:rsidR="0028647F">
        <w:rPr>
          <w:rFonts w:ascii="Times New Roman" w:hAnsi="Times New Roman" w:cs="Times New Roman"/>
          <w:sz w:val="24"/>
          <w:szCs w:val="24"/>
        </w:rPr>
        <w:t>.</w:t>
      </w:r>
    </w:p>
    <w:p w14:paraId="1B5A11D3" w14:textId="77777777" w:rsidR="00243285" w:rsidRPr="005D7F72" w:rsidRDefault="00D62790" w:rsidP="00CE2DA6">
      <w:pPr>
        <w:pStyle w:val="Heading3"/>
      </w:pPr>
      <w:bookmarkStart w:id="165" w:name="_Toc508398373"/>
      <w:r w:rsidRPr="005D7F72">
        <w:t>Input</w:t>
      </w:r>
      <w:bookmarkEnd w:id="165"/>
    </w:p>
    <w:p w14:paraId="696A9022" w14:textId="1A9FD533" w:rsidR="00D62790" w:rsidRPr="005D7F72" w:rsidRDefault="00243285" w:rsidP="000615C5">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D62790" w:rsidRPr="005D7F72">
        <w:rPr>
          <w:rFonts w:ascii="Times New Roman" w:hAnsi="Times New Roman" w:cs="Times New Roman"/>
          <w:sz w:val="24"/>
          <w:szCs w:val="24"/>
        </w:rPr>
        <w:t xml:space="preserve"> 3D model </w:t>
      </w:r>
      <w:r w:rsidR="00C4378D" w:rsidRPr="005D7F72">
        <w:rPr>
          <w:rFonts w:ascii="Times New Roman" w:hAnsi="Times New Roman" w:cs="Times New Roman"/>
          <w:sz w:val="24"/>
          <w:szCs w:val="24"/>
        </w:rPr>
        <w:t xml:space="preserve">(e.g. in </w:t>
      </w:r>
      <w:r w:rsidR="00C4378D" w:rsidRPr="0028647F">
        <w:rPr>
          <w:rFonts w:ascii="Times New Roman" w:hAnsi="Times New Roman" w:cs="Times New Roman"/>
          <w:i/>
          <w:sz w:val="24"/>
          <w:szCs w:val="24"/>
        </w:rPr>
        <w:t>executable/sample_data/models</w:t>
      </w:r>
      <w:r w:rsidR="00C4378D" w:rsidRPr="005D7F72">
        <w:rPr>
          <w:rFonts w:ascii="Times New Roman" w:hAnsi="Times New Roman" w:cs="Times New Roman"/>
          <w:sz w:val="24"/>
          <w:szCs w:val="24"/>
        </w:rPr>
        <w:t xml:space="preserve">) </w:t>
      </w:r>
      <w:r w:rsidR="00D62790" w:rsidRPr="005D7F72">
        <w:rPr>
          <w:rFonts w:ascii="Times New Roman" w:hAnsi="Times New Roman" w:cs="Times New Roman"/>
          <w:sz w:val="24"/>
          <w:szCs w:val="24"/>
        </w:rPr>
        <w:t xml:space="preserve">and genomic elements in </w:t>
      </w:r>
      <w:r w:rsidR="00FC2E20" w:rsidRPr="00FC2E20">
        <w:rPr>
          <w:rFonts w:ascii="Times New Roman" w:hAnsi="Times New Roman" w:cs="Times New Roman"/>
          <w:i/>
          <w:sz w:val="24"/>
          <w:szCs w:val="24"/>
        </w:rPr>
        <w:t>.</w:t>
      </w:r>
      <w:r w:rsidR="00D62790" w:rsidRPr="00FC2E20">
        <w:rPr>
          <w:rFonts w:ascii="Times New Roman" w:hAnsi="Times New Roman" w:cs="Times New Roman"/>
          <w:i/>
          <w:sz w:val="24"/>
          <w:szCs w:val="24"/>
        </w:rPr>
        <w:t>bed</w:t>
      </w:r>
      <w:r w:rsidR="00D62790" w:rsidRPr="005D7F72">
        <w:rPr>
          <w:rFonts w:ascii="Times New Roman" w:hAnsi="Times New Roman" w:cs="Times New Roman"/>
          <w:sz w:val="24"/>
          <w:szCs w:val="24"/>
        </w:rPr>
        <w:t xml:space="preserve"> format files</w:t>
      </w:r>
      <w:r w:rsidR="00C4378D" w:rsidRPr="005D7F72">
        <w:rPr>
          <w:rFonts w:ascii="Times New Roman" w:hAnsi="Times New Roman" w:cs="Times New Roman"/>
          <w:sz w:val="24"/>
          <w:szCs w:val="24"/>
        </w:rPr>
        <w:t xml:space="preserve"> (e.g. in </w:t>
      </w:r>
      <w:r w:rsidR="00C4378D" w:rsidRPr="0028647F">
        <w:rPr>
          <w:rFonts w:ascii="Times New Roman" w:hAnsi="Times New Roman" w:cs="Times New Roman"/>
          <w:i/>
          <w:sz w:val="24"/>
          <w:szCs w:val="24"/>
        </w:rPr>
        <w:t>executable/track_files</w:t>
      </w:r>
      <w:r w:rsidR="00C4378D" w:rsidRPr="005D7F72">
        <w:rPr>
          <w:rFonts w:ascii="Times New Roman" w:hAnsi="Times New Roman" w:cs="Times New Roman"/>
          <w:sz w:val="24"/>
          <w:szCs w:val="24"/>
        </w:rPr>
        <w:t>)</w:t>
      </w:r>
      <w:r w:rsidR="0028647F">
        <w:rPr>
          <w:rFonts w:ascii="Times New Roman" w:hAnsi="Times New Roman" w:cs="Times New Roman"/>
          <w:sz w:val="24"/>
          <w:szCs w:val="24"/>
        </w:rPr>
        <w:t>.</w:t>
      </w:r>
    </w:p>
    <w:p w14:paraId="3828694E" w14:textId="77777777" w:rsidR="00F8052E" w:rsidRPr="005D7F72" w:rsidRDefault="003467B9" w:rsidP="00CE2DA6">
      <w:pPr>
        <w:pStyle w:val="Heading3"/>
      </w:pPr>
      <w:bookmarkStart w:id="166" w:name="_Toc508398374"/>
      <w:r w:rsidRPr="005D7F72">
        <w:t>Output</w:t>
      </w:r>
      <w:bookmarkEnd w:id="166"/>
    </w:p>
    <w:p w14:paraId="015C9FF8" w14:textId="3B6D8802" w:rsidR="003467B9" w:rsidRPr="005D7F72" w:rsidRDefault="003467B9" w:rsidP="00F8052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 is annotated with data from </w:t>
      </w:r>
      <w:r w:rsidR="000D0FB8" w:rsidRPr="000D0FB8">
        <w:rPr>
          <w:rFonts w:ascii="Times New Roman" w:hAnsi="Times New Roman" w:cs="Times New Roman"/>
          <w:i/>
          <w:sz w:val="24"/>
          <w:szCs w:val="24"/>
        </w:rPr>
        <w:t>.</w:t>
      </w:r>
      <w:r w:rsidRPr="000D0FB8">
        <w:rPr>
          <w:rFonts w:ascii="Times New Roman" w:hAnsi="Times New Roman" w:cs="Times New Roman"/>
          <w:i/>
          <w:sz w:val="24"/>
          <w:szCs w:val="24"/>
        </w:rPr>
        <w:t>bed</w:t>
      </w:r>
      <w:r w:rsidRPr="005D7F72">
        <w:rPr>
          <w:rFonts w:ascii="Times New Roman" w:hAnsi="Times New Roman" w:cs="Times New Roman"/>
          <w:sz w:val="24"/>
          <w:szCs w:val="24"/>
        </w:rPr>
        <w:t xml:space="preserve"> format files</w:t>
      </w:r>
      <w:r w:rsidR="004A4B49">
        <w:rPr>
          <w:rFonts w:ascii="Times New Roman" w:hAnsi="Times New Roman" w:cs="Times New Roman"/>
          <w:sz w:val="24"/>
          <w:szCs w:val="24"/>
        </w:rPr>
        <w:t>.</w:t>
      </w:r>
    </w:p>
    <w:p w14:paraId="59719D45" w14:textId="77777777" w:rsidR="00F8052E" w:rsidRPr="005D7F72" w:rsidRDefault="003467B9" w:rsidP="00CE2DA6">
      <w:pPr>
        <w:pStyle w:val="Heading3"/>
      </w:pPr>
      <w:bookmarkStart w:id="167" w:name="_Toc508398375"/>
      <w:r w:rsidRPr="005D7F72">
        <w:t>Running</w:t>
      </w:r>
      <w:bookmarkEnd w:id="167"/>
    </w:p>
    <w:p w14:paraId="76AB5866" w14:textId="77777777" w:rsidR="003467B9" w:rsidRPr="005D7F72" w:rsidRDefault="00F8052E" w:rsidP="00DC08B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 xml:space="preserve">Access </w:t>
      </w:r>
      <w:r w:rsidR="003467B9" w:rsidRPr="005D7F72">
        <w:rPr>
          <w:rFonts w:ascii="Times New Roman" w:hAnsi="Times New Roman" w:cs="Times New Roman"/>
          <w:sz w:val="24"/>
          <w:szCs w:val="24"/>
        </w:rPr>
        <w:t>the function from the menu toolbar: 3D-Functions/Model Annotation</w:t>
      </w:r>
    </w:p>
    <w:p w14:paraId="266B41C9" w14:textId="77777777" w:rsidR="0031520D" w:rsidRPr="005D7F72"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5D7F72" w:rsidRDefault="0031520D" w:rsidP="008B139E">
      <w:pPr>
        <w:pStyle w:val="Figures"/>
        <w:rPr>
          <w:rFonts w:cs="Times New Roman"/>
          <w:szCs w:val="24"/>
        </w:rPr>
      </w:pPr>
      <w:bookmarkStart w:id="168" w:name="_Toc509324197"/>
      <w:r w:rsidRPr="005D7F72">
        <w:rPr>
          <w:rFonts w:cs="Times New Roman"/>
          <w:szCs w:val="24"/>
        </w:rPr>
        <w:t xml:space="preserve">Figure </w:t>
      </w:r>
      <w:r w:rsidR="00817E9E" w:rsidRPr="005D7F72">
        <w:rPr>
          <w:rFonts w:cs="Times New Roman"/>
          <w:szCs w:val="24"/>
        </w:rPr>
        <w:t>16</w:t>
      </w:r>
      <w:r w:rsidR="00000A1C" w:rsidRPr="005D7F72">
        <w:rPr>
          <w:rFonts w:cs="Times New Roman"/>
          <w:szCs w:val="24"/>
        </w:rPr>
        <w:t>:</w:t>
      </w:r>
      <w:r w:rsidRPr="005D7F72">
        <w:rPr>
          <w:rFonts w:cs="Times New Roman"/>
          <w:szCs w:val="24"/>
        </w:rPr>
        <w:t xml:space="preserve"> Function to annotate 3D models</w:t>
      </w:r>
      <w:bookmarkEnd w:id="168"/>
    </w:p>
    <w:p w14:paraId="7980F209" w14:textId="77777777" w:rsidR="00000A1C" w:rsidRPr="005D7F72" w:rsidRDefault="00000A1C" w:rsidP="00000A1C">
      <w:pPr>
        <w:rPr>
          <w:rFonts w:ascii="Times New Roman" w:hAnsi="Times New Roman" w:cs="Times New Roman"/>
          <w:sz w:val="24"/>
          <w:szCs w:val="24"/>
        </w:rPr>
      </w:pPr>
    </w:p>
    <w:p w14:paraId="2D6928AC" w14:textId="77777777" w:rsidR="006D6C7F" w:rsidRPr="005D7F72" w:rsidRDefault="00B848CD" w:rsidP="00B848CD">
      <w:pPr>
        <w:ind w:left="720"/>
        <w:rPr>
          <w:rFonts w:ascii="Times New Roman" w:hAnsi="Times New Roman" w:cs="Times New Roman"/>
          <w:sz w:val="24"/>
          <w:szCs w:val="24"/>
        </w:rPr>
      </w:pPr>
      <w:r w:rsidRPr="005D7F72">
        <w:rPr>
          <w:rFonts w:ascii="Times New Roman" w:hAnsi="Times New Roman" w:cs="Times New Roman"/>
          <w:sz w:val="24"/>
          <w:szCs w:val="24"/>
        </w:rPr>
        <w:t>To better highlight track data, change the color of the model to a sing color (right-click on the main screen, Color/Structure/Reset)</w:t>
      </w:r>
      <w:r w:rsidR="00E5113A" w:rsidRPr="005D7F72">
        <w:rPr>
          <w:rFonts w:ascii="Times New Roman" w:hAnsi="Times New Roman" w:cs="Times New Roman"/>
          <w:sz w:val="24"/>
          <w:szCs w:val="24"/>
        </w:rPr>
        <w:t>. The background can be changed to white to (Color/Background/White)</w:t>
      </w:r>
    </w:p>
    <w:p w14:paraId="364A173E" w14:textId="77777777" w:rsidR="002B72E2" w:rsidRPr="005D7F7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5D7F72" w14:paraId="5DB8CF54" w14:textId="77777777" w:rsidTr="009D03B9">
        <w:tc>
          <w:tcPr>
            <w:tcW w:w="1247" w:type="dxa"/>
          </w:tcPr>
          <w:p w14:paraId="536A674F"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Field / Button</w:t>
            </w:r>
          </w:p>
        </w:tc>
        <w:tc>
          <w:tcPr>
            <w:tcW w:w="6807" w:type="dxa"/>
          </w:tcPr>
          <w:p w14:paraId="340A2DF9"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296" w:type="dxa"/>
          </w:tcPr>
          <w:p w14:paraId="05926EFF"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2B72E2" w:rsidRPr="005D7F72" w14:paraId="03D27EB9" w14:textId="77777777" w:rsidTr="009D03B9">
        <w:tc>
          <w:tcPr>
            <w:tcW w:w="1247" w:type="dxa"/>
          </w:tcPr>
          <w:p w14:paraId="15F6A72E"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Track file</w:t>
            </w:r>
          </w:p>
        </w:tc>
        <w:tc>
          <w:tcPr>
            <w:tcW w:w="6807" w:type="dxa"/>
          </w:tcPr>
          <w:p w14:paraId="32784523"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A file in bed format (see executable/track_files for example) to annotate the model</w:t>
            </w:r>
          </w:p>
        </w:tc>
        <w:tc>
          <w:tcPr>
            <w:tcW w:w="1296" w:type="dxa"/>
          </w:tcPr>
          <w:p w14:paraId="4B0116BF"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NA</w:t>
            </w:r>
          </w:p>
        </w:tc>
      </w:tr>
      <w:tr w:rsidR="002B72E2" w:rsidRPr="005D7F72" w14:paraId="78341BF2" w14:textId="77777777" w:rsidTr="009D03B9">
        <w:tc>
          <w:tcPr>
            <w:tcW w:w="1247" w:type="dxa"/>
          </w:tcPr>
          <w:p w14:paraId="3D5430CF" w14:textId="77777777" w:rsidR="002B72E2" w:rsidRPr="005D7F72" w:rsidRDefault="00322707" w:rsidP="002B72E2">
            <w:pPr>
              <w:rPr>
                <w:rFonts w:ascii="Times New Roman" w:hAnsi="Times New Roman" w:cs="Times New Roman"/>
                <w:sz w:val="24"/>
                <w:szCs w:val="24"/>
              </w:rPr>
            </w:pPr>
            <w:r w:rsidRPr="005D7F72">
              <w:rPr>
                <w:rFonts w:ascii="Times New Roman" w:hAnsi="Times New Roman" w:cs="Times New Roman"/>
                <w:sz w:val="24"/>
                <w:szCs w:val="24"/>
              </w:rPr>
              <w:t>Track name</w:t>
            </w:r>
          </w:p>
        </w:tc>
        <w:tc>
          <w:tcPr>
            <w:tcW w:w="6807" w:type="dxa"/>
          </w:tcPr>
          <w:p w14:paraId="61E1587A" w14:textId="77777777" w:rsidR="002B72E2" w:rsidRPr="005D7F72" w:rsidRDefault="0036790F" w:rsidP="002B72E2">
            <w:pPr>
              <w:rPr>
                <w:rFonts w:ascii="Times New Roman" w:hAnsi="Times New Roman" w:cs="Times New Roman"/>
                <w:sz w:val="24"/>
                <w:szCs w:val="24"/>
              </w:rPr>
            </w:pPr>
            <w:r w:rsidRPr="005D7F72">
              <w:rPr>
                <w:rFonts w:ascii="Times New Roman" w:hAnsi="Times New Roman" w:cs="Times New Roman"/>
                <w:sz w:val="24"/>
                <w:szCs w:val="24"/>
              </w:rPr>
              <w:t>A unique name associated with the above input file</w:t>
            </w:r>
          </w:p>
        </w:tc>
        <w:tc>
          <w:tcPr>
            <w:tcW w:w="1296" w:type="dxa"/>
          </w:tcPr>
          <w:p w14:paraId="1D0C3403" w14:textId="77777777" w:rsidR="002B72E2" w:rsidRPr="005D7F72" w:rsidRDefault="00740E50" w:rsidP="002B72E2">
            <w:pPr>
              <w:rPr>
                <w:rFonts w:ascii="Times New Roman" w:hAnsi="Times New Roman" w:cs="Times New Roman"/>
                <w:sz w:val="24"/>
                <w:szCs w:val="24"/>
              </w:rPr>
            </w:pPr>
            <w:r w:rsidRPr="005D7F72">
              <w:rPr>
                <w:rFonts w:ascii="Times New Roman" w:hAnsi="Times New Roman" w:cs="Times New Roman"/>
                <w:sz w:val="24"/>
                <w:szCs w:val="24"/>
              </w:rPr>
              <w:t>N</w:t>
            </w:r>
            <w:r w:rsidR="0023610B" w:rsidRPr="005D7F72">
              <w:rPr>
                <w:rFonts w:ascii="Times New Roman" w:hAnsi="Times New Roman" w:cs="Times New Roman"/>
                <w:sz w:val="24"/>
                <w:szCs w:val="24"/>
              </w:rPr>
              <w:t>ame of track file</w:t>
            </w:r>
          </w:p>
        </w:tc>
      </w:tr>
      <w:tr w:rsidR="002B72E2" w:rsidRPr="005D7F72" w14:paraId="44015E78" w14:textId="77777777" w:rsidTr="009D03B9">
        <w:tc>
          <w:tcPr>
            <w:tcW w:w="1247" w:type="dxa"/>
          </w:tcPr>
          <w:p w14:paraId="02211059" w14:textId="77777777" w:rsidR="002B72E2" w:rsidRPr="005D7F72" w:rsidRDefault="002451AC" w:rsidP="002B72E2">
            <w:pPr>
              <w:rPr>
                <w:rFonts w:ascii="Times New Roman" w:hAnsi="Times New Roman" w:cs="Times New Roman"/>
                <w:sz w:val="24"/>
                <w:szCs w:val="24"/>
              </w:rPr>
            </w:pPr>
            <w:r w:rsidRPr="005D7F72">
              <w:rPr>
                <w:rFonts w:ascii="Times New Roman" w:hAnsi="Times New Roman" w:cs="Times New Roman"/>
                <w:sz w:val="24"/>
                <w:szCs w:val="24"/>
              </w:rPr>
              <w:t>Is domain or loop?</w:t>
            </w:r>
          </w:p>
        </w:tc>
        <w:tc>
          <w:tcPr>
            <w:tcW w:w="6807" w:type="dxa"/>
          </w:tcPr>
          <w:p w14:paraId="497CDC81" w14:textId="77777777" w:rsidR="002B72E2" w:rsidRPr="005D7F72" w:rsidRDefault="002451AC" w:rsidP="002B72E2">
            <w:pPr>
              <w:rPr>
                <w:rFonts w:ascii="Times New Roman" w:hAnsi="Times New Roman" w:cs="Times New Roman"/>
                <w:sz w:val="24"/>
                <w:szCs w:val="24"/>
              </w:rPr>
            </w:pPr>
            <w:r w:rsidRPr="005D7F72">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5D7F72" w:rsidRDefault="003B7A2C" w:rsidP="002B72E2">
            <w:pPr>
              <w:rPr>
                <w:rFonts w:ascii="Times New Roman" w:hAnsi="Times New Roman" w:cs="Times New Roman"/>
                <w:sz w:val="24"/>
                <w:szCs w:val="24"/>
              </w:rPr>
            </w:pPr>
            <w:r w:rsidRPr="005D7F72">
              <w:rPr>
                <w:rFonts w:ascii="Times New Roman" w:hAnsi="Times New Roman" w:cs="Times New Roman"/>
                <w:sz w:val="24"/>
                <w:szCs w:val="24"/>
              </w:rPr>
              <w:t>Unchecked</w:t>
            </w:r>
          </w:p>
        </w:tc>
      </w:tr>
      <w:tr w:rsidR="002B72E2" w:rsidRPr="005D7F72" w14:paraId="2854C94E" w14:textId="77777777" w:rsidTr="009D03B9">
        <w:tc>
          <w:tcPr>
            <w:tcW w:w="1247" w:type="dxa"/>
          </w:tcPr>
          <w:p w14:paraId="0391F43E" w14:textId="77777777" w:rsidR="002B72E2" w:rsidRPr="005D7F72" w:rsidRDefault="000F6321" w:rsidP="002B72E2">
            <w:pPr>
              <w:rPr>
                <w:rFonts w:ascii="Times New Roman" w:hAnsi="Times New Roman" w:cs="Times New Roman"/>
                <w:sz w:val="24"/>
                <w:szCs w:val="24"/>
              </w:rPr>
            </w:pPr>
            <w:r w:rsidRPr="005D7F72">
              <w:rPr>
                <w:rFonts w:ascii="Times New Roman" w:hAnsi="Times New Roman" w:cs="Times New Roman"/>
                <w:sz w:val="24"/>
                <w:szCs w:val="24"/>
              </w:rPr>
              <w:t>Choose color</w:t>
            </w:r>
          </w:p>
        </w:tc>
        <w:tc>
          <w:tcPr>
            <w:tcW w:w="6807" w:type="dxa"/>
          </w:tcPr>
          <w:p w14:paraId="1153AF6A" w14:textId="77777777" w:rsidR="002B72E2" w:rsidRPr="005D7F72" w:rsidRDefault="000F6321" w:rsidP="002B72E2">
            <w:pPr>
              <w:rPr>
                <w:rFonts w:ascii="Times New Roman" w:hAnsi="Times New Roman" w:cs="Times New Roman"/>
                <w:sz w:val="24"/>
                <w:szCs w:val="24"/>
              </w:rPr>
            </w:pPr>
            <w:r w:rsidRPr="005D7F72">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5D7F72" w:rsidRDefault="00D02D4E" w:rsidP="002B72E2">
            <w:pPr>
              <w:rPr>
                <w:rFonts w:ascii="Times New Roman" w:hAnsi="Times New Roman" w:cs="Times New Roman"/>
                <w:sz w:val="24"/>
                <w:szCs w:val="24"/>
              </w:rPr>
            </w:pPr>
            <w:r w:rsidRPr="005D7F72">
              <w:rPr>
                <w:rFonts w:ascii="Times New Roman" w:hAnsi="Times New Roman" w:cs="Times New Roman"/>
                <w:sz w:val="24"/>
                <w:szCs w:val="24"/>
              </w:rPr>
              <w:t>Random</w:t>
            </w:r>
          </w:p>
        </w:tc>
      </w:tr>
      <w:tr w:rsidR="002B72E2" w:rsidRPr="005D7F72" w14:paraId="0A2035E6" w14:textId="77777777" w:rsidTr="009D03B9">
        <w:tc>
          <w:tcPr>
            <w:tcW w:w="1247" w:type="dxa"/>
          </w:tcPr>
          <w:p w14:paraId="57BB79E5" w14:textId="77777777" w:rsidR="002B72E2" w:rsidRPr="005D7F72" w:rsidRDefault="00022D2A" w:rsidP="002B72E2">
            <w:pPr>
              <w:rPr>
                <w:rFonts w:ascii="Times New Roman" w:hAnsi="Times New Roman" w:cs="Times New Roman"/>
                <w:sz w:val="24"/>
                <w:szCs w:val="24"/>
              </w:rPr>
            </w:pPr>
            <w:r w:rsidRPr="005D7F72">
              <w:rPr>
                <w:rFonts w:ascii="Times New Roman" w:hAnsi="Times New Roman" w:cs="Times New Roman"/>
                <w:sz w:val="24"/>
                <w:szCs w:val="24"/>
              </w:rPr>
              <w:t>Change color</w:t>
            </w:r>
          </w:p>
        </w:tc>
        <w:tc>
          <w:tcPr>
            <w:tcW w:w="6807" w:type="dxa"/>
          </w:tcPr>
          <w:p w14:paraId="4E4027BF" w14:textId="77777777" w:rsidR="002B72E2" w:rsidRPr="005D7F72" w:rsidRDefault="001D0935" w:rsidP="002B72E2">
            <w:pPr>
              <w:rPr>
                <w:rFonts w:ascii="Times New Roman" w:hAnsi="Times New Roman" w:cs="Times New Roman"/>
                <w:sz w:val="24"/>
                <w:szCs w:val="24"/>
              </w:rPr>
            </w:pPr>
            <w:r w:rsidRPr="005D7F72">
              <w:rPr>
                <w:rFonts w:ascii="Times New Roman" w:hAnsi="Times New Roman" w:cs="Times New Roman"/>
                <w:sz w:val="24"/>
                <w:szCs w:val="24"/>
              </w:rPr>
              <w:t>To change color of the corresponding track</w:t>
            </w:r>
          </w:p>
        </w:tc>
        <w:tc>
          <w:tcPr>
            <w:tcW w:w="1296" w:type="dxa"/>
          </w:tcPr>
          <w:p w14:paraId="0E41B743" w14:textId="77777777" w:rsidR="002B72E2" w:rsidRPr="005D7F72" w:rsidRDefault="00E65A24" w:rsidP="002B72E2">
            <w:pPr>
              <w:rPr>
                <w:rFonts w:ascii="Times New Roman" w:hAnsi="Times New Roman" w:cs="Times New Roman"/>
                <w:sz w:val="24"/>
                <w:szCs w:val="24"/>
              </w:rPr>
            </w:pPr>
            <w:r w:rsidRPr="005D7F72">
              <w:rPr>
                <w:rFonts w:ascii="Times New Roman" w:hAnsi="Times New Roman" w:cs="Times New Roman"/>
                <w:sz w:val="24"/>
                <w:szCs w:val="24"/>
              </w:rPr>
              <w:t>NA</w:t>
            </w:r>
          </w:p>
        </w:tc>
      </w:tr>
      <w:tr w:rsidR="0065504F" w:rsidRPr="005D7F72" w14:paraId="739DF8EF" w14:textId="77777777" w:rsidTr="009D03B9">
        <w:tc>
          <w:tcPr>
            <w:tcW w:w="1247" w:type="dxa"/>
          </w:tcPr>
          <w:p w14:paraId="10C060A5" w14:textId="77777777" w:rsidR="0065504F" w:rsidRPr="005D7F72" w:rsidRDefault="0065504F" w:rsidP="002B72E2">
            <w:pPr>
              <w:rPr>
                <w:rFonts w:ascii="Times New Roman" w:hAnsi="Times New Roman" w:cs="Times New Roman"/>
                <w:sz w:val="24"/>
                <w:szCs w:val="24"/>
              </w:rPr>
            </w:pPr>
          </w:p>
        </w:tc>
        <w:tc>
          <w:tcPr>
            <w:tcW w:w="6807" w:type="dxa"/>
          </w:tcPr>
          <w:p w14:paraId="3F48543C" w14:textId="77777777" w:rsidR="0065504F" w:rsidRPr="005D7F72" w:rsidRDefault="0065504F" w:rsidP="0064285B">
            <w:pPr>
              <w:rPr>
                <w:rFonts w:ascii="Times New Roman" w:hAnsi="Times New Roman" w:cs="Times New Roman"/>
                <w:sz w:val="24"/>
                <w:szCs w:val="24"/>
              </w:rPr>
            </w:pPr>
            <w:r w:rsidRPr="005D7F72">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5D7F72" w:rsidRDefault="0065504F" w:rsidP="002B72E2">
            <w:pPr>
              <w:rPr>
                <w:rFonts w:ascii="Times New Roman" w:hAnsi="Times New Roman" w:cs="Times New Roman"/>
                <w:sz w:val="24"/>
                <w:szCs w:val="24"/>
              </w:rPr>
            </w:pPr>
          </w:p>
        </w:tc>
      </w:tr>
    </w:tbl>
    <w:p w14:paraId="0E63D925" w14:textId="77777777" w:rsidR="00F237A6" w:rsidRPr="005D7F72" w:rsidRDefault="002B72E2" w:rsidP="002B72E2">
      <w:pPr>
        <w:rPr>
          <w:rFonts w:ascii="Times New Roman" w:hAnsi="Times New Roman" w:cs="Times New Roman"/>
          <w:sz w:val="24"/>
          <w:szCs w:val="24"/>
        </w:rPr>
      </w:pPr>
      <w:r w:rsidRPr="005D7F72">
        <w:rPr>
          <w:rFonts w:ascii="Times New Roman" w:hAnsi="Times New Roman" w:cs="Times New Roman"/>
          <w:sz w:val="24"/>
          <w:szCs w:val="24"/>
        </w:rPr>
        <w:tab/>
      </w:r>
    </w:p>
    <w:p w14:paraId="278E1EB5" w14:textId="7B104870" w:rsidR="007C026D" w:rsidRPr="005D7F72" w:rsidRDefault="007C026D" w:rsidP="00F237A6">
      <w:pPr>
        <w:ind w:left="720"/>
        <w:rPr>
          <w:rFonts w:ascii="Times New Roman" w:hAnsi="Times New Roman" w:cs="Times New Roman"/>
          <w:sz w:val="24"/>
          <w:szCs w:val="24"/>
        </w:rPr>
      </w:pPr>
      <w:r w:rsidRPr="005D7F72">
        <w:rPr>
          <w:rFonts w:ascii="Times New Roman" w:hAnsi="Times New Roman" w:cs="Times New Roman"/>
          <w:sz w:val="24"/>
          <w:szCs w:val="24"/>
        </w:rPr>
        <w:t>To get the genomic</w:t>
      </w:r>
      <w:r w:rsidR="00823104" w:rsidRPr="005D7F72">
        <w:rPr>
          <w:rFonts w:ascii="Times New Roman" w:hAnsi="Times New Roman" w:cs="Times New Roman"/>
          <w:sz w:val="24"/>
          <w:szCs w:val="24"/>
        </w:rPr>
        <w:t xml:space="preserve"> coordinate of a point, l</w:t>
      </w:r>
      <w:r w:rsidRPr="005D7F72">
        <w:rPr>
          <w:rFonts w:ascii="Times New Roman" w:hAnsi="Times New Roman" w:cs="Times New Roman"/>
          <w:sz w:val="24"/>
          <w:szCs w:val="24"/>
        </w:rPr>
        <w:t xml:space="preserve">eft-click or mouse-over to </w:t>
      </w:r>
      <w:r w:rsidR="00823104" w:rsidRPr="005D7F72">
        <w:rPr>
          <w:rFonts w:ascii="Times New Roman" w:hAnsi="Times New Roman" w:cs="Times New Roman"/>
          <w:sz w:val="24"/>
          <w:szCs w:val="24"/>
        </w:rPr>
        <w:t>the point</w:t>
      </w:r>
      <w:r w:rsidR="00601FCD" w:rsidRPr="005D7F72">
        <w:rPr>
          <w:rFonts w:ascii="Times New Roman" w:hAnsi="Times New Roman" w:cs="Times New Roman"/>
          <w:sz w:val="24"/>
          <w:szCs w:val="24"/>
        </w:rPr>
        <w:t xml:space="preserve"> as shown in </w:t>
      </w:r>
      <w:r w:rsidR="00601FCD" w:rsidRPr="005D7F72">
        <w:rPr>
          <w:rFonts w:ascii="Times New Roman" w:hAnsi="Times New Roman" w:cs="Times New Roman"/>
          <w:b/>
          <w:sz w:val="24"/>
          <w:szCs w:val="24"/>
        </w:rPr>
        <w:fldChar w:fldCharType="begin"/>
      </w:r>
      <w:r w:rsidR="00601FCD" w:rsidRPr="005D7F72">
        <w:rPr>
          <w:rFonts w:ascii="Times New Roman" w:hAnsi="Times New Roman" w:cs="Times New Roman"/>
          <w:b/>
          <w:sz w:val="24"/>
          <w:szCs w:val="24"/>
        </w:rPr>
        <w:instrText xml:space="preserve"> REF _Ref499735927 \h  \* MERGEFORMAT </w:instrText>
      </w:r>
      <w:r w:rsidR="00601FCD" w:rsidRPr="005D7F72">
        <w:rPr>
          <w:rFonts w:ascii="Times New Roman" w:hAnsi="Times New Roman" w:cs="Times New Roman"/>
          <w:b/>
          <w:sz w:val="24"/>
          <w:szCs w:val="24"/>
        </w:rPr>
      </w:r>
      <w:r w:rsidR="00601FCD" w:rsidRPr="005D7F72">
        <w:rPr>
          <w:rFonts w:ascii="Times New Roman" w:hAnsi="Times New Roman" w:cs="Times New Roman"/>
          <w:b/>
          <w:sz w:val="24"/>
          <w:szCs w:val="24"/>
        </w:rPr>
        <w:fldChar w:fldCharType="separate"/>
      </w:r>
      <w:r w:rsidR="00310218" w:rsidRPr="005D7F72">
        <w:rPr>
          <w:rFonts w:ascii="Times New Roman" w:hAnsi="Times New Roman" w:cs="Times New Roman"/>
          <w:b/>
          <w:sz w:val="24"/>
          <w:szCs w:val="24"/>
        </w:rPr>
        <w:t xml:space="preserve">Figure </w:t>
      </w:r>
      <w:r w:rsidR="00601FCD" w:rsidRPr="005D7F72">
        <w:rPr>
          <w:rFonts w:ascii="Times New Roman" w:hAnsi="Times New Roman" w:cs="Times New Roman"/>
          <w:b/>
          <w:sz w:val="24"/>
          <w:szCs w:val="24"/>
        </w:rPr>
        <w:fldChar w:fldCharType="end"/>
      </w:r>
      <w:r w:rsidR="00601FCD" w:rsidRPr="005D7F72">
        <w:rPr>
          <w:rFonts w:ascii="Times New Roman" w:hAnsi="Times New Roman" w:cs="Times New Roman"/>
          <w:b/>
          <w:sz w:val="24"/>
          <w:szCs w:val="24"/>
        </w:rPr>
        <w:t>.</w:t>
      </w:r>
    </w:p>
    <w:p w14:paraId="123CDD6C" w14:textId="77777777" w:rsidR="007C026D" w:rsidRPr="005D7F72" w:rsidRDefault="007C026D" w:rsidP="007C026D">
      <w:pPr>
        <w:keepNext/>
        <w:ind w:left="72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5D7F72" w:rsidRDefault="007C026D" w:rsidP="008B139E">
      <w:pPr>
        <w:pStyle w:val="Figures"/>
        <w:rPr>
          <w:rFonts w:cs="Times New Roman"/>
          <w:szCs w:val="24"/>
        </w:rPr>
      </w:pPr>
      <w:bookmarkStart w:id="169" w:name="_Ref499735927"/>
      <w:bookmarkStart w:id="170" w:name="_Toc503960239"/>
      <w:bookmarkStart w:id="171" w:name="_Toc504661614"/>
      <w:bookmarkStart w:id="172" w:name="_Toc509324198"/>
      <w:r w:rsidRPr="005D7F72">
        <w:rPr>
          <w:rFonts w:cs="Times New Roman"/>
          <w:szCs w:val="24"/>
        </w:rPr>
        <w:t xml:space="preserve">Figure </w:t>
      </w:r>
      <w:bookmarkEnd w:id="169"/>
      <w:r w:rsidR="009D03B9" w:rsidRPr="005D7F72">
        <w:rPr>
          <w:rFonts w:cs="Times New Roman"/>
          <w:szCs w:val="24"/>
        </w:rPr>
        <w:t>1</w:t>
      </w:r>
      <w:r w:rsidR="00817E9E" w:rsidRPr="005D7F72">
        <w:rPr>
          <w:rFonts w:cs="Times New Roman"/>
          <w:szCs w:val="24"/>
        </w:rPr>
        <w:t>7</w:t>
      </w:r>
      <w:r w:rsidR="00065E1A" w:rsidRPr="005D7F72">
        <w:rPr>
          <w:rFonts w:cs="Times New Roman"/>
          <w:szCs w:val="24"/>
        </w:rPr>
        <w:t>:</w:t>
      </w:r>
      <w:r w:rsidRPr="005D7F72">
        <w:rPr>
          <w:rFonts w:cs="Times New Roman"/>
          <w:szCs w:val="24"/>
        </w:rPr>
        <w:t xml:space="preserve"> Coordinate of a point in the model</w:t>
      </w:r>
      <w:bookmarkEnd w:id="170"/>
      <w:bookmarkEnd w:id="171"/>
      <w:bookmarkEnd w:id="172"/>
    </w:p>
    <w:p w14:paraId="65215463" w14:textId="77777777" w:rsidR="00840A25" w:rsidRPr="005D7F72" w:rsidRDefault="00840A25" w:rsidP="00840A25">
      <w:pPr>
        <w:rPr>
          <w:rFonts w:ascii="Times New Roman" w:hAnsi="Times New Roman" w:cs="Times New Roman"/>
          <w:sz w:val="24"/>
          <w:szCs w:val="24"/>
        </w:rPr>
      </w:pPr>
    </w:p>
    <w:p w14:paraId="4AAF43B0" w14:textId="62994CCA" w:rsidR="00840A25" w:rsidRPr="005D7F72" w:rsidRDefault="00566B4F" w:rsidP="00CE2DA6">
      <w:pPr>
        <w:pStyle w:val="Heading2"/>
      </w:pPr>
      <w:bookmarkStart w:id="173" w:name="_Toc508398376"/>
      <w:r w:rsidRPr="005D7F72">
        <w:t>Gene expression data visualization</w:t>
      </w:r>
      <w:r w:rsidR="001D577F" w:rsidRPr="005D7F72">
        <w:t xml:space="preserve"> (a special case of model annotation)</w:t>
      </w:r>
      <w:bookmarkEnd w:id="173"/>
    </w:p>
    <w:p w14:paraId="667F258A" w14:textId="72B3FF44" w:rsidR="004F0CF4" w:rsidRPr="005D7F72" w:rsidRDefault="004F0CF4" w:rsidP="00CE2DA6">
      <w:pPr>
        <w:pStyle w:val="Heading3"/>
      </w:pPr>
      <w:bookmarkStart w:id="174" w:name="_Toc508398377"/>
      <w:r w:rsidRPr="005D7F72">
        <w:t>Purpose</w:t>
      </w:r>
      <w:bookmarkEnd w:id="174"/>
    </w:p>
    <w:p w14:paraId="5A7E1F8C" w14:textId="395E237B" w:rsidR="004F0CF4" w:rsidRPr="005D7F72" w:rsidRDefault="004F0CF4" w:rsidP="00404EE3">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display gene expression level along a 3D model</w:t>
      </w:r>
    </w:p>
    <w:p w14:paraId="5BB2BAC5" w14:textId="13D16561" w:rsidR="004F0CF4" w:rsidRPr="005D7F72" w:rsidRDefault="004F0CF4" w:rsidP="00CE2DA6">
      <w:pPr>
        <w:pStyle w:val="Heading3"/>
      </w:pPr>
      <w:bookmarkStart w:id="175" w:name="_Toc508398378"/>
      <w:r w:rsidRPr="005D7F72">
        <w:t>Input</w:t>
      </w:r>
      <w:bookmarkEnd w:id="175"/>
    </w:p>
    <w:p w14:paraId="0A7BCFA5" w14:textId="559840F0" w:rsidR="00276015" w:rsidRPr="005D7F72"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 3D model in GSS format (e.g. in executable/sample_data/models</w:t>
      </w:r>
      <w:r w:rsidR="004E12DF" w:rsidRPr="005D7F72">
        <w:rPr>
          <w:rFonts w:ascii="Times New Roman" w:hAnsi="Times New Roman" w:cs="Times New Roman"/>
          <w:sz w:val="24"/>
          <w:szCs w:val="24"/>
        </w:rPr>
        <w:t>/</w:t>
      </w:r>
      <w:r w:rsidR="00B62C9D" w:rsidRPr="005D7F72">
        <w:rPr>
          <w:rFonts w:ascii="Times New Roman" w:hAnsi="Times New Roman" w:cs="Times New Roman"/>
          <w:sz w:val="24"/>
          <w:szCs w:val="24"/>
        </w:rPr>
        <w:t xml:space="preserve"> chr11_10kb_gm12878_list_60mb_70mb_1514493462531.gss</w:t>
      </w:r>
      <w:r w:rsidRPr="005D7F72">
        <w:rPr>
          <w:rFonts w:ascii="Times New Roman" w:hAnsi="Times New Roman" w:cs="Times New Roman"/>
          <w:sz w:val="24"/>
          <w:szCs w:val="24"/>
        </w:rPr>
        <w:t>) to visualize,</w:t>
      </w:r>
    </w:p>
    <w:p w14:paraId="5E5E8D41" w14:textId="6F1303F3" w:rsidR="00276015" w:rsidRPr="005D7F72"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w:t>
      </w:r>
      <w:r w:rsidR="004F0CF4" w:rsidRPr="005D7F72">
        <w:rPr>
          <w:rFonts w:ascii="Times New Roman" w:hAnsi="Times New Roman" w:cs="Times New Roman"/>
          <w:sz w:val="24"/>
          <w:szCs w:val="24"/>
        </w:rPr>
        <w:t xml:space="preserve"> gene expression data file in GCT format ( </w:t>
      </w:r>
      <w:hyperlink r:id="rId78" w:anchor="GCT" w:history="1">
        <w:r w:rsidR="004F0CF4" w:rsidRPr="005D7F72">
          <w:rPr>
            <w:rStyle w:val="Hyperlink"/>
            <w:rFonts w:ascii="Times New Roman" w:hAnsi="Times New Roman" w:cs="Times New Roman"/>
            <w:sz w:val="24"/>
            <w:szCs w:val="24"/>
          </w:rPr>
          <w:t>http://software.broadinstitute.org/cancer/software/genepattern/file-formats-guide#GCT</w:t>
        </w:r>
      </w:hyperlink>
      <w:r w:rsidR="002D056C" w:rsidRPr="005D7F72">
        <w:rPr>
          <w:rFonts w:ascii="Times New Roman" w:hAnsi="Times New Roman" w:cs="Times New Roman"/>
          <w:sz w:val="24"/>
          <w:szCs w:val="24"/>
        </w:rPr>
        <w:t xml:space="preserve"> ), an example file is executable/sample_data/gene_expression/allaml.dataset.gct .</w:t>
      </w:r>
    </w:p>
    <w:p w14:paraId="649330FE" w14:textId="6EEEC8E4" w:rsidR="004F0CF4" w:rsidRPr="005D7F72"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w:t>
      </w:r>
      <w:r w:rsidR="004F0CF4" w:rsidRPr="005D7F72">
        <w:rPr>
          <w:rFonts w:ascii="Times New Roman" w:hAnsi="Times New Roman" w:cs="Times New Roman"/>
          <w:sz w:val="24"/>
          <w:szCs w:val="24"/>
        </w:rPr>
        <w:t>nd a text file to specify genomic coordinates of probe</w:t>
      </w:r>
      <w:r w:rsidR="00436DD2" w:rsidRPr="005D7F72">
        <w:rPr>
          <w:rFonts w:ascii="Times New Roman" w:hAnsi="Times New Roman" w:cs="Times New Roman"/>
          <w:sz w:val="24"/>
          <w:szCs w:val="24"/>
        </w:rPr>
        <w:t xml:space="preserve">s/genes in the GCT format file (each line consists of 4 elements separated </w:t>
      </w:r>
      <w:r w:rsidR="00932C82" w:rsidRPr="005D7F72">
        <w:rPr>
          <w:rFonts w:ascii="Times New Roman" w:hAnsi="Times New Roman" w:cs="Times New Roman"/>
          <w:sz w:val="24"/>
          <w:szCs w:val="24"/>
        </w:rPr>
        <w:t>by space or tab, e.g.</w:t>
      </w:r>
      <w:r w:rsidR="00436DD2" w:rsidRPr="005D7F72">
        <w:rPr>
          <w:rFonts w:ascii="Times New Roman" w:hAnsi="Times New Roman" w:cs="Times New Roman"/>
          <w:sz w:val="24"/>
          <w:szCs w:val="24"/>
        </w:rPr>
        <w:t xml:space="preserve">: probe_or_gene_name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 xml:space="preserve">chr_number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 xml:space="preserve">start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end)</w:t>
      </w:r>
      <w:r w:rsidR="00E90B46" w:rsidRPr="005D7F72">
        <w:rPr>
          <w:rFonts w:ascii="Times New Roman" w:hAnsi="Times New Roman" w:cs="Times New Roman"/>
          <w:sz w:val="24"/>
          <w:szCs w:val="24"/>
        </w:rPr>
        <w:t xml:space="preserve">. </w:t>
      </w:r>
      <w:r w:rsidR="00D116D4" w:rsidRPr="005D7F72">
        <w:rPr>
          <w:rFonts w:ascii="Times New Roman" w:hAnsi="Times New Roman" w:cs="Times New Roman"/>
          <w:sz w:val="24"/>
          <w:szCs w:val="24"/>
        </w:rPr>
        <w:t xml:space="preserve">A </w:t>
      </w:r>
      <w:r w:rsidR="00F67660" w:rsidRPr="005D7F72">
        <w:rPr>
          <w:rFonts w:ascii="Times New Roman" w:hAnsi="Times New Roman" w:cs="Times New Roman"/>
          <w:sz w:val="24"/>
          <w:szCs w:val="24"/>
        </w:rPr>
        <w:t xml:space="preserve">sample </w:t>
      </w:r>
      <w:r w:rsidR="00912D1A" w:rsidRPr="005D7F72">
        <w:rPr>
          <w:rFonts w:ascii="Times New Roman" w:hAnsi="Times New Roman" w:cs="Times New Roman"/>
          <w:sz w:val="24"/>
          <w:szCs w:val="24"/>
        </w:rPr>
        <w:t xml:space="preserve">is </w:t>
      </w:r>
      <w:r w:rsidR="00D116D4" w:rsidRPr="005D7F72">
        <w:rPr>
          <w:rFonts w:ascii="Times New Roman" w:hAnsi="Times New Roman" w:cs="Times New Roman"/>
          <w:sz w:val="24"/>
          <w:szCs w:val="24"/>
        </w:rPr>
        <w:t xml:space="preserve">executable/sample_data/gene_expression/probe_coordinates.txt </w:t>
      </w:r>
    </w:p>
    <w:p w14:paraId="2583B3EA" w14:textId="4175D43D" w:rsidR="00F5502A" w:rsidRPr="005D7F72" w:rsidRDefault="00AE13AB" w:rsidP="00475D90">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These 3 following files are prepared for demo: </w:t>
      </w:r>
      <w:r w:rsidR="00F5502A" w:rsidRPr="005D7F72">
        <w:rPr>
          <w:rFonts w:ascii="Times New Roman" w:hAnsi="Times New Roman" w:cs="Times New Roman"/>
          <w:sz w:val="24"/>
          <w:szCs w:val="24"/>
        </w:rPr>
        <w:t xml:space="preserve">executable/sample_data/models/ chr11_10kb_gm12878_list_60mb_70mb_1514493462531.gss, </w:t>
      </w:r>
      <w:r w:rsidR="00F5502A" w:rsidRPr="005D7F72">
        <w:rPr>
          <w:rFonts w:ascii="Times New Roman" w:hAnsi="Times New Roman" w:cs="Times New Roman"/>
          <w:sz w:val="24"/>
          <w:szCs w:val="24"/>
        </w:rPr>
        <w:lastRenderedPageBreak/>
        <w:t>executable/sample_data/gene_expression/allaml.dataset.gct</w:t>
      </w:r>
      <w:r w:rsidR="001934F7" w:rsidRPr="005D7F72">
        <w:rPr>
          <w:rFonts w:ascii="Times New Roman" w:hAnsi="Times New Roman" w:cs="Times New Roman"/>
          <w:sz w:val="24"/>
          <w:szCs w:val="24"/>
        </w:rPr>
        <w:t xml:space="preserve"> and executable/sample_data/gene_expression/ probe_coordinates.txt.</w:t>
      </w:r>
    </w:p>
    <w:p w14:paraId="7E54BC86" w14:textId="04E229A2" w:rsidR="004F0CF4" w:rsidRPr="005D7F72" w:rsidRDefault="004F0CF4" w:rsidP="00CE2DA6">
      <w:pPr>
        <w:pStyle w:val="Heading3"/>
      </w:pPr>
      <w:bookmarkStart w:id="176" w:name="_Toc508398379"/>
      <w:r w:rsidRPr="005D7F72">
        <w:t>Output</w:t>
      </w:r>
      <w:bookmarkEnd w:id="176"/>
    </w:p>
    <w:p w14:paraId="247C5681" w14:textId="50C440CA" w:rsidR="00E90B46" w:rsidRPr="005D7F72" w:rsidRDefault="00E90B46"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Expression levels of genes/probes are annotated in the 3D model.</w:t>
      </w:r>
      <w:r w:rsidR="005E3808" w:rsidRPr="005D7F72">
        <w:rPr>
          <w:rFonts w:ascii="Times New Roman" w:hAnsi="Times New Roman" w:cs="Times New Roman"/>
          <w:sz w:val="24"/>
          <w:szCs w:val="24"/>
        </w:rPr>
        <w:t xml:space="preserve"> Usually, the GCT file contains several samples and therefore, the median value</w:t>
      </w:r>
      <w:r w:rsidR="009516C3" w:rsidRPr="005D7F72">
        <w:rPr>
          <w:rFonts w:ascii="Times New Roman" w:hAnsi="Times New Roman" w:cs="Times New Roman"/>
          <w:sz w:val="24"/>
          <w:szCs w:val="24"/>
        </w:rPr>
        <w:t xml:space="preserve"> (across all samples)</w:t>
      </w:r>
      <w:r w:rsidR="005E3808" w:rsidRPr="005D7F72">
        <w:rPr>
          <w:rFonts w:ascii="Times New Roman" w:hAnsi="Times New Roman" w:cs="Times New Roman"/>
          <w:sz w:val="24"/>
          <w:szCs w:val="24"/>
        </w:rPr>
        <w:t xml:space="preserve"> together with minimum and maximum values (in brackets)</w:t>
      </w:r>
      <w:r w:rsidR="00167CB5" w:rsidRPr="005D7F72">
        <w:rPr>
          <w:rFonts w:ascii="Times New Roman" w:hAnsi="Times New Roman" w:cs="Times New Roman"/>
          <w:sz w:val="24"/>
          <w:szCs w:val="24"/>
        </w:rPr>
        <w:t xml:space="preserve"> are displayed </w:t>
      </w:r>
      <w:r w:rsidR="0094057D" w:rsidRPr="005D7F72">
        <w:rPr>
          <w:rFonts w:ascii="Times New Roman" w:hAnsi="Times New Roman" w:cs="Times New Roman"/>
          <w:sz w:val="24"/>
          <w:szCs w:val="24"/>
        </w:rPr>
        <w:t>next to probe/gene names</w:t>
      </w:r>
      <w:r w:rsidR="00937AC0" w:rsidRPr="005D7F72">
        <w:rPr>
          <w:rFonts w:ascii="Times New Roman" w:hAnsi="Times New Roman" w:cs="Times New Roman"/>
          <w:sz w:val="24"/>
          <w:szCs w:val="24"/>
        </w:rPr>
        <w:t>.</w:t>
      </w:r>
    </w:p>
    <w:p w14:paraId="132CD3A3" w14:textId="39BFC1FF" w:rsidR="00607610" w:rsidRPr="005D7F72" w:rsidRDefault="00607610" w:rsidP="00475D90">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5D7F72" w:rsidRDefault="004F0CF4" w:rsidP="00CE2DA6">
      <w:pPr>
        <w:pStyle w:val="Heading3"/>
      </w:pPr>
      <w:bookmarkStart w:id="177" w:name="_Toc508398380"/>
      <w:r w:rsidRPr="005D7F72">
        <w:t>Running</w:t>
      </w:r>
      <w:bookmarkEnd w:id="177"/>
    </w:p>
    <w:p w14:paraId="5443FAFA" w14:textId="6E04BC74" w:rsidR="00B549E4" w:rsidRPr="005D7F72" w:rsidRDefault="00B549E4"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3D-Functions/Model Annotation</w:t>
      </w:r>
      <w:r w:rsidR="009630CA" w:rsidRPr="005D7F72">
        <w:rPr>
          <w:rFonts w:ascii="Times New Roman" w:hAnsi="Times New Roman" w:cs="Times New Roman"/>
          <w:sz w:val="24"/>
          <w:szCs w:val="24"/>
        </w:rPr>
        <w:t xml:space="preserve">. </w:t>
      </w:r>
      <w:r w:rsidR="00C114B7" w:rsidRPr="005D7F72">
        <w:rPr>
          <w:rFonts w:ascii="Times New Roman" w:hAnsi="Times New Roman" w:cs="Times New Roman"/>
          <w:sz w:val="24"/>
          <w:szCs w:val="24"/>
        </w:rPr>
        <w:t>A GCT file must be</w:t>
      </w:r>
      <w:r w:rsidR="00FA322B" w:rsidRPr="005D7F72">
        <w:rPr>
          <w:rFonts w:ascii="Times New Roman" w:hAnsi="Times New Roman" w:cs="Times New Roman"/>
          <w:sz w:val="24"/>
          <w:szCs w:val="24"/>
        </w:rPr>
        <w:t xml:space="preserve"> filled in the “Track File”</w:t>
      </w:r>
      <w:r w:rsidR="00C114B7" w:rsidRPr="005D7F72">
        <w:rPr>
          <w:rFonts w:ascii="Times New Roman" w:hAnsi="Times New Roman" w:cs="Times New Roman"/>
          <w:sz w:val="24"/>
          <w:szCs w:val="24"/>
        </w:rPr>
        <w:t xml:space="preserve"> field.</w:t>
      </w:r>
    </w:p>
    <w:p w14:paraId="780E8A6B" w14:textId="77777777" w:rsidR="009630CA" w:rsidRPr="005D7F72"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5D7F72" w:rsidRDefault="005E3808"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5D7F72" w:rsidRDefault="00322C8F" w:rsidP="008B139E">
      <w:pPr>
        <w:pStyle w:val="Figures"/>
        <w:rPr>
          <w:rFonts w:cs="Times New Roman"/>
          <w:color w:val="000000" w:themeColor="text1"/>
          <w:szCs w:val="24"/>
        </w:rPr>
      </w:pPr>
      <w:bookmarkStart w:id="178" w:name="_Toc503960240"/>
      <w:bookmarkStart w:id="179" w:name="_Toc504661615"/>
      <w:bookmarkStart w:id="180" w:name="_Toc509324199"/>
      <w:r w:rsidRPr="005D7F72">
        <w:rPr>
          <w:rFonts w:cs="Times New Roman"/>
          <w:szCs w:val="24"/>
        </w:rPr>
        <w:t xml:space="preserve">Figure </w:t>
      </w:r>
      <w:r w:rsidR="00817E9E" w:rsidRPr="005D7F72">
        <w:rPr>
          <w:rFonts w:cs="Times New Roman"/>
          <w:szCs w:val="24"/>
        </w:rPr>
        <w:t>18</w:t>
      </w:r>
      <w:r w:rsidRPr="005D7F72">
        <w:rPr>
          <w:rFonts w:cs="Times New Roman"/>
          <w:szCs w:val="24"/>
        </w:rPr>
        <w:t>: Gene expression visualization demonstration</w:t>
      </w:r>
      <w:bookmarkEnd w:id="178"/>
      <w:bookmarkEnd w:id="179"/>
      <w:bookmarkEnd w:id="180"/>
    </w:p>
    <w:p w14:paraId="679A6FFA" w14:textId="77777777" w:rsidR="00322C8F" w:rsidRPr="005D7F72"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5D7F72" w:rsidRDefault="004F0CF4" w:rsidP="00CE2DA6">
      <w:pPr>
        <w:pStyle w:val="Heading2"/>
      </w:pPr>
      <w:bookmarkStart w:id="181" w:name="_Toc508398381"/>
      <w:r w:rsidRPr="005D7F72">
        <w:lastRenderedPageBreak/>
        <w:t>Comparing 2 models</w:t>
      </w:r>
      <w:bookmarkEnd w:id="181"/>
    </w:p>
    <w:p w14:paraId="6EE9D0E6" w14:textId="1281BAF6" w:rsidR="004F0CF4" w:rsidRPr="005D7F72" w:rsidRDefault="007D3815" w:rsidP="00CE2DA6">
      <w:pPr>
        <w:pStyle w:val="Heading3"/>
      </w:pPr>
      <w:bookmarkStart w:id="182" w:name="_Toc508398382"/>
      <w:r w:rsidRPr="005D7F72">
        <w:t>Purpose</w:t>
      </w:r>
      <w:bookmarkEnd w:id="182"/>
    </w:p>
    <w:p w14:paraId="653E3D74" w14:textId="7162596B" w:rsidR="006D0B0B" w:rsidRPr="005D7F72" w:rsidRDefault="00B27229"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To </w:t>
      </w:r>
      <w:r w:rsidR="00EA51FF" w:rsidRPr="005D7F72">
        <w:rPr>
          <w:rFonts w:ascii="Times New Roman" w:hAnsi="Times New Roman" w:cs="Times New Roman"/>
          <w:sz w:val="24"/>
          <w:szCs w:val="24"/>
        </w:rPr>
        <w:t xml:space="preserve">superimpose and </w:t>
      </w:r>
      <w:r w:rsidRPr="005D7F72">
        <w:rPr>
          <w:rFonts w:ascii="Times New Roman" w:hAnsi="Times New Roman" w:cs="Times New Roman"/>
          <w:sz w:val="24"/>
          <w:szCs w:val="24"/>
        </w:rPr>
        <w:t>compare two</w:t>
      </w:r>
      <w:r w:rsidR="006D0B0B" w:rsidRPr="005D7F72">
        <w:rPr>
          <w:rFonts w:ascii="Times New Roman" w:hAnsi="Times New Roman" w:cs="Times New Roman"/>
          <w:sz w:val="24"/>
          <w:szCs w:val="24"/>
        </w:rPr>
        <w:t xml:space="preserve"> 3D-models in GSS format</w:t>
      </w:r>
      <w:r w:rsidR="00715732" w:rsidRPr="005D7F72">
        <w:rPr>
          <w:rFonts w:ascii="Times New Roman" w:hAnsi="Times New Roman" w:cs="Times New Roman"/>
          <w:sz w:val="24"/>
          <w:szCs w:val="24"/>
        </w:rPr>
        <w:t>.</w:t>
      </w:r>
    </w:p>
    <w:p w14:paraId="54EA1E3B" w14:textId="11DF96F7" w:rsidR="007D3815" w:rsidRPr="005D7F72" w:rsidRDefault="007D3815" w:rsidP="00CE2DA6">
      <w:pPr>
        <w:pStyle w:val="Heading3"/>
      </w:pPr>
      <w:bookmarkStart w:id="183" w:name="_Toc508398383"/>
      <w:r w:rsidRPr="005D7F72">
        <w:t>Input</w:t>
      </w:r>
      <w:bookmarkEnd w:id="183"/>
    </w:p>
    <w:p w14:paraId="42FCB811" w14:textId="457CF6BF" w:rsidR="007B469A" w:rsidRPr="005D7F72" w:rsidRDefault="007B469A"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Two </w:t>
      </w:r>
      <w:r w:rsidR="004567F4" w:rsidRPr="005D7F72">
        <w:rPr>
          <w:rFonts w:ascii="Times New Roman" w:hAnsi="Times New Roman" w:cs="Times New Roman"/>
          <w:sz w:val="24"/>
          <w:szCs w:val="24"/>
        </w:rPr>
        <w:t xml:space="preserve">chromosome </w:t>
      </w:r>
      <w:r w:rsidRPr="005D7F72">
        <w:rPr>
          <w:rFonts w:ascii="Times New Roman" w:hAnsi="Times New Roman" w:cs="Times New Roman"/>
          <w:sz w:val="24"/>
          <w:szCs w:val="24"/>
        </w:rPr>
        <w:t>models in GSS format</w:t>
      </w:r>
      <w:r w:rsidR="004567F4" w:rsidRPr="005D7F72">
        <w:rPr>
          <w:rFonts w:ascii="Times New Roman" w:hAnsi="Times New Roman" w:cs="Times New Roman"/>
          <w:sz w:val="24"/>
          <w:szCs w:val="24"/>
        </w:rPr>
        <w:t xml:space="preserve">. </w:t>
      </w:r>
    </w:p>
    <w:p w14:paraId="3496A25D" w14:textId="621D3DFA" w:rsidR="007D3815" w:rsidRPr="005D7F72" w:rsidRDefault="007D3815" w:rsidP="00CE2DA6">
      <w:pPr>
        <w:pStyle w:val="Heading3"/>
      </w:pPr>
      <w:bookmarkStart w:id="184" w:name="_Toc508398384"/>
      <w:r w:rsidRPr="005D7F72">
        <w:t>Output</w:t>
      </w:r>
      <w:bookmarkEnd w:id="184"/>
    </w:p>
    <w:p w14:paraId="1CF9CDAE" w14:textId="6EE591C0" w:rsidR="00C67858" w:rsidRPr="005D7F72" w:rsidRDefault="0017274A"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 two models are scaled, superimposed and visualized. </w:t>
      </w:r>
      <w:r w:rsidR="00385053" w:rsidRPr="005D7F72">
        <w:rPr>
          <w:rFonts w:ascii="Times New Roman" w:hAnsi="Times New Roman" w:cs="Times New Roman"/>
          <w:sz w:val="24"/>
          <w:szCs w:val="24"/>
        </w:rPr>
        <w:t xml:space="preserve">Spearman’s correlation and RMSE between pairwise distances </w:t>
      </w:r>
      <w:r w:rsidR="00DF4A0F" w:rsidRPr="005D7F72">
        <w:rPr>
          <w:rFonts w:ascii="Times New Roman" w:hAnsi="Times New Roman" w:cs="Times New Roman"/>
          <w:sz w:val="24"/>
          <w:szCs w:val="24"/>
        </w:rPr>
        <w:t>of</w:t>
      </w:r>
      <w:r w:rsidR="00385053" w:rsidRPr="005D7F72">
        <w:rPr>
          <w:rFonts w:ascii="Times New Roman" w:hAnsi="Times New Roman" w:cs="Times New Roman"/>
          <w:sz w:val="24"/>
          <w:szCs w:val="24"/>
        </w:rPr>
        <w:t xml:space="preserve"> the two models are calculated.</w:t>
      </w:r>
    </w:p>
    <w:p w14:paraId="49AF38A7" w14:textId="16DF7B76" w:rsidR="007D3815" w:rsidRPr="005D7F72" w:rsidRDefault="007D3815" w:rsidP="00CE2DA6">
      <w:pPr>
        <w:pStyle w:val="Heading3"/>
      </w:pPr>
      <w:bookmarkStart w:id="185" w:name="_Toc508398385"/>
      <w:r w:rsidRPr="005D7F72">
        <w:t>Running</w:t>
      </w:r>
      <w:bookmarkEnd w:id="185"/>
    </w:p>
    <w:p w14:paraId="3A434A5A" w14:textId="093BFD1A" w:rsidR="006670F5" w:rsidRPr="005D7F72" w:rsidRDefault="006670F5"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3D-Functions/Compare Models</w:t>
      </w:r>
    </w:p>
    <w:p w14:paraId="0A8E2D17" w14:textId="4BDCE768" w:rsidR="005A79AF" w:rsidRPr="005D7F72" w:rsidRDefault="005A79AF"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5D7F72" w:rsidRDefault="00777B7B" w:rsidP="008B139E">
      <w:pPr>
        <w:pStyle w:val="Figures"/>
        <w:rPr>
          <w:rFonts w:cs="Times New Roman"/>
          <w:szCs w:val="24"/>
        </w:rPr>
      </w:pPr>
      <w:bookmarkStart w:id="186" w:name="_Toc503960241"/>
      <w:bookmarkStart w:id="187" w:name="_Toc504661616"/>
      <w:bookmarkStart w:id="188" w:name="_Toc509324200"/>
      <w:r w:rsidRPr="005D7F72">
        <w:rPr>
          <w:rFonts w:cs="Times New Roman"/>
          <w:szCs w:val="24"/>
        </w:rPr>
        <w:t xml:space="preserve">Figure </w:t>
      </w:r>
      <w:r w:rsidR="00817E9E" w:rsidRPr="005D7F72">
        <w:rPr>
          <w:rFonts w:cs="Times New Roman"/>
          <w:szCs w:val="24"/>
        </w:rPr>
        <w:t>19</w:t>
      </w:r>
      <w:r w:rsidRPr="005D7F72">
        <w:rPr>
          <w:rFonts w:cs="Times New Roman"/>
          <w:szCs w:val="24"/>
        </w:rPr>
        <w:t>: Comparing two constructed models</w:t>
      </w:r>
      <w:bookmarkEnd w:id="186"/>
      <w:bookmarkEnd w:id="187"/>
      <w:bookmarkEnd w:id="188"/>
    </w:p>
    <w:p w14:paraId="37C8AF4B" w14:textId="15DBAC55" w:rsidR="00777B7B" w:rsidRPr="005D7F72" w:rsidRDefault="00777B7B" w:rsidP="008B139E">
      <w:pPr>
        <w:pStyle w:val="Figures"/>
        <w:rPr>
          <w:rFonts w:cs="Times New Roman"/>
          <w:i/>
          <w:color w:val="000000" w:themeColor="text1"/>
          <w:szCs w:val="24"/>
        </w:rPr>
      </w:pPr>
    </w:p>
    <w:p w14:paraId="74A661A9" w14:textId="77777777" w:rsidR="00777B7B" w:rsidRPr="005D7F72"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5D7F72" w:rsidSect="00265D11">
      <w:footerReference w:type="default" r:id="rId81"/>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F8C95" w14:textId="77777777" w:rsidR="00DF6EA1" w:rsidRDefault="00DF6EA1" w:rsidP="009369A0">
      <w:pPr>
        <w:spacing w:after="0" w:line="240" w:lineRule="auto"/>
      </w:pPr>
      <w:r>
        <w:separator/>
      </w:r>
    </w:p>
  </w:endnote>
  <w:endnote w:type="continuationSeparator" w:id="0">
    <w:p w14:paraId="746E1735" w14:textId="77777777" w:rsidR="00DF6EA1" w:rsidRDefault="00DF6EA1"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13A32092" w:rsidR="00DB075B" w:rsidRDefault="00DB07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72FA53E5" w14:textId="77777777" w:rsidR="00DB075B" w:rsidRDefault="00DB0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3A021" w14:textId="77777777" w:rsidR="00DF6EA1" w:rsidRDefault="00DF6EA1" w:rsidP="009369A0">
      <w:pPr>
        <w:spacing w:after="0" w:line="240" w:lineRule="auto"/>
      </w:pPr>
      <w:r>
        <w:separator/>
      </w:r>
    </w:p>
  </w:footnote>
  <w:footnote w:type="continuationSeparator" w:id="0">
    <w:p w14:paraId="732AD9D3" w14:textId="77777777" w:rsidR="00DF6EA1" w:rsidRDefault="00DF6EA1"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8"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21"/>
  </w:num>
  <w:num w:numId="3">
    <w:abstractNumId w:val="32"/>
  </w:num>
  <w:num w:numId="4">
    <w:abstractNumId w:val="11"/>
  </w:num>
  <w:num w:numId="5">
    <w:abstractNumId w:val="10"/>
  </w:num>
  <w:num w:numId="6">
    <w:abstractNumId w:val="19"/>
  </w:num>
  <w:num w:numId="7">
    <w:abstractNumId w:val="2"/>
  </w:num>
  <w:num w:numId="8">
    <w:abstractNumId w:val="1"/>
  </w:num>
  <w:num w:numId="9">
    <w:abstractNumId w:val="9"/>
  </w:num>
  <w:num w:numId="10">
    <w:abstractNumId w:val="0"/>
  </w:num>
  <w:num w:numId="11">
    <w:abstractNumId w:val="34"/>
  </w:num>
  <w:num w:numId="12">
    <w:abstractNumId w:val="16"/>
  </w:num>
  <w:num w:numId="13">
    <w:abstractNumId w:val="20"/>
  </w:num>
  <w:num w:numId="14">
    <w:abstractNumId w:val="27"/>
  </w:num>
  <w:num w:numId="15">
    <w:abstractNumId w:val="6"/>
  </w:num>
  <w:num w:numId="16">
    <w:abstractNumId w:val="33"/>
  </w:num>
  <w:num w:numId="17">
    <w:abstractNumId w:val="26"/>
  </w:num>
  <w:num w:numId="18">
    <w:abstractNumId w:val="29"/>
  </w:num>
  <w:num w:numId="19">
    <w:abstractNumId w:val="30"/>
  </w:num>
  <w:num w:numId="20">
    <w:abstractNumId w:val="4"/>
  </w:num>
  <w:num w:numId="21">
    <w:abstractNumId w:val="22"/>
  </w:num>
  <w:num w:numId="22">
    <w:abstractNumId w:val="25"/>
  </w:num>
  <w:num w:numId="23">
    <w:abstractNumId w:val="24"/>
  </w:num>
  <w:num w:numId="24">
    <w:abstractNumId w:val="8"/>
  </w:num>
  <w:num w:numId="25">
    <w:abstractNumId w:val="14"/>
  </w:num>
  <w:num w:numId="26">
    <w:abstractNumId w:val="12"/>
  </w:num>
  <w:num w:numId="27">
    <w:abstractNumId w:val="5"/>
  </w:num>
  <w:num w:numId="28">
    <w:abstractNumId w:val="7"/>
  </w:num>
  <w:num w:numId="29">
    <w:abstractNumId w:val="3"/>
  </w:num>
  <w:num w:numId="30">
    <w:abstractNumId w:val="23"/>
  </w:num>
  <w:num w:numId="31">
    <w:abstractNumId w:val="17"/>
  </w:num>
  <w:num w:numId="32">
    <w:abstractNumId w:val="13"/>
  </w:num>
  <w:num w:numId="33">
    <w:abstractNumId w:val="18"/>
  </w:num>
  <w:num w:numId="34">
    <w:abstractNumId w:val="15"/>
  </w:num>
  <w:num w:numId="3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6AC3"/>
    <w:rsid w:val="00016F9D"/>
    <w:rsid w:val="000221E8"/>
    <w:rsid w:val="00022D2A"/>
    <w:rsid w:val="00023ED0"/>
    <w:rsid w:val="000268AA"/>
    <w:rsid w:val="000275F4"/>
    <w:rsid w:val="00030298"/>
    <w:rsid w:val="00030E69"/>
    <w:rsid w:val="00033C59"/>
    <w:rsid w:val="000359B0"/>
    <w:rsid w:val="00040D62"/>
    <w:rsid w:val="00041C71"/>
    <w:rsid w:val="00044C79"/>
    <w:rsid w:val="00047668"/>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A1339"/>
    <w:rsid w:val="000A25A4"/>
    <w:rsid w:val="000A3168"/>
    <w:rsid w:val="000A5288"/>
    <w:rsid w:val="000A70E6"/>
    <w:rsid w:val="000C170E"/>
    <w:rsid w:val="000C7F8F"/>
    <w:rsid w:val="000D0FB8"/>
    <w:rsid w:val="000D1CC2"/>
    <w:rsid w:val="000D25C5"/>
    <w:rsid w:val="000D2CEB"/>
    <w:rsid w:val="000D684C"/>
    <w:rsid w:val="000F3A7D"/>
    <w:rsid w:val="000F47DC"/>
    <w:rsid w:val="000F6321"/>
    <w:rsid w:val="000F79FE"/>
    <w:rsid w:val="001002E7"/>
    <w:rsid w:val="0010328B"/>
    <w:rsid w:val="001056E1"/>
    <w:rsid w:val="0011488A"/>
    <w:rsid w:val="00117F8A"/>
    <w:rsid w:val="001208B0"/>
    <w:rsid w:val="001246CF"/>
    <w:rsid w:val="00124BA8"/>
    <w:rsid w:val="00124D3C"/>
    <w:rsid w:val="00130921"/>
    <w:rsid w:val="00132A1F"/>
    <w:rsid w:val="00132FBA"/>
    <w:rsid w:val="00134296"/>
    <w:rsid w:val="00136B69"/>
    <w:rsid w:val="00146BB2"/>
    <w:rsid w:val="00146DDF"/>
    <w:rsid w:val="00147611"/>
    <w:rsid w:val="001478F5"/>
    <w:rsid w:val="001575F5"/>
    <w:rsid w:val="00161A85"/>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4BFD"/>
    <w:rsid w:val="00210779"/>
    <w:rsid w:val="00217168"/>
    <w:rsid w:val="002178A6"/>
    <w:rsid w:val="002221BB"/>
    <w:rsid w:val="00226106"/>
    <w:rsid w:val="00227AF0"/>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5053"/>
    <w:rsid w:val="00390C19"/>
    <w:rsid w:val="00391695"/>
    <w:rsid w:val="003A05B1"/>
    <w:rsid w:val="003A206D"/>
    <w:rsid w:val="003A50B2"/>
    <w:rsid w:val="003A678E"/>
    <w:rsid w:val="003B72F5"/>
    <w:rsid w:val="003B7A2C"/>
    <w:rsid w:val="003C1CA8"/>
    <w:rsid w:val="003C29ED"/>
    <w:rsid w:val="003D0F5F"/>
    <w:rsid w:val="003D3AF7"/>
    <w:rsid w:val="003D3F21"/>
    <w:rsid w:val="003E12CB"/>
    <w:rsid w:val="003E378C"/>
    <w:rsid w:val="003E51AE"/>
    <w:rsid w:val="003E5E1B"/>
    <w:rsid w:val="003F38E5"/>
    <w:rsid w:val="003F3B2C"/>
    <w:rsid w:val="00400DAA"/>
    <w:rsid w:val="00404EE3"/>
    <w:rsid w:val="004114C8"/>
    <w:rsid w:val="00413FD8"/>
    <w:rsid w:val="00415DC5"/>
    <w:rsid w:val="00415FA0"/>
    <w:rsid w:val="0041713B"/>
    <w:rsid w:val="00431A7E"/>
    <w:rsid w:val="00436DD2"/>
    <w:rsid w:val="00442BD4"/>
    <w:rsid w:val="0044575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5139"/>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63B8"/>
    <w:rsid w:val="00597E84"/>
    <w:rsid w:val="005A22B5"/>
    <w:rsid w:val="005A2362"/>
    <w:rsid w:val="005A79AF"/>
    <w:rsid w:val="005B2928"/>
    <w:rsid w:val="005C1F01"/>
    <w:rsid w:val="005C5F3F"/>
    <w:rsid w:val="005D507D"/>
    <w:rsid w:val="005D67C6"/>
    <w:rsid w:val="005D7F72"/>
    <w:rsid w:val="005E3808"/>
    <w:rsid w:val="005E75DE"/>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650B"/>
    <w:rsid w:val="00651EDE"/>
    <w:rsid w:val="0065504F"/>
    <w:rsid w:val="006561F8"/>
    <w:rsid w:val="006608F4"/>
    <w:rsid w:val="00660C02"/>
    <w:rsid w:val="00660D4D"/>
    <w:rsid w:val="006619F8"/>
    <w:rsid w:val="00661F21"/>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3E7"/>
    <w:rsid w:val="006D67DE"/>
    <w:rsid w:val="006D6C7F"/>
    <w:rsid w:val="006E0478"/>
    <w:rsid w:val="006E04A5"/>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7A04"/>
    <w:rsid w:val="00757E45"/>
    <w:rsid w:val="00764783"/>
    <w:rsid w:val="0077480E"/>
    <w:rsid w:val="00774E89"/>
    <w:rsid w:val="0077516F"/>
    <w:rsid w:val="00777B7B"/>
    <w:rsid w:val="0078065A"/>
    <w:rsid w:val="007832D8"/>
    <w:rsid w:val="007839C9"/>
    <w:rsid w:val="00785738"/>
    <w:rsid w:val="007877B0"/>
    <w:rsid w:val="007906A8"/>
    <w:rsid w:val="00792DA4"/>
    <w:rsid w:val="00793469"/>
    <w:rsid w:val="007A104E"/>
    <w:rsid w:val="007A48D1"/>
    <w:rsid w:val="007A675D"/>
    <w:rsid w:val="007A7352"/>
    <w:rsid w:val="007B469A"/>
    <w:rsid w:val="007B71F5"/>
    <w:rsid w:val="007B763D"/>
    <w:rsid w:val="007C026D"/>
    <w:rsid w:val="007C469F"/>
    <w:rsid w:val="007C64DD"/>
    <w:rsid w:val="007C7D5E"/>
    <w:rsid w:val="007D3815"/>
    <w:rsid w:val="007E02E3"/>
    <w:rsid w:val="007E0D6E"/>
    <w:rsid w:val="007E1BB0"/>
    <w:rsid w:val="007E48BE"/>
    <w:rsid w:val="007E7DE7"/>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336A"/>
    <w:rsid w:val="00835785"/>
    <w:rsid w:val="00840A25"/>
    <w:rsid w:val="008412CD"/>
    <w:rsid w:val="008428CA"/>
    <w:rsid w:val="00844F1E"/>
    <w:rsid w:val="00850468"/>
    <w:rsid w:val="00856D0F"/>
    <w:rsid w:val="008635B5"/>
    <w:rsid w:val="008640ED"/>
    <w:rsid w:val="00865FA5"/>
    <w:rsid w:val="008665ED"/>
    <w:rsid w:val="00866986"/>
    <w:rsid w:val="00872388"/>
    <w:rsid w:val="008752A1"/>
    <w:rsid w:val="00883D90"/>
    <w:rsid w:val="0088622D"/>
    <w:rsid w:val="00887391"/>
    <w:rsid w:val="00887AD5"/>
    <w:rsid w:val="008966CE"/>
    <w:rsid w:val="008A2FB5"/>
    <w:rsid w:val="008A7C41"/>
    <w:rsid w:val="008B139E"/>
    <w:rsid w:val="008B35D4"/>
    <w:rsid w:val="008B3BAA"/>
    <w:rsid w:val="008B78C0"/>
    <w:rsid w:val="008C29A1"/>
    <w:rsid w:val="008C4553"/>
    <w:rsid w:val="008C488F"/>
    <w:rsid w:val="008D62C7"/>
    <w:rsid w:val="008E0A58"/>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7435"/>
    <w:rsid w:val="009713FD"/>
    <w:rsid w:val="00971FCD"/>
    <w:rsid w:val="0097327D"/>
    <w:rsid w:val="00975C2B"/>
    <w:rsid w:val="009811F1"/>
    <w:rsid w:val="00984BF5"/>
    <w:rsid w:val="00990785"/>
    <w:rsid w:val="00993AD6"/>
    <w:rsid w:val="00996812"/>
    <w:rsid w:val="00996B2C"/>
    <w:rsid w:val="00996F01"/>
    <w:rsid w:val="009A019C"/>
    <w:rsid w:val="009A13E4"/>
    <w:rsid w:val="009A640D"/>
    <w:rsid w:val="009B739A"/>
    <w:rsid w:val="009C08ED"/>
    <w:rsid w:val="009C3B50"/>
    <w:rsid w:val="009C4C30"/>
    <w:rsid w:val="009C731C"/>
    <w:rsid w:val="009D03B9"/>
    <w:rsid w:val="009E7154"/>
    <w:rsid w:val="00A0179E"/>
    <w:rsid w:val="00A02C04"/>
    <w:rsid w:val="00A05BF5"/>
    <w:rsid w:val="00A10D8F"/>
    <w:rsid w:val="00A12A83"/>
    <w:rsid w:val="00A15B37"/>
    <w:rsid w:val="00A165AF"/>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7471"/>
    <w:rsid w:val="00A74817"/>
    <w:rsid w:val="00A82344"/>
    <w:rsid w:val="00A83C0D"/>
    <w:rsid w:val="00A8720D"/>
    <w:rsid w:val="00A903A4"/>
    <w:rsid w:val="00A967A9"/>
    <w:rsid w:val="00AA45DE"/>
    <w:rsid w:val="00AA4A7E"/>
    <w:rsid w:val="00AA7FF1"/>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51FC"/>
    <w:rsid w:val="00B248B2"/>
    <w:rsid w:val="00B264D3"/>
    <w:rsid w:val="00B27229"/>
    <w:rsid w:val="00B31E17"/>
    <w:rsid w:val="00B31E48"/>
    <w:rsid w:val="00B337A7"/>
    <w:rsid w:val="00B4027A"/>
    <w:rsid w:val="00B5048F"/>
    <w:rsid w:val="00B5467A"/>
    <w:rsid w:val="00B549E4"/>
    <w:rsid w:val="00B55E9F"/>
    <w:rsid w:val="00B57424"/>
    <w:rsid w:val="00B61C43"/>
    <w:rsid w:val="00B621FF"/>
    <w:rsid w:val="00B623AC"/>
    <w:rsid w:val="00B62C9D"/>
    <w:rsid w:val="00B635B7"/>
    <w:rsid w:val="00B70AB7"/>
    <w:rsid w:val="00B72118"/>
    <w:rsid w:val="00B73205"/>
    <w:rsid w:val="00B75C37"/>
    <w:rsid w:val="00B76EAC"/>
    <w:rsid w:val="00B81A10"/>
    <w:rsid w:val="00B84520"/>
    <w:rsid w:val="00B848CD"/>
    <w:rsid w:val="00B84B8D"/>
    <w:rsid w:val="00B86A22"/>
    <w:rsid w:val="00B924F1"/>
    <w:rsid w:val="00B9385D"/>
    <w:rsid w:val="00B93906"/>
    <w:rsid w:val="00BA7000"/>
    <w:rsid w:val="00BB1E70"/>
    <w:rsid w:val="00BB5670"/>
    <w:rsid w:val="00BB5A08"/>
    <w:rsid w:val="00BC1E0C"/>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19E2"/>
    <w:rsid w:val="00C74A20"/>
    <w:rsid w:val="00C75546"/>
    <w:rsid w:val="00C76895"/>
    <w:rsid w:val="00C830CB"/>
    <w:rsid w:val="00C90C81"/>
    <w:rsid w:val="00CA3C98"/>
    <w:rsid w:val="00CA3DD0"/>
    <w:rsid w:val="00CA4173"/>
    <w:rsid w:val="00CA432D"/>
    <w:rsid w:val="00CA665C"/>
    <w:rsid w:val="00CB36BB"/>
    <w:rsid w:val="00CB3EFF"/>
    <w:rsid w:val="00CC0FCB"/>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21897"/>
    <w:rsid w:val="00D23B23"/>
    <w:rsid w:val="00D307A3"/>
    <w:rsid w:val="00D3288B"/>
    <w:rsid w:val="00D41937"/>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A1"/>
    <w:rsid w:val="00E12232"/>
    <w:rsid w:val="00E17507"/>
    <w:rsid w:val="00E23A6A"/>
    <w:rsid w:val="00E27269"/>
    <w:rsid w:val="00E37820"/>
    <w:rsid w:val="00E42080"/>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A0605"/>
    <w:rsid w:val="00EA45A0"/>
    <w:rsid w:val="00EA4A77"/>
    <w:rsid w:val="00EA51FF"/>
    <w:rsid w:val="00EA6F5A"/>
    <w:rsid w:val="00EA772A"/>
    <w:rsid w:val="00EB7567"/>
    <w:rsid w:val="00EC141E"/>
    <w:rsid w:val="00EC3879"/>
    <w:rsid w:val="00EC7E0A"/>
    <w:rsid w:val="00ED0C8D"/>
    <w:rsid w:val="00ED2D95"/>
    <w:rsid w:val="00ED4D7A"/>
    <w:rsid w:val="00ED5EC9"/>
    <w:rsid w:val="00EE01C7"/>
    <w:rsid w:val="00EE1253"/>
    <w:rsid w:val="00EE1703"/>
    <w:rsid w:val="00EE1C2F"/>
    <w:rsid w:val="00EE5B6B"/>
    <w:rsid w:val="00EF24B1"/>
    <w:rsid w:val="00EF6A85"/>
    <w:rsid w:val="00EF6C20"/>
    <w:rsid w:val="00EF7571"/>
    <w:rsid w:val="00F00C27"/>
    <w:rsid w:val="00F03944"/>
    <w:rsid w:val="00F05920"/>
    <w:rsid w:val="00F067B5"/>
    <w:rsid w:val="00F1355D"/>
    <w:rsid w:val="00F15F34"/>
    <w:rsid w:val="00F17822"/>
    <w:rsid w:val="00F2034E"/>
    <w:rsid w:val="00F237A6"/>
    <w:rsid w:val="00F23888"/>
    <w:rsid w:val="00F36377"/>
    <w:rsid w:val="00F47E11"/>
    <w:rsid w:val="00F51579"/>
    <w:rsid w:val="00F54DD6"/>
    <w:rsid w:val="00F5502A"/>
    <w:rsid w:val="00F6013D"/>
    <w:rsid w:val="00F60C4D"/>
    <w:rsid w:val="00F613A6"/>
    <w:rsid w:val="00F632A4"/>
    <w:rsid w:val="00F67092"/>
    <w:rsid w:val="00F67660"/>
    <w:rsid w:val="00F7343F"/>
    <w:rsid w:val="00F77BD8"/>
    <w:rsid w:val="00F8052E"/>
    <w:rsid w:val="00F94583"/>
    <w:rsid w:val="00F9526F"/>
    <w:rsid w:val="00FA322B"/>
    <w:rsid w:val="00FA4F9E"/>
    <w:rsid w:val="00FA766B"/>
    <w:rsid w:val="00FB100D"/>
    <w:rsid w:val="00FB115B"/>
    <w:rsid w:val="00FB49FE"/>
    <w:rsid w:val="00FB4E7E"/>
    <w:rsid w:val="00FB7F8E"/>
    <w:rsid w:val="00FC107A"/>
    <w:rsid w:val="00FC2E20"/>
    <w:rsid w:val="00FC774F"/>
    <w:rsid w:val="00FD2B5A"/>
    <w:rsid w:val="00FE0189"/>
    <w:rsid w:val="00FE1BC1"/>
    <w:rsid w:val="00FF213D"/>
    <w:rsid w:val="00FF32EF"/>
    <w:rsid w:val="00FF4AA6"/>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STA" TargetMode="External"/><Relationship Id="rId18" Type="http://schemas.openxmlformats.org/officeDocument/2006/relationships/hyperlink" Target="http://bowtie-bio.sourceforge.net/bowtie2/manual.shtml" TargetMode="External"/><Relationship Id="rId26" Type="http://schemas.openxmlformats.org/officeDocument/2006/relationships/hyperlink" Target="http://sysbio.rnet.missouri.edu/bdm_download/GenomeFlow/GM06990/bwa_align/" TargetMode="External"/><Relationship Id="rId39" Type="http://schemas.openxmlformats.org/officeDocument/2006/relationships/hyperlink" Target="http://samtools.github.io/hts-specs/SAMv1.pdf" TargetMode="External"/><Relationship Id="rId21" Type="http://schemas.openxmlformats.org/officeDocument/2006/relationships/hyperlink" Target="http://sysbio.rnet.missouri.edu/bdm_download/GenomeFlow/GM06990/GM06990_Data/" TargetMode="External"/><Relationship Id="rId34" Type="http://schemas.openxmlformats.org/officeDocument/2006/relationships/hyperlink" Target="http://sysbio.rnet.missouri.edu/bdm_download/GenomeFlow/MiSeq_GM12878/bowtie2_Miseq_mapped.filtered.bam" TargetMode="External"/><Relationship Id="rId42" Type="http://schemas.openxmlformats.org/officeDocument/2006/relationships/hyperlink" Target="http://sysbio.rnet.missouri.edu/bdm_download/GenomeFlow/GM06990/bowtie2_mapped.filtered.bam" TargetMode="External"/><Relationship Id="rId47" Type="http://schemas.openxmlformats.org/officeDocument/2006/relationships/hyperlink" Target="http://sysbio.rnet.missouri.edu/bdm_download/GenomeFlow/GM06990/GenomeFlow_formatted.bwa.input" TargetMode="External"/><Relationship Id="rId50" Type="http://schemas.openxmlformats.org/officeDocument/2006/relationships/hyperlink" Target="http://sysbio.rnet.missouri.edu/bdm_download/GenomeFlow/MiSeq_GM12878/MiSeq_GM12878_Data/" TargetMode="External"/><Relationship Id="rId55" Type="http://schemas.openxmlformats.org/officeDocument/2006/relationships/hyperlink" Target="http://sysbio.rnet.missouri.edu/bdm_download/GenomeFlow/GM06990/GenomeFlow_formatted.bwa.input" TargetMode="External"/><Relationship Id="rId63" Type="http://schemas.openxmlformats.org/officeDocument/2006/relationships/hyperlink" Target="https://github.com/4dn-dcic/pairix/blob/master/pairs_format_specification.md" TargetMode="External"/><Relationship Id="rId68" Type="http://schemas.openxmlformats.org/officeDocument/2006/relationships/image" Target="media/image9.png"/><Relationship Id="rId76" Type="http://schemas.openxmlformats.org/officeDocument/2006/relationships/image" Target="media/image1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bowtie-bio.sourceforge.net/bowtie2/manual.shtml" TargetMode="External"/><Relationship Id="rId11" Type="http://schemas.openxmlformats.org/officeDocument/2006/relationships/hyperlink" Target="http://samtools.sourceforge.net/" TargetMode="External"/><Relationship Id="rId24" Type="http://schemas.openxmlformats.org/officeDocument/2006/relationships/hyperlink" Target="http://sysbio.rnet.missouri.edu/bdm_download/GenomeFlow/MiSeq_GM12878/bwa_align_Miseq/" TargetMode="External"/><Relationship Id="rId32" Type="http://schemas.openxmlformats.org/officeDocument/2006/relationships/hyperlink" Target="http://sysbio.rnet.missouri.edu/bdm_download/GenomeFlow/GM06990/bowtie2_align/" TargetMode="External"/><Relationship Id="rId37" Type="http://schemas.openxmlformats.org/officeDocument/2006/relationships/hyperlink" Target="http://sysbio.rnet.missouri.edu/bdm_download/GenomeFlow/GM06990/bwa_mapped.filtered.bam" TargetMode="External"/><Relationship Id="rId40" Type="http://schemas.openxmlformats.org/officeDocument/2006/relationships/hyperlink" Target="http://sysbio.rnet.missouri.edu/bdm_download/GenomeFlow/MiSeq_GM12878/bowtie2_Miseq_mapped.filtered.bam" TargetMode="External"/><Relationship Id="rId45" Type="http://schemas.openxmlformats.org/officeDocument/2006/relationships/hyperlink" Target="http://sysbio.rnet.missouri.edu/bdm_download/GenomeFlow/MiSeq_GM12878/GenomeFlow_Miseq_formatted.bwa.input" TargetMode="External"/><Relationship Id="rId53" Type="http://schemas.openxmlformats.org/officeDocument/2006/relationships/hyperlink" Target="http://sysbio.rnet.missouri.edu/bdm_download/GenomeFlow/MiSeq_GM12878/GenomeFlow_Miseq_formatted.bwa.input" TargetMode="External"/><Relationship Id="rId58" Type="http://schemas.openxmlformats.org/officeDocument/2006/relationships/hyperlink" Target="http://bowtie-bio.sourceforge.net/bowtie2/manual.shtml" TargetMode="External"/><Relationship Id="rId66" Type="http://schemas.openxmlformats.org/officeDocument/2006/relationships/image" Target="media/image7.png"/><Relationship Id="rId74" Type="http://schemas.openxmlformats.org/officeDocument/2006/relationships/image" Target="media/image14.png"/><Relationship Id="rId79"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http://sysbio.rnet.missouri.edu/bdm_download/GenomeFlow/GM06990/" TargetMode="External"/><Relationship Id="rId82" Type="http://schemas.openxmlformats.org/officeDocument/2006/relationships/fontTable" Target="fontTable.xml"/><Relationship Id="rId10" Type="http://schemas.openxmlformats.org/officeDocument/2006/relationships/hyperlink" Target="http://bio-bwa.sourceforge.net/" TargetMode="External"/><Relationship Id="rId19" Type="http://schemas.openxmlformats.org/officeDocument/2006/relationships/hyperlink" Target="https://en.wikipedia.org/wiki/FASTQ_format" TargetMode="External"/><Relationship Id="rId31" Type="http://schemas.openxmlformats.org/officeDocument/2006/relationships/hyperlink" Target="http://sysbio.rnet.missouri.edu/bdm_download/GenomeFlow/MiSeq_GM12878/bwa_align_Miseq/" TargetMode="External"/><Relationship Id="rId44" Type="http://schemas.openxmlformats.org/officeDocument/2006/relationships/hyperlink" Target="http://sysbio.rnet.missouri.edu/bdm_download/GenomeFlow/MiSeq_GM12878/GenomeFlow_Miseq_formatted.bowtie2.input" TargetMode="External"/><Relationship Id="rId52" Type="http://schemas.openxmlformats.org/officeDocument/2006/relationships/hyperlink" Target="http://sysbio.rnet.missouri.edu/bdm_download/GenomeFlow/MiSeq_GM12878/GenomeFlow_Miseq_formatted.bowtie2.input" TargetMode="External"/><Relationship Id="rId60" Type="http://schemas.openxmlformats.org/officeDocument/2006/relationships/hyperlink" Target="http://sysbio.rnet.missouri.edu/bdm_download/GenomeFlow/GM06990/" TargetMode="External"/><Relationship Id="rId65" Type="http://schemas.openxmlformats.org/officeDocument/2006/relationships/hyperlink" Target="https://www.encodeproject.org/files/ENCFF219YOB/@@download/ENCFF219YOB.hic" TargetMode="External"/><Relationship Id="rId73" Type="http://schemas.openxmlformats.org/officeDocument/2006/relationships/image" Target="media/image13.png"/><Relationship Id="rId78" Type="http://schemas.openxmlformats.org/officeDocument/2006/relationships/hyperlink" Target="http://software.broadinstitute.org/cancer/software/genepattern/file-formats-guide"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owtie-bio.sourceforge.net/index.shtml" TargetMode="External"/><Relationship Id="rId14" Type="http://schemas.openxmlformats.org/officeDocument/2006/relationships/hyperlink" Target="http://sysbio.rnet.missouri.edu/bdm_download/GenomeFlow/hg19_genome/hg19_genome_FASTA/" TargetMode="External"/><Relationship Id="rId22" Type="http://schemas.openxmlformats.org/officeDocument/2006/relationships/hyperlink" Target="http://samtools.sourceforge.net/" TargetMode="External"/><Relationship Id="rId27" Type="http://schemas.openxmlformats.org/officeDocument/2006/relationships/image" Target="media/image2.png"/><Relationship Id="rId30" Type="http://schemas.openxmlformats.org/officeDocument/2006/relationships/hyperlink" Target="http://samtools.sourceforge.net/" TargetMode="External"/><Relationship Id="rId35" Type="http://schemas.openxmlformats.org/officeDocument/2006/relationships/hyperlink" Target="http://sysbio.rnet.missouri.edu/bdm_download/GenomeFlow/MiSeq_GM12878/bwa_Miseq_mapped.filtered.bam" TargetMode="External"/><Relationship Id="rId43" Type="http://schemas.openxmlformats.org/officeDocument/2006/relationships/hyperlink" Target="http://sysbio.rnet.missouri.edu/bdm_download/GenomeFlow/GM06990/bwa_mapped.filtered.bam" TargetMode="External"/><Relationship Id="rId48" Type="http://schemas.openxmlformats.org/officeDocument/2006/relationships/image" Target="media/image4.png"/><Relationship Id="rId56" Type="http://schemas.openxmlformats.org/officeDocument/2006/relationships/image" Target="media/image5.png"/><Relationship Id="rId64" Type="http://schemas.openxmlformats.org/officeDocument/2006/relationships/image" Target="media/image6.png"/><Relationship Id="rId69" Type="http://schemas.openxmlformats.org/officeDocument/2006/relationships/hyperlink" Target="http://chromosome.sdsc.edu/mouse/hi-c/download.html" TargetMode="External"/><Relationship Id="rId77" Type="http://schemas.openxmlformats.org/officeDocument/2006/relationships/image" Target="media/image17.png"/><Relationship Id="rId8" Type="http://schemas.openxmlformats.org/officeDocument/2006/relationships/hyperlink" Target="http://www.cygwin.com/" TargetMode="External"/><Relationship Id="rId51" Type="http://schemas.openxmlformats.org/officeDocument/2006/relationships/hyperlink" Target="http://sysbio.rnet.missouri.edu/bdm_download/GenomeFlow/GM06990/GM06990_Data/" TargetMode="External"/><Relationship Id="rId72" Type="http://schemas.openxmlformats.org/officeDocument/2006/relationships/image" Target="media/image12.png"/><Relationship Id="rId80"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ysbio.rnet.missouri.edu/bdm_download/GenomeFlow/External_Tools/" TargetMode="External"/><Relationship Id="rId17" Type="http://schemas.openxmlformats.org/officeDocument/2006/relationships/hyperlink" Target="http://bio-bwa.sourceforge.net/bwa.shtml" TargetMode="External"/><Relationship Id="rId25" Type="http://schemas.openxmlformats.org/officeDocument/2006/relationships/hyperlink" Target="http://sysbio.rnet.missouri.edu/bdm_download/GenomeFlow/GM06990/bowtie2_align/" TargetMode="External"/><Relationship Id="rId33" Type="http://schemas.openxmlformats.org/officeDocument/2006/relationships/hyperlink" Target="http://sysbio.rnet.missouri.edu/bdm_download/GenomeFlow/GM06990/bwa_align/" TargetMode="External"/><Relationship Id="rId38" Type="http://schemas.openxmlformats.org/officeDocument/2006/relationships/image" Target="media/image3.png"/><Relationship Id="rId46" Type="http://schemas.openxmlformats.org/officeDocument/2006/relationships/hyperlink" Target="http://sysbio.rnet.missouri.edu/bdm_download/GenomeFlow/GM06990/GenomeFlow_formatted.bowtie2.input" TargetMode="External"/><Relationship Id="rId59" Type="http://schemas.openxmlformats.org/officeDocument/2006/relationships/hyperlink" Target="http://samtools.github.io/hts-specs/SAMv1.pdf" TargetMode="External"/><Relationship Id="rId67" Type="http://schemas.openxmlformats.org/officeDocument/2006/relationships/image" Target="media/image8.png"/><Relationship Id="rId20" Type="http://schemas.openxmlformats.org/officeDocument/2006/relationships/hyperlink" Target="http://sysbio.rnet.missouri.edu/bdm_download/GenomeFlow/MiSeq_GM12878/MiSeq_GM12878_Data/" TargetMode="External"/><Relationship Id="rId41" Type="http://schemas.openxmlformats.org/officeDocument/2006/relationships/hyperlink" Target="http://sysbio.rnet.missouri.edu/bdm_download/GenomeFlow/MiSeq_GM12878/bwa_Miseq_mapped.filtered.bam" TargetMode="External"/><Relationship Id="rId54" Type="http://schemas.openxmlformats.org/officeDocument/2006/relationships/hyperlink" Target="http://sysbio.rnet.missouri.edu/bdm_download/GenomeFlow/GM06990/GenomeFlow_formatted.bowtie2.input" TargetMode="External"/><Relationship Id="rId62" Type="http://schemas.openxmlformats.org/officeDocument/2006/relationships/hyperlink" Target="https://github.com/theaidenlab/juicer" TargetMode="External"/><Relationship Id="rId70" Type="http://schemas.openxmlformats.org/officeDocument/2006/relationships/image" Target="media/image10.png"/><Relationship Id="rId75" Type="http://schemas.openxmlformats.org/officeDocument/2006/relationships/image" Target="media/image15.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hg19_genome/" TargetMode="External"/><Relationship Id="rId23" Type="http://schemas.openxmlformats.org/officeDocument/2006/relationships/hyperlink" Target="http://sysbio.rnet.missouri.edu/bdm_download/GenomeFlow/MiSeq_GM12878/bowtie2_align_Miseq/" TargetMode="External"/><Relationship Id="rId28" Type="http://schemas.openxmlformats.org/officeDocument/2006/relationships/hyperlink" Target="http://bio-bwa.sourceforge.net/bwa.shtml" TargetMode="External"/><Relationship Id="rId36" Type="http://schemas.openxmlformats.org/officeDocument/2006/relationships/hyperlink" Target="http://sysbio.rnet.missouri.edu/bdm_download/GenomeFlow/GM06990/bowtie2_mapped.filtered.bam" TargetMode="External"/><Relationship Id="rId49" Type="http://schemas.openxmlformats.org/officeDocument/2006/relationships/hyperlink" Target="https://en.wikipedia.org/wiki/FASTQ_format" TargetMode="External"/><Relationship Id="rId57" Type="http://schemas.openxmlformats.org/officeDocument/2006/relationships/hyperlink" Target="http://bio-bwa.sourceforge.net/bw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27B78-768C-4ECD-ACAB-9F6B9D4E8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52</Pages>
  <Words>9479</Words>
  <Characters>54032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oluwatosin oluwadare</cp:lastModifiedBy>
  <cp:revision>40</cp:revision>
  <cp:lastPrinted>2018-02-15T03:31:00Z</cp:lastPrinted>
  <dcterms:created xsi:type="dcterms:W3CDTF">2018-03-20T16:26:00Z</dcterms:created>
  <dcterms:modified xsi:type="dcterms:W3CDTF">2018-03-20T20:47:00Z</dcterms:modified>
</cp:coreProperties>
</file>
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3F3B2C" w:rsidRDefault="0028605E" w:rsidP="005D507D">
      <w:pPr>
        <w:jc w:val="center"/>
        <w:rPr>
          <w:rFonts w:ascii="Times New Roman" w:hAnsi="Times New Roman" w:cs="Times New Roman"/>
          <w:b/>
          <w:sz w:val="36"/>
          <w:szCs w:val="24"/>
        </w:rPr>
      </w:pPr>
      <w:r w:rsidRPr="003F3B2C">
        <w:rPr>
          <w:rFonts w:ascii="Times New Roman" w:hAnsi="Times New Roman" w:cs="Times New Roman"/>
          <w:b/>
          <w:sz w:val="36"/>
          <w:szCs w:val="24"/>
        </w:rPr>
        <w:t>GenomeFlow User Manual</w:t>
      </w:r>
    </w:p>
    <w:sdt>
      <w:sdtPr>
        <w:rPr>
          <w:rFonts w:asciiTheme="minorHAnsi" w:hAnsiTheme="minorHAnsi" w:cstheme="minorBidi"/>
          <w:b w:val="0"/>
          <w:sz w:val="22"/>
          <w:szCs w:val="22"/>
        </w:rPr>
        <w:id w:val="401647872"/>
        <w:docPartObj>
          <w:docPartGallery w:val="Table of Contents"/>
          <w:docPartUnique/>
        </w:docPartObj>
      </w:sdtPr>
      <w:sdtEndPr>
        <w:rPr>
          <w:bCs/>
          <w:noProof/>
          <w:sz w:val="24"/>
          <w:szCs w:val="24"/>
        </w:rPr>
      </w:sdtEndPr>
      <w:sdtContent>
        <w:p w14:paraId="205D81E8" w14:textId="14BB91AA" w:rsidR="00BB5670" w:rsidRPr="00BB5670" w:rsidRDefault="0028605E" w:rsidP="0094343A">
          <w:pPr>
            <w:pStyle w:val="TOCHeading"/>
          </w:pPr>
          <w:r w:rsidRPr="006321D4">
            <w:t>Contents</w:t>
          </w:r>
        </w:p>
        <w:p w14:paraId="64415D32" w14:textId="47518EFF" w:rsidR="00C75546" w:rsidRDefault="00C75546">
          <w:pPr>
            <w:pStyle w:val="TOC1"/>
            <w:tabs>
              <w:tab w:val="left" w:pos="440"/>
              <w:tab w:val="right" w:leader="dot" w:pos="9890"/>
            </w:tabs>
            <w:rPr>
              <w:rFonts w:asciiTheme="minorHAnsi" w:eastAsiaTheme="minorEastAsia" w:hAnsiTheme="minorHAnsi"/>
              <w:noProof/>
            </w:rPr>
          </w:pPr>
          <w:r>
            <w:rPr>
              <w:rFonts w:cs="Times New Roman"/>
              <w:b/>
              <w:bCs/>
              <w:noProof/>
              <w:sz w:val="24"/>
              <w:szCs w:val="24"/>
            </w:rPr>
            <w:fldChar w:fldCharType="begin"/>
          </w:r>
          <w:r>
            <w:rPr>
              <w:rFonts w:cs="Times New Roman"/>
              <w:b/>
              <w:bCs/>
              <w:noProof/>
              <w:sz w:val="24"/>
              <w:szCs w:val="24"/>
            </w:rPr>
            <w:instrText xml:space="preserve"> TOC \o "1-3" \h \z \u </w:instrText>
          </w:r>
          <w:r>
            <w:rPr>
              <w:rFonts w:cs="Times New Roman"/>
              <w:b/>
              <w:bCs/>
              <w:noProof/>
              <w:sz w:val="24"/>
              <w:szCs w:val="24"/>
            </w:rPr>
            <w:fldChar w:fldCharType="separate"/>
          </w:r>
          <w:hyperlink w:anchor="_Toc506390481" w:history="1">
            <w:r w:rsidRPr="00ED5090">
              <w:rPr>
                <w:rStyle w:val="Hyperlink"/>
                <w:noProof/>
              </w:rPr>
              <w:t>1</w:t>
            </w:r>
            <w:r>
              <w:rPr>
                <w:rFonts w:asciiTheme="minorHAnsi" w:eastAsiaTheme="minorEastAsia" w:hAnsiTheme="minorHAnsi"/>
                <w:noProof/>
              </w:rPr>
              <w:tab/>
            </w:r>
            <w:r w:rsidRPr="00ED5090">
              <w:rPr>
                <w:rStyle w:val="Hyperlink"/>
                <w:noProof/>
              </w:rPr>
              <w:t>1D-Functions</w:t>
            </w:r>
            <w:r>
              <w:rPr>
                <w:noProof/>
                <w:webHidden/>
              </w:rPr>
              <w:tab/>
            </w:r>
            <w:r>
              <w:rPr>
                <w:noProof/>
                <w:webHidden/>
              </w:rPr>
              <w:fldChar w:fldCharType="begin"/>
            </w:r>
            <w:r>
              <w:rPr>
                <w:noProof/>
                <w:webHidden/>
              </w:rPr>
              <w:instrText xml:space="preserve"> PAGEREF _Toc506390481 \h </w:instrText>
            </w:r>
            <w:r>
              <w:rPr>
                <w:noProof/>
                <w:webHidden/>
              </w:rPr>
            </w:r>
            <w:r>
              <w:rPr>
                <w:noProof/>
                <w:webHidden/>
              </w:rPr>
              <w:fldChar w:fldCharType="separate"/>
            </w:r>
            <w:r w:rsidR="00310218">
              <w:rPr>
                <w:noProof/>
                <w:webHidden/>
              </w:rPr>
              <w:t>5</w:t>
            </w:r>
            <w:r>
              <w:rPr>
                <w:noProof/>
                <w:webHidden/>
              </w:rPr>
              <w:fldChar w:fldCharType="end"/>
            </w:r>
          </w:hyperlink>
        </w:p>
        <w:p w14:paraId="3AA12BCB" w14:textId="3C91945E" w:rsidR="00C75546" w:rsidRDefault="00331CC2">
          <w:pPr>
            <w:pStyle w:val="TOC2"/>
            <w:tabs>
              <w:tab w:val="left" w:pos="880"/>
              <w:tab w:val="right" w:leader="dot" w:pos="9890"/>
            </w:tabs>
            <w:rPr>
              <w:rFonts w:asciiTheme="minorHAnsi" w:eastAsiaTheme="minorEastAsia" w:hAnsiTheme="minorHAnsi"/>
              <w:noProof/>
            </w:rPr>
          </w:pPr>
          <w:hyperlink w:anchor="_Toc506390482" w:history="1">
            <w:r w:rsidR="00C75546" w:rsidRPr="00ED5090">
              <w:rPr>
                <w:rStyle w:val="Hyperlink"/>
                <w:noProof/>
              </w:rPr>
              <w:t>1.1</w:t>
            </w:r>
            <w:r w:rsidR="00C75546">
              <w:rPr>
                <w:rFonts w:asciiTheme="minorHAnsi" w:eastAsiaTheme="minorEastAsia" w:hAnsiTheme="minorHAnsi"/>
                <w:noProof/>
              </w:rPr>
              <w:tab/>
            </w:r>
            <w:r w:rsidR="00C75546" w:rsidRPr="00ED5090">
              <w:rPr>
                <w:rStyle w:val="Hyperlink"/>
                <w:noProof/>
              </w:rPr>
              <w:t>Dependencies</w:t>
            </w:r>
            <w:r w:rsidR="00C75546">
              <w:rPr>
                <w:noProof/>
                <w:webHidden/>
              </w:rPr>
              <w:tab/>
            </w:r>
            <w:r w:rsidR="00C75546">
              <w:rPr>
                <w:noProof/>
                <w:webHidden/>
              </w:rPr>
              <w:fldChar w:fldCharType="begin"/>
            </w:r>
            <w:r w:rsidR="00C75546">
              <w:rPr>
                <w:noProof/>
                <w:webHidden/>
              </w:rPr>
              <w:instrText xml:space="preserve"> PAGEREF _Toc506390482 \h </w:instrText>
            </w:r>
            <w:r w:rsidR="00C75546">
              <w:rPr>
                <w:noProof/>
                <w:webHidden/>
              </w:rPr>
            </w:r>
            <w:r w:rsidR="00C75546">
              <w:rPr>
                <w:noProof/>
                <w:webHidden/>
              </w:rPr>
              <w:fldChar w:fldCharType="separate"/>
            </w:r>
            <w:r w:rsidR="00310218">
              <w:rPr>
                <w:noProof/>
                <w:webHidden/>
              </w:rPr>
              <w:t>5</w:t>
            </w:r>
            <w:r w:rsidR="00C75546">
              <w:rPr>
                <w:noProof/>
                <w:webHidden/>
              </w:rPr>
              <w:fldChar w:fldCharType="end"/>
            </w:r>
          </w:hyperlink>
        </w:p>
        <w:p w14:paraId="5419E269" w14:textId="64D6674F" w:rsidR="00C75546" w:rsidRDefault="00331CC2">
          <w:pPr>
            <w:pStyle w:val="TOC3"/>
            <w:tabs>
              <w:tab w:val="left" w:pos="1320"/>
              <w:tab w:val="right" w:leader="dot" w:pos="9890"/>
            </w:tabs>
            <w:rPr>
              <w:rFonts w:asciiTheme="minorHAnsi" w:eastAsiaTheme="minorEastAsia" w:hAnsiTheme="minorHAnsi"/>
              <w:noProof/>
            </w:rPr>
          </w:pPr>
          <w:hyperlink w:anchor="_Toc506390483" w:history="1">
            <w:r w:rsidR="00C75546" w:rsidRPr="00ED5090">
              <w:rPr>
                <w:rStyle w:val="Hyperlink"/>
                <w:noProof/>
              </w:rPr>
              <w:t>1.1.1</w:t>
            </w:r>
            <w:r w:rsidR="00C75546">
              <w:rPr>
                <w:rFonts w:asciiTheme="minorHAnsi" w:eastAsiaTheme="minorEastAsia" w:hAnsiTheme="minorHAnsi"/>
                <w:noProof/>
              </w:rPr>
              <w:tab/>
            </w:r>
            <w:r w:rsidR="00C75546" w:rsidRPr="00ED5090">
              <w:rPr>
                <w:rStyle w:val="Hyperlink"/>
                <w:noProof/>
              </w:rPr>
              <w:t>Operating System (OS)</w:t>
            </w:r>
            <w:r w:rsidR="00C75546">
              <w:rPr>
                <w:noProof/>
                <w:webHidden/>
              </w:rPr>
              <w:tab/>
            </w:r>
            <w:r w:rsidR="00C75546">
              <w:rPr>
                <w:noProof/>
                <w:webHidden/>
              </w:rPr>
              <w:fldChar w:fldCharType="begin"/>
            </w:r>
            <w:r w:rsidR="00C75546">
              <w:rPr>
                <w:noProof/>
                <w:webHidden/>
              </w:rPr>
              <w:instrText xml:space="preserve"> PAGEREF _Toc506390483 \h </w:instrText>
            </w:r>
            <w:r w:rsidR="00C75546">
              <w:rPr>
                <w:noProof/>
                <w:webHidden/>
              </w:rPr>
            </w:r>
            <w:r w:rsidR="00C75546">
              <w:rPr>
                <w:noProof/>
                <w:webHidden/>
              </w:rPr>
              <w:fldChar w:fldCharType="separate"/>
            </w:r>
            <w:r w:rsidR="00310218">
              <w:rPr>
                <w:noProof/>
                <w:webHidden/>
              </w:rPr>
              <w:t>5</w:t>
            </w:r>
            <w:r w:rsidR="00C75546">
              <w:rPr>
                <w:noProof/>
                <w:webHidden/>
              </w:rPr>
              <w:fldChar w:fldCharType="end"/>
            </w:r>
          </w:hyperlink>
        </w:p>
        <w:p w14:paraId="000FC3EB" w14:textId="6F756DF4" w:rsidR="00C75546" w:rsidRDefault="00331CC2">
          <w:pPr>
            <w:pStyle w:val="TOC3"/>
            <w:tabs>
              <w:tab w:val="left" w:pos="1320"/>
              <w:tab w:val="right" w:leader="dot" w:pos="9890"/>
            </w:tabs>
            <w:rPr>
              <w:rFonts w:asciiTheme="minorHAnsi" w:eastAsiaTheme="minorEastAsia" w:hAnsiTheme="minorHAnsi"/>
              <w:noProof/>
            </w:rPr>
          </w:pPr>
          <w:hyperlink w:anchor="_Toc506390484" w:history="1">
            <w:r w:rsidR="00C75546" w:rsidRPr="00ED5090">
              <w:rPr>
                <w:rStyle w:val="Hyperlink"/>
                <w:noProof/>
              </w:rPr>
              <w:t>1.1.2</w:t>
            </w:r>
            <w:r w:rsidR="00C75546">
              <w:rPr>
                <w:rFonts w:asciiTheme="minorHAnsi" w:eastAsiaTheme="minorEastAsia" w:hAnsiTheme="minorHAnsi"/>
                <w:noProof/>
              </w:rPr>
              <w:tab/>
            </w:r>
            <w:r w:rsidR="00C75546" w:rsidRPr="00ED5090">
              <w:rPr>
                <w:rStyle w:val="Hyperlink"/>
                <w:noProof/>
              </w:rPr>
              <w:t>External Tools</w:t>
            </w:r>
            <w:r w:rsidR="00C75546">
              <w:rPr>
                <w:noProof/>
                <w:webHidden/>
              </w:rPr>
              <w:tab/>
            </w:r>
            <w:r w:rsidR="00C75546">
              <w:rPr>
                <w:noProof/>
                <w:webHidden/>
              </w:rPr>
              <w:fldChar w:fldCharType="begin"/>
            </w:r>
            <w:r w:rsidR="00C75546">
              <w:rPr>
                <w:noProof/>
                <w:webHidden/>
              </w:rPr>
              <w:instrText xml:space="preserve"> PAGEREF _Toc506390484 \h </w:instrText>
            </w:r>
            <w:r w:rsidR="00C75546">
              <w:rPr>
                <w:noProof/>
                <w:webHidden/>
              </w:rPr>
            </w:r>
            <w:r w:rsidR="00C75546">
              <w:rPr>
                <w:noProof/>
                <w:webHidden/>
              </w:rPr>
              <w:fldChar w:fldCharType="separate"/>
            </w:r>
            <w:r w:rsidR="00310218">
              <w:rPr>
                <w:noProof/>
                <w:webHidden/>
              </w:rPr>
              <w:t>5</w:t>
            </w:r>
            <w:r w:rsidR="00C75546">
              <w:rPr>
                <w:noProof/>
                <w:webHidden/>
              </w:rPr>
              <w:fldChar w:fldCharType="end"/>
            </w:r>
          </w:hyperlink>
        </w:p>
        <w:p w14:paraId="77DBC5D1" w14:textId="5D8528DF" w:rsidR="00C75546" w:rsidRDefault="00331CC2">
          <w:pPr>
            <w:pStyle w:val="TOC2"/>
            <w:tabs>
              <w:tab w:val="left" w:pos="880"/>
              <w:tab w:val="right" w:leader="dot" w:pos="9890"/>
            </w:tabs>
            <w:rPr>
              <w:rFonts w:asciiTheme="minorHAnsi" w:eastAsiaTheme="minorEastAsia" w:hAnsiTheme="minorHAnsi"/>
              <w:noProof/>
            </w:rPr>
          </w:pPr>
          <w:hyperlink w:anchor="_Toc506390485" w:history="1">
            <w:r w:rsidR="00C75546" w:rsidRPr="00ED5090">
              <w:rPr>
                <w:rStyle w:val="Hyperlink"/>
                <w:noProof/>
              </w:rPr>
              <w:t>1.2</w:t>
            </w:r>
            <w:r w:rsidR="00C75546">
              <w:rPr>
                <w:rFonts w:asciiTheme="minorHAnsi" w:eastAsiaTheme="minorEastAsia" w:hAnsiTheme="minorHAnsi"/>
                <w:noProof/>
              </w:rPr>
              <w:tab/>
            </w:r>
            <w:r w:rsidR="00C75546" w:rsidRPr="00ED5090">
              <w:rPr>
                <w:rStyle w:val="Hyperlink"/>
                <w:noProof/>
              </w:rPr>
              <w:t>Create an index for a reference genome</w:t>
            </w:r>
            <w:r w:rsidR="00C75546">
              <w:rPr>
                <w:noProof/>
                <w:webHidden/>
              </w:rPr>
              <w:tab/>
            </w:r>
            <w:r w:rsidR="00C75546">
              <w:rPr>
                <w:noProof/>
                <w:webHidden/>
              </w:rPr>
              <w:fldChar w:fldCharType="begin"/>
            </w:r>
            <w:r w:rsidR="00C75546">
              <w:rPr>
                <w:noProof/>
                <w:webHidden/>
              </w:rPr>
              <w:instrText xml:space="preserve"> PAGEREF _Toc506390485 \h </w:instrText>
            </w:r>
            <w:r w:rsidR="00C75546">
              <w:rPr>
                <w:noProof/>
                <w:webHidden/>
              </w:rPr>
            </w:r>
            <w:r w:rsidR="00C75546">
              <w:rPr>
                <w:noProof/>
                <w:webHidden/>
              </w:rPr>
              <w:fldChar w:fldCharType="separate"/>
            </w:r>
            <w:r w:rsidR="00310218">
              <w:rPr>
                <w:noProof/>
                <w:webHidden/>
              </w:rPr>
              <w:t>5</w:t>
            </w:r>
            <w:r w:rsidR="00C75546">
              <w:rPr>
                <w:noProof/>
                <w:webHidden/>
              </w:rPr>
              <w:fldChar w:fldCharType="end"/>
            </w:r>
          </w:hyperlink>
        </w:p>
        <w:p w14:paraId="4540CCA7" w14:textId="700597E3" w:rsidR="00C75546" w:rsidRDefault="00331CC2">
          <w:pPr>
            <w:pStyle w:val="TOC3"/>
            <w:tabs>
              <w:tab w:val="left" w:pos="1320"/>
              <w:tab w:val="right" w:leader="dot" w:pos="9890"/>
            </w:tabs>
            <w:rPr>
              <w:rFonts w:asciiTheme="minorHAnsi" w:eastAsiaTheme="minorEastAsia" w:hAnsiTheme="minorHAnsi"/>
              <w:noProof/>
            </w:rPr>
          </w:pPr>
          <w:hyperlink w:anchor="_Toc506390486" w:history="1">
            <w:r w:rsidR="00C75546" w:rsidRPr="00ED5090">
              <w:rPr>
                <w:rStyle w:val="Hyperlink"/>
                <w:noProof/>
              </w:rPr>
              <w:t>1.2.1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_Toc506390486 \h </w:instrText>
            </w:r>
            <w:r w:rsidR="00C75546">
              <w:rPr>
                <w:noProof/>
                <w:webHidden/>
              </w:rPr>
            </w:r>
            <w:r w:rsidR="00C75546">
              <w:rPr>
                <w:noProof/>
                <w:webHidden/>
              </w:rPr>
              <w:fldChar w:fldCharType="separate"/>
            </w:r>
            <w:r w:rsidR="00310218">
              <w:rPr>
                <w:noProof/>
                <w:webHidden/>
              </w:rPr>
              <w:t>5</w:t>
            </w:r>
            <w:r w:rsidR="00C75546">
              <w:rPr>
                <w:noProof/>
                <w:webHidden/>
              </w:rPr>
              <w:fldChar w:fldCharType="end"/>
            </w:r>
          </w:hyperlink>
        </w:p>
        <w:p w14:paraId="61F7EF2B" w14:textId="315E6F91" w:rsidR="00C75546" w:rsidRDefault="00331CC2">
          <w:pPr>
            <w:pStyle w:val="TOC3"/>
            <w:tabs>
              <w:tab w:val="left" w:pos="1320"/>
              <w:tab w:val="right" w:leader="dot" w:pos="9890"/>
            </w:tabs>
            <w:rPr>
              <w:rFonts w:asciiTheme="minorHAnsi" w:eastAsiaTheme="minorEastAsia" w:hAnsiTheme="minorHAnsi"/>
              <w:noProof/>
            </w:rPr>
          </w:pPr>
          <w:hyperlink w:anchor="_Toc506390487" w:history="1">
            <w:r w:rsidR="00C75546" w:rsidRPr="00ED5090">
              <w:rPr>
                <w:rStyle w:val="Hyperlink"/>
                <w:noProof/>
              </w:rPr>
              <w:t>1.2.2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_Toc506390487 \h </w:instrText>
            </w:r>
            <w:r w:rsidR="00C75546">
              <w:rPr>
                <w:noProof/>
                <w:webHidden/>
              </w:rPr>
            </w:r>
            <w:r w:rsidR="00C75546">
              <w:rPr>
                <w:noProof/>
                <w:webHidden/>
              </w:rPr>
              <w:fldChar w:fldCharType="separate"/>
            </w:r>
            <w:r w:rsidR="00310218">
              <w:rPr>
                <w:noProof/>
                <w:webHidden/>
              </w:rPr>
              <w:t>5</w:t>
            </w:r>
            <w:r w:rsidR="00C75546">
              <w:rPr>
                <w:noProof/>
                <w:webHidden/>
              </w:rPr>
              <w:fldChar w:fldCharType="end"/>
            </w:r>
          </w:hyperlink>
        </w:p>
        <w:p w14:paraId="7F9F2FEA" w14:textId="604B57F7" w:rsidR="00C75546" w:rsidRDefault="00331CC2">
          <w:pPr>
            <w:pStyle w:val="TOC3"/>
            <w:tabs>
              <w:tab w:val="left" w:pos="1320"/>
              <w:tab w:val="right" w:leader="dot" w:pos="9890"/>
            </w:tabs>
            <w:rPr>
              <w:rFonts w:asciiTheme="minorHAnsi" w:eastAsiaTheme="minorEastAsia" w:hAnsiTheme="minorHAnsi"/>
              <w:noProof/>
            </w:rPr>
          </w:pPr>
          <w:hyperlink w:anchor="_Toc506390488" w:history="1">
            <w:r w:rsidR="00C75546" w:rsidRPr="00ED5090">
              <w:rPr>
                <w:rStyle w:val="Hyperlink"/>
                <w:noProof/>
              </w:rPr>
              <w:t>1.2.3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_Toc506390488 \h </w:instrText>
            </w:r>
            <w:r w:rsidR="00C75546">
              <w:rPr>
                <w:noProof/>
                <w:webHidden/>
              </w:rPr>
            </w:r>
            <w:r w:rsidR="00C75546">
              <w:rPr>
                <w:noProof/>
                <w:webHidden/>
              </w:rPr>
              <w:fldChar w:fldCharType="separate"/>
            </w:r>
            <w:r w:rsidR="00310218">
              <w:rPr>
                <w:noProof/>
                <w:webHidden/>
              </w:rPr>
              <w:t>6</w:t>
            </w:r>
            <w:r w:rsidR="00C75546">
              <w:rPr>
                <w:noProof/>
                <w:webHidden/>
              </w:rPr>
              <w:fldChar w:fldCharType="end"/>
            </w:r>
          </w:hyperlink>
        </w:p>
        <w:p w14:paraId="18FE2869" w14:textId="0A1680AF" w:rsidR="00C75546" w:rsidRDefault="00331CC2">
          <w:pPr>
            <w:pStyle w:val="TOC3"/>
            <w:tabs>
              <w:tab w:val="left" w:pos="1320"/>
              <w:tab w:val="right" w:leader="dot" w:pos="9890"/>
            </w:tabs>
            <w:rPr>
              <w:rFonts w:asciiTheme="minorHAnsi" w:eastAsiaTheme="minorEastAsia" w:hAnsiTheme="minorHAnsi"/>
              <w:noProof/>
            </w:rPr>
          </w:pPr>
          <w:hyperlink w:anchor="_Toc506390489" w:history="1">
            <w:r w:rsidR="00C75546" w:rsidRPr="00ED5090">
              <w:rPr>
                <w:rStyle w:val="Hyperlink"/>
                <w:noProof/>
              </w:rPr>
              <w:t>1.2.4</w:t>
            </w:r>
            <w:r w:rsidR="00C75546">
              <w:rPr>
                <w:rFonts w:asciiTheme="minorHAnsi" w:eastAsiaTheme="minorEastAsia" w:hAnsiTheme="minorHAnsi"/>
                <w:noProof/>
              </w:rPr>
              <w:tab/>
            </w:r>
            <w:r w:rsidR="00C75546" w:rsidRPr="00ED5090">
              <w:rPr>
                <w:rStyle w:val="Hyperlink"/>
                <w:noProof/>
              </w:rPr>
              <w:t>Output of script:</w:t>
            </w:r>
            <w:r w:rsidR="00C75546">
              <w:rPr>
                <w:noProof/>
                <w:webHidden/>
              </w:rPr>
              <w:tab/>
            </w:r>
            <w:r w:rsidR="00C75546">
              <w:rPr>
                <w:noProof/>
                <w:webHidden/>
              </w:rPr>
              <w:fldChar w:fldCharType="begin"/>
            </w:r>
            <w:r w:rsidR="00C75546">
              <w:rPr>
                <w:noProof/>
                <w:webHidden/>
              </w:rPr>
              <w:instrText xml:space="preserve"> PAGEREF _Toc506390489 \h </w:instrText>
            </w:r>
            <w:r w:rsidR="00C75546">
              <w:rPr>
                <w:noProof/>
                <w:webHidden/>
              </w:rPr>
            </w:r>
            <w:r w:rsidR="00C75546">
              <w:rPr>
                <w:noProof/>
                <w:webHidden/>
              </w:rPr>
              <w:fldChar w:fldCharType="separate"/>
            </w:r>
            <w:r w:rsidR="00310218">
              <w:rPr>
                <w:noProof/>
                <w:webHidden/>
              </w:rPr>
              <w:t>6</w:t>
            </w:r>
            <w:r w:rsidR="00C75546">
              <w:rPr>
                <w:noProof/>
                <w:webHidden/>
              </w:rPr>
              <w:fldChar w:fldCharType="end"/>
            </w:r>
          </w:hyperlink>
        </w:p>
        <w:p w14:paraId="6960F61F" w14:textId="47FB785A" w:rsidR="00C75546" w:rsidRDefault="00331CC2">
          <w:pPr>
            <w:pStyle w:val="TOC3"/>
            <w:tabs>
              <w:tab w:val="left" w:pos="1320"/>
              <w:tab w:val="right" w:leader="dot" w:pos="9890"/>
            </w:tabs>
            <w:rPr>
              <w:rFonts w:asciiTheme="minorHAnsi" w:eastAsiaTheme="minorEastAsia" w:hAnsiTheme="minorHAnsi"/>
              <w:noProof/>
            </w:rPr>
          </w:pPr>
          <w:hyperlink w:anchor="_Toc506390490" w:history="1">
            <w:r w:rsidR="00C75546" w:rsidRPr="00ED5090">
              <w:rPr>
                <w:rStyle w:val="Hyperlink"/>
                <w:noProof/>
              </w:rPr>
              <w:t>1.2.5</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_Toc506390490 \h </w:instrText>
            </w:r>
            <w:r w:rsidR="00C75546">
              <w:rPr>
                <w:noProof/>
                <w:webHidden/>
              </w:rPr>
            </w:r>
            <w:r w:rsidR="00C75546">
              <w:rPr>
                <w:noProof/>
                <w:webHidden/>
              </w:rPr>
              <w:fldChar w:fldCharType="separate"/>
            </w:r>
            <w:r w:rsidR="00310218">
              <w:rPr>
                <w:noProof/>
                <w:webHidden/>
              </w:rPr>
              <w:t>6</w:t>
            </w:r>
            <w:r w:rsidR="00C75546">
              <w:rPr>
                <w:noProof/>
                <w:webHidden/>
              </w:rPr>
              <w:fldChar w:fldCharType="end"/>
            </w:r>
          </w:hyperlink>
        </w:p>
        <w:p w14:paraId="47CEE305" w14:textId="0F57BCC4" w:rsidR="00C75546" w:rsidRDefault="00331CC2">
          <w:pPr>
            <w:pStyle w:val="TOC2"/>
            <w:tabs>
              <w:tab w:val="left" w:pos="880"/>
              <w:tab w:val="right" w:leader="dot" w:pos="9890"/>
            </w:tabs>
            <w:rPr>
              <w:rFonts w:asciiTheme="minorHAnsi" w:eastAsiaTheme="minorEastAsia" w:hAnsiTheme="minorHAnsi"/>
              <w:noProof/>
            </w:rPr>
          </w:pPr>
          <w:hyperlink w:anchor="_Toc506390491" w:history="1">
            <w:r w:rsidR="00C75546" w:rsidRPr="00ED5090">
              <w:rPr>
                <w:rStyle w:val="Hyperlink"/>
                <w:noProof/>
              </w:rPr>
              <w:t>1.3</w:t>
            </w:r>
            <w:r w:rsidR="00C75546">
              <w:rPr>
                <w:rFonts w:asciiTheme="minorHAnsi" w:eastAsiaTheme="minorEastAsia" w:hAnsiTheme="minorHAnsi"/>
                <w:noProof/>
              </w:rPr>
              <w:tab/>
            </w:r>
            <w:r w:rsidR="00C75546" w:rsidRPr="00ED5090">
              <w:rPr>
                <w:rStyle w:val="Hyperlink"/>
                <w:noProof/>
              </w:rPr>
              <w:t>Mapping the raw single or pair read FASTQ files</w:t>
            </w:r>
            <w:r w:rsidR="00C75546">
              <w:rPr>
                <w:noProof/>
                <w:webHidden/>
              </w:rPr>
              <w:tab/>
            </w:r>
            <w:r w:rsidR="00C75546">
              <w:rPr>
                <w:noProof/>
                <w:webHidden/>
              </w:rPr>
              <w:fldChar w:fldCharType="begin"/>
            </w:r>
            <w:r w:rsidR="00C75546">
              <w:rPr>
                <w:noProof/>
                <w:webHidden/>
              </w:rPr>
              <w:instrText xml:space="preserve"> PAGEREF _Toc506390491 \h </w:instrText>
            </w:r>
            <w:r w:rsidR="00C75546">
              <w:rPr>
                <w:noProof/>
                <w:webHidden/>
              </w:rPr>
            </w:r>
            <w:r w:rsidR="00C75546">
              <w:rPr>
                <w:noProof/>
                <w:webHidden/>
              </w:rPr>
              <w:fldChar w:fldCharType="separate"/>
            </w:r>
            <w:r w:rsidR="00310218">
              <w:rPr>
                <w:noProof/>
                <w:webHidden/>
              </w:rPr>
              <w:t>8</w:t>
            </w:r>
            <w:r w:rsidR="00C75546">
              <w:rPr>
                <w:noProof/>
                <w:webHidden/>
              </w:rPr>
              <w:fldChar w:fldCharType="end"/>
            </w:r>
          </w:hyperlink>
        </w:p>
        <w:p w14:paraId="66E815E6" w14:textId="4E17A764" w:rsidR="00C75546" w:rsidRDefault="00331CC2">
          <w:pPr>
            <w:pStyle w:val="TOC3"/>
            <w:tabs>
              <w:tab w:val="left" w:pos="1320"/>
              <w:tab w:val="right" w:leader="dot" w:pos="9890"/>
            </w:tabs>
            <w:rPr>
              <w:rFonts w:asciiTheme="minorHAnsi" w:eastAsiaTheme="minorEastAsia" w:hAnsiTheme="minorHAnsi"/>
              <w:noProof/>
            </w:rPr>
          </w:pPr>
          <w:hyperlink w:anchor="_Toc506390492" w:history="1">
            <w:r w:rsidR="00C75546" w:rsidRPr="00ED5090">
              <w:rPr>
                <w:rStyle w:val="Hyperlink"/>
                <w:noProof/>
              </w:rPr>
              <w:t>1.3.1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_Toc506390492 \h </w:instrText>
            </w:r>
            <w:r w:rsidR="00C75546">
              <w:rPr>
                <w:noProof/>
                <w:webHidden/>
              </w:rPr>
            </w:r>
            <w:r w:rsidR="00C75546">
              <w:rPr>
                <w:noProof/>
                <w:webHidden/>
              </w:rPr>
              <w:fldChar w:fldCharType="separate"/>
            </w:r>
            <w:r w:rsidR="00310218">
              <w:rPr>
                <w:noProof/>
                <w:webHidden/>
              </w:rPr>
              <w:t>8</w:t>
            </w:r>
            <w:r w:rsidR="00C75546">
              <w:rPr>
                <w:noProof/>
                <w:webHidden/>
              </w:rPr>
              <w:fldChar w:fldCharType="end"/>
            </w:r>
          </w:hyperlink>
        </w:p>
        <w:p w14:paraId="709D05A6" w14:textId="76527A78" w:rsidR="00C75546" w:rsidRDefault="00331CC2">
          <w:pPr>
            <w:pStyle w:val="TOC3"/>
            <w:tabs>
              <w:tab w:val="left" w:pos="1320"/>
              <w:tab w:val="right" w:leader="dot" w:pos="9890"/>
            </w:tabs>
            <w:rPr>
              <w:rFonts w:asciiTheme="minorHAnsi" w:eastAsiaTheme="minorEastAsia" w:hAnsiTheme="minorHAnsi"/>
              <w:noProof/>
            </w:rPr>
          </w:pPr>
          <w:hyperlink w:anchor="_Toc506390493" w:history="1">
            <w:r w:rsidR="00C75546" w:rsidRPr="00ED5090">
              <w:rPr>
                <w:rStyle w:val="Hyperlink"/>
                <w:noProof/>
              </w:rPr>
              <w:t>1.3.2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_Toc506390493 \h </w:instrText>
            </w:r>
            <w:r w:rsidR="00C75546">
              <w:rPr>
                <w:noProof/>
                <w:webHidden/>
              </w:rPr>
            </w:r>
            <w:r w:rsidR="00C75546">
              <w:rPr>
                <w:noProof/>
                <w:webHidden/>
              </w:rPr>
              <w:fldChar w:fldCharType="separate"/>
            </w:r>
            <w:r w:rsidR="00310218">
              <w:rPr>
                <w:noProof/>
                <w:webHidden/>
              </w:rPr>
              <w:t>8</w:t>
            </w:r>
            <w:r w:rsidR="00C75546">
              <w:rPr>
                <w:noProof/>
                <w:webHidden/>
              </w:rPr>
              <w:fldChar w:fldCharType="end"/>
            </w:r>
          </w:hyperlink>
        </w:p>
        <w:p w14:paraId="52EE9D20" w14:textId="60685282" w:rsidR="00C75546" w:rsidRDefault="00331CC2">
          <w:pPr>
            <w:pStyle w:val="TOC3"/>
            <w:tabs>
              <w:tab w:val="left" w:pos="1320"/>
              <w:tab w:val="right" w:leader="dot" w:pos="9890"/>
            </w:tabs>
            <w:rPr>
              <w:rFonts w:asciiTheme="minorHAnsi" w:eastAsiaTheme="minorEastAsia" w:hAnsiTheme="minorHAnsi"/>
              <w:noProof/>
            </w:rPr>
          </w:pPr>
          <w:hyperlink w:anchor="_Toc506390494" w:history="1">
            <w:r w:rsidR="00C75546" w:rsidRPr="00ED5090">
              <w:rPr>
                <w:rStyle w:val="Hyperlink"/>
                <w:noProof/>
              </w:rPr>
              <w:t>1.3.3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_Toc506390494 \h </w:instrText>
            </w:r>
            <w:r w:rsidR="00C75546">
              <w:rPr>
                <w:noProof/>
                <w:webHidden/>
              </w:rPr>
            </w:r>
            <w:r w:rsidR="00C75546">
              <w:rPr>
                <w:noProof/>
                <w:webHidden/>
              </w:rPr>
              <w:fldChar w:fldCharType="separate"/>
            </w:r>
            <w:r w:rsidR="00310218">
              <w:rPr>
                <w:noProof/>
                <w:webHidden/>
              </w:rPr>
              <w:t>8</w:t>
            </w:r>
            <w:r w:rsidR="00C75546">
              <w:rPr>
                <w:noProof/>
                <w:webHidden/>
              </w:rPr>
              <w:fldChar w:fldCharType="end"/>
            </w:r>
          </w:hyperlink>
        </w:p>
        <w:p w14:paraId="270EBD27" w14:textId="2A2E9AB3" w:rsidR="00C75546" w:rsidRDefault="00331CC2">
          <w:pPr>
            <w:pStyle w:val="TOC3"/>
            <w:tabs>
              <w:tab w:val="left" w:pos="1320"/>
              <w:tab w:val="right" w:leader="dot" w:pos="9890"/>
            </w:tabs>
            <w:rPr>
              <w:rFonts w:asciiTheme="minorHAnsi" w:eastAsiaTheme="minorEastAsia" w:hAnsiTheme="minorHAnsi"/>
              <w:noProof/>
            </w:rPr>
          </w:pPr>
          <w:hyperlink w:anchor="_Toc506390495" w:history="1">
            <w:r w:rsidR="00C75546" w:rsidRPr="00ED5090">
              <w:rPr>
                <w:rStyle w:val="Hyperlink"/>
                <w:noProof/>
              </w:rPr>
              <w:t>1.3.4</w:t>
            </w:r>
            <w:r w:rsidR="00C75546">
              <w:rPr>
                <w:rFonts w:asciiTheme="minorHAnsi" w:eastAsiaTheme="minorEastAsia" w:hAnsiTheme="minorHAnsi"/>
                <w:noProof/>
              </w:rPr>
              <w:tab/>
            </w:r>
            <w:r w:rsidR="00C75546" w:rsidRPr="00ED5090">
              <w:rPr>
                <w:rStyle w:val="Hyperlink"/>
                <w:noProof/>
              </w:rPr>
              <w:t>Output of script:</w:t>
            </w:r>
            <w:r w:rsidR="00C75546">
              <w:rPr>
                <w:noProof/>
                <w:webHidden/>
              </w:rPr>
              <w:tab/>
            </w:r>
            <w:r w:rsidR="00C75546">
              <w:rPr>
                <w:noProof/>
                <w:webHidden/>
              </w:rPr>
              <w:fldChar w:fldCharType="begin"/>
            </w:r>
            <w:r w:rsidR="00C75546">
              <w:rPr>
                <w:noProof/>
                <w:webHidden/>
              </w:rPr>
              <w:instrText xml:space="preserve"> PAGEREF _Toc506390495 \h </w:instrText>
            </w:r>
            <w:r w:rsidR="00C75546">
              <w:rPr>
                <w:noProof/>
                <w:webHidden/>
              </w:rPr>
            </w:r>
            <w:r w:rsidR="00C75546">
              <w:rPr>
                <w:noProof/>
                <w:webHidden/>
              </w:rPr>
              <w:fldChar w:fldCharType="separate"/>
            </w:r>
            <w:r w:rsidR="00310218">
              <w:rPr>
                <w:noProof/>
                <w:webHidden/>
              </w:rPr>
              <w:t>8</w:t>
            </w:r>
            <w:r w:rsidR="00C75546">
              <w:rPr>
                <w:noProof/>
                <w:webHidden/>
              </w:rPr>
              <w:fldChar w:fldCharType="end"/>
            </w:r>
          </w:hyperlink>
        </w:p>
        <w:p w14:paraId="7B7B438D" w14:textId="44608AC0" w:rsidR="00C75546" w:rsidRDefault="00331CC2">
          <w:pPr>
            <w:pStyle w:val="TOC3"/>
            <w:tabs>
              <w:tab w:val="left" w:pos="1320"/>
              <w:tab w:val="right" w:leader="dot" w:pos="9890"/>
            </w:tabs>
            <w:rPr>
              <w:rFonts w:asciiTheme="minorHAnsi" w:eastAsiaTheme="minorEastAsia" w:hAnsiTheme="minorHAnsi"/>
              <w:noProof/>
            </w:rPr>
          </w:pPr>
          <w:hyperlink w:anchor="_Toc506390496" w:history="1">
            <w:r w:rsidR="00C75546" w:rsidRPr="00ED5090">
              <w:rPr>
                <w:rStyle w:val="Hyperlink"/>
                <w:noProof/>
              </w:rPr>
              <w:t>1.3.5</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_Toc506390496 \h </w:instrText>
            </w:r>
            <w:r w:rsidR="00C75546">
              <w:rPr>
                <w:noProof/>
                <w:webHidden/>
              </w:rPr>
            </w:r>
            <w:r w:rsidR="00C75546">
              <w:rPr>
                <w:noProof/>
                <w:webHidden/>
              </w:rPr>
              <w:fldChar w:fldCharType="separate"/>
            </w:r>
            <w:r w:rsidR="00310218">
              <w:rPr>
                <w:noProof/>
                <w:webHidden/>
              </w:rPr>
              <w:t>9</w:t>
            </w:r>
            <w:r w:rsidR="00C75546">
              <w:rPr>
                <w:noProof/>
                <w:webHidden/>
              </w:rPr>
              <w:fldChar w:fldCharType="end"/>
            </w:r>
          </w:hyperlink>
        </w:p>
        <w:p w14:paraId="42DB75E1" w14:textId="0FF84D25" w:rsidR="00C75546" w:rsidRDefault="00331CC2">
          <w:pPr>
            <w:pStyle w:val="TOC2"/>
            <w:tabs>
              <w:tab w:val="left" w:pos="880"/>
              <w:tab w:val="right" w:leader="dot" w:pos="9890"/>
            </w:tabs>
            <w:rPr>
              <w:rFonts w:asciiTheme="minorHAnsi" w:eastAsiaTheme="minorEastAsia" w:hAnsiTheme="minorHAnsi"/>
              <w:noProof/>
            </w:rPr>
          </w:pPr>
          <w:hyperlink w:anchor="_Toc506390497" w:history="1">
            <w:r w:rsidR="00C75546" w:rsidRPr="00ED5090">
              <w:rPr>
                <w:rStyle w:val="Hyperlink"/>
                <w:noProof/>
              </w:rPr>
              <w:t>1.4</w:t>
            </w:r>
            <w:r w:rsidR="00C75546">
              <w:rPr>
                <w:rFonts w:asciiTheme="minorHAnsi" w:eastAsiaTheme="minorEastAsia" w:hAnsiTheme="minorHAnsi"/>
                <w:noProof/>
              </w:rPr>
              <w:tab/>
            </w:r>
            <w:r w:rsidR="00C75546" w:rsidRPr="00ED5090">
              <w:rPr>
                <w:rStyle w:val="Hyperlink"/>
                <w:noProof/>
              </w:rPr>
              <w:t>Filter a BAM alignment file</w:t>
            </w:r>
            <w:r w:rsidR="00C75546">
              <w:rPr>
                <w:noProof/>
                <w:webHidden/>
              </w:rPr>
              <w:tab/>
            </w:r>
            <w:r w:rsidR="00C75546">
              <w:rPr>
                <w:noProof/>
                <w:webHidden/>
              </w:rPr>
              <w:fldChar w:fldCharType="begin"/>
            </w:r>
            <w:r w:rsidR="00C75546">
              <w:rPr>
                <w:noProof/>
                <w:webHidden/>
              </w:rPr>
              <w:instrText xml:space="preserve"> PAGEREF _Toc506390497 \h </w:instrText>
            </w:r>
            <w:r w:rsidR="00C75546">
              <w:rPr>
                <w:noProof/>
                <w:webHidden/>
              </w:rPr>
            </w:r>
            <w:r w:rsidR="00C75546">
              <w:rPr>
                <w:noProof/>
                <w:webHidden/>
              </w:rPr>
              <w:fldChar w:fldCharType="separate"/>
            </w:r>
            <w:r w:rsidR="00310218">
              <w:rPr>
                <w:noProof/>
                <w:webHidden/>
              </w:rPr>
              <w:t>11</w:t>
            </w:r>
            <w:r w:rsidR="00C75546">
              <w:rPr>
                <w:noProof/>
                <w:webHidden/>
              </w:rPr>
              <w:fldChar w:fldCharType="end"/>
            </w:r>
          </w:hyperlink>
        </w:p>
        <w:p w14:paraId="784603BD" w14:textId="77333D1D" w:rsidR="00C75546" w:rsidRDefault="00331CC2">
          <w:pPr>
            <w:pStyle w:val="TOC3"/>
            <w:tabs>
              <w:tab w:val="left" w:pos="1320"/>
              <w:tab w:val="right" w:leader="dot" w:pos="9890"/>
            </w:tabs>
            <w:rPr>
              <w:rFonts w:asciiTheme="minorHAnsi" w:eastAsiaTheme="minorEastAsia" w:hAnsiTheme="minorHAnsi"/>
              <w:noProof/>
            </w:rPr>
          </w:pPr>
          <w:hyperlink w:anchor="_Toc506390498" w:history="1">
            <w:r w:rsidR="00C75546" w:rsidRPr="00ED5090">
              <w:rPr>
                <w:rStyle w:val="Hyperlink"/>
                <w:noProof/>
              </w:rPr>
              <w:t>1.4.1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_Toc506390498 \h </w:instrText>
            </w:r>
            <w:r w:rsidR="00C75546">
              <w:rPr>
                <w:noProof/>
                <w:webHidden/>
              </w:rPr>
            </w:r>
            <w:r w:rsidR="00C75546">
              <w:rPr>
                <w:noProof/>
                <w:webHidden/>
              </w:rPr>
              <w:fldChar w:fldCharType="separate"/>
            </w:r>
            <w:r w:rsidR="00310218">
              <w:rPr>
                <w:noProof/>
                <w:webHidden/>
              </w:rPr>
              <w:t>11</w:t>
            </w:r>
            <w:r w:rsidR="00C75546">
              <w:rPr>
                <w:noProof/>
                <w:webHidden/>
              </w:rPr>
              <w:fldChar w:fldCharType="end"/>
            </w:r>
          </w:hyperlink>
        </w:p>
        <w:p w14:paraId="310A630C" w14:textId="6FCD385F" w:rsidR="00C75546" w:rsidRDefault="00331CC2">
          <w:pPr>
            <w:pStyle w:val="TOC3"/>
            <w:tabs>
              <w:tab w:val="left" w:pos="1320"/>
              <w:tab w:val="right" w:leader="dot" w:pos="9890"/>
            </w:tabs>
            <w:rPr>
              <w:rFonts w:asciiTheme="minorHAnsi" w:eastAsiaTheme="minorEastAsia" w:hAnsiTheme="minorHAnsi"/>
              <w:noProof/>
            </w:rPr>
          </w:pPr>
          <w:hyperlink w:anchor="_Toc506390499" w:history="1">
            <w:r w:rsidR="00C75546" w:rsidRPr="00ED5090">
              <w:rPr>
                <w:rStyle w:val="Hyperlink"/>
                <w:noProof/>
              </w:rPr>
              <w:t>1.4.2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_Toc506390499 \h </w:instrText>
            </w:r>
            <w:r w:rsidR="00C75546">
              <w:rPr>
                <w:noProof/>
                <w:webHidden/>
              </w:rPr>
            </w:r>
            <w:r w:rsidR="00C75546">
              <w:rPr>
                <w:noProof/>
                <w:webHidden/>
              </w:rPr>
              <w:fldChar w:fldCharType="separate"/>
            </w:r>
            <w:r w:rsidR="00310218">
              <w:rPr>
                <w:noProof/>
                <w:webHidden/>
              </w:rPr>
              <w:t>12</w:t>
            </w:r>
            <w:r w:rsidR="00C75546">
              <w:rPr>
                <w:noProof/>
                <w:webHidden/>
              </w:rPr>
              <w:fldChar w:fldCharType="end"/>
            </w:r>
          </w:hyperlink>
        </w:p>
        <w:p w14:paraId="768680B9" w14:textId="0DC7CC56" w:rsidR="00C75546" w:rsidRDefault="00331CC2">
          <w:pPr>
            <w:pStyle w:val="TOC3"/>
            <w:tabs>
              <w:tab w:val="left" w:pos="1320"/>
              <w:tab w:val="right" w:leader="dot" w:pos="9890"/>
            </w:tabs>
            <w:rPr>
              <w:rFonts w:asciiTheme="minorHAnsi" w:eastAsiaTheme="minorEastAsia" w:hAnsiTheme="minorHAnsi"/>
              <w:noProof/>
            </w:rPr>
          </w:pPr>
          <w:hyperlink w:anchor="_Toc506390500" w:history="1">
            <w:r w:rsidR="00C75546" w:rsidRPr="00ED5090">
              <w:rPr>
                <w:rStyle w:val="Hyperlink"/>
                <w:noProof/>
              </w:rPr>
              <w:t>1.4.3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_Toc506390500 \h </w:instrText>
            </w:r>
            <w:r w:rsidR="00C75546">
              <w:rPr>
                <w:noProof/>
                <w:webHidden/>
              </w:rPr>
            </w:r>
            <w:r w:rsidR="00C75546">
              <w:rPr>
                <w:noProof/>
                <w:webHidden/>
              </w:rPr>
              <w:fldChar w:fldCharType="separate"/>
            </w:r>
            <w:r w:rsidR="00310218">
              <w:rPr>
                <w:noProof/>
                <w:webHidden/>
              </w:rPr>
              <w:t>13</w:t>
            </w:r>
            <w:r w:rsidR="00C75546">
              <w:rPr>
                <w:noProof/>
                <w:webHidden/>
              </w:rPr>
              <w:fldChar w:fldCharType="end"/>
            </w:r>
          </w:hyperlink>
        </w:p>
        <w:p w14:paraId="21053058" w14:textId="48B71D0E" w:rsidR="00C75546" w:rsidRDefault="00331CC2">
          <w:pPr>
            <w:pStyle w:val="TOC3"/>
            <w:tabs>
              <w:tab w:val="left" w:pos="1320"/>
              <w:tab w:val="right" w:leader="dot" w:pos="9890"/>
            </w:tabs>
            <w:rPr>
              <w:rFonts w:asciiTheme="minorHAnsi" w:eastAsiaTheme="minorEastAsia" w:hAnsiTheme="minorHAnsi"/>
              <w:noProof/>
            </w:rPr>
          </w:pPr>
          <w:hyperlink w:anchor="_Toc506390501" w:history="1">
            <w:r w:rsidR="00C75546" w:rsidRPr="00ED5090">
              <w:rPr>
                <w:rStyle w:val="Hyperlink"/>
                <w:noProof/>
              </w:rPr>
              <w:t>1.4.4</w:t>
            </w:r>
            <w:r w:rsidR="00C75546">
              <w:rPr>
                <w:rFonts w:asciiTheme="minorHAnsi" w:eastAsiaTheme="minorEastAsia" w:hAnsiTheme="minorHAnsi"/>
                <w:noProof/>
              </w:rPr>
              <w:tab/>
            </w:r>
            <w:r w:rsidR="00C75546" w:rsidRPr="00ED5090">
              <w:rPr>
                <w:rStyle w:val="Hyperlink"/>
                <w:noProof/>
              </w:rPr>
              <w:t>Output of the script:</w:t>
            </w:r>
            <w:r w:rsidR="00C75546">
              <w:rPr>
                <w:noProof/>
                <w:webHidden/>
              </w:rPr>
              <w:tab/>
            </w:r>
            <w:r w:rsidR="00C75546">
              <w:rPr>
                <w:noProof/>
                <w:webHidden/>
              </w:rPr>
              <w:fldChar w:fldCharType="begin"/>
            </w:r>
            <w:r w:rsidR="00C75546">
              <w:rPr>
                <w:noProof/>
                <w:webHidden/>
              </w:rPr>
              <w:instrText xml:space="preserve"> PAGEREF _Toc506390501 \h </w:instrText>
            </w:r>
            <w:r w:rsidR="00C75546">
              <w:rPr>
                <w:noProof/>
                <w:webHidden/>
              </w:rPr>
            </w:r>
            <w:r w:rsidR="00C75546">
              <w:rPr>
                <w:noProof/>
                <w:webHidden/>
              </w:rPr>
              <w:fldChar w:fldCharType="separate"/>
            </w:r>
            <w:r w:rsidR="00310218">
              <w:rPr>
                <w:noProof/>
                <w:webHidden/>
              </w:rPr>
              <w:t>13</w:t>
            </w:r>
            <w:r w:rsidR="00C75546">
              <w:rPr>
                <w:noProof/>
                <w:webHidden/>
              </w:rPr>
              <w:fldChar w:fldCharType="end"/>
            </w:r>
          </w:hyperlink>
        </w:p>
        <w:p w14:paraId="5F1C729D" w14:textId="1584C492" w:rsidR="00C75546" w:rsidRDefault="00331CC2">
          <w:pPr>
            <w:pStyle w:val="TOC3"/>
            <w:tabs>
              <w:tab w:val="left" w:pos="1320"/>
              <w:tab w:val="right" w:leader="dot" w:pos="9890"/>
            </w:tabs>
            <w:rPr>
              <w:rFonts w:asciiTheme="minorHAnsi" w:eastAsiaTheme="minorEastAsia" w:hAnsiTheme="minorHAnsi"/>
              <w:noProof/>
            </w:rPr>
          </w:pPr>
          <w:hyperlink w:anchor="_Toc506390502" w:history="1">
            <w:r w:rsidR="00C75546" w:rsidRPr="00ED5090">
              <w:rPr>
                <w:rStyle w:val="Hyperlink"/>
                <w:noProof/>
              </w:rPr>
              <w:t>1.4.5</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_Toc506390502 \h </w:instrText>
            </w:r>
            <w:r w:rsidR="00C75546">
              <w:rPr>
                <w:noProof/>
                <w:webHidden/>
              </w:rPr>
            </w:r>
            <w:r w:rsidR="00C75546">
              <w:rPr>
                <w:noProof/>
                <w:webHidden/>
              </w:rPr>
              <w:fldChar w:fldCharType="separate"/>
            </w:r>
            <w:r w:rsidR="00310218">
              <w:rPr>
                <w:noProof/>
                <w:webHidden/>
              </w:rPr>
              <w:t>13</w:t>
            </w:r>
            <w:r w:rsidR="00C75546">
              <w:rPr>
                <w:noProof/>
                <w:webHidden/>
              </w:rPr>
              <w:fldChar w:fldCharType="end"/>
            </w:r>
          </w:hyperlink>
        </w:p>
        <w:p w14:paraId="6165D849" w14:textId="3FFBD1B8" w:rsidR="00C75546" w:rsidRDefault="00331CC2">
          <w:pPr>
            <w:pStyle w:val="TOC2"/>
            <w:tabs>
              <w:tab w:val="left" w:pos="880"/>
              <w:tab w:val="right" w:leader="dot" w:pos="9890"/>
            </w:tabs>
            <w:rPr>
              <w:rFonts w:asciiTheme="minorHAnsi" w:eastAsiaTheme="minorEastAsia" w:hAnsiTheme="minorHAnsi"/>
              <w:noProof/>
            </w:rPr>
          </w:pPr>
          <w:hyperlink w:anchor="_Toc506390503" w:history="1">
            <w:r w:rsidR="00C75546" w:rsidRPr="00ED5090">
              <w:rPr>
                <w:rStyle w:val="Hyperlink"/>
                <w:noProof/>
              </w:rPr>
              <w:t>1.5</w:t>
            </w:r>
            <w:r w:rsidR="00C75546">
              <w:rPr>
                <w:rFonts w:asciiTheme="minorHAnsi" w:eastAsiaTheme="minorEastAsia" w:hAnsiTheme="minorHAnsi"/>
                <w:noProof/>
              </w:rPr>
              <w:tab/>
            </w:r>
            <w:r w:rsidR="00C75546" w:rsidRPr="00ED5090">
              <w:rPr>
                <w:rStyle w:val="Hyperlink"/>
                <w:noProof/>
              </w:rPr>
              <w:t>Convert a BAM file to a HiC input file format</w:t>
            </w:r>
            <w:r w:rsidR="00C75546">
              <w:rPr>
                <w:noProof/>
                <w:webHidden/>
              </w:rPr>
              <w:tab/>
            </w:r>
            <w:r w:rsidR="00C75546">
              <w:rPr>
                <w:noProof/>
                <w:webHidden/>
              </w:rPr>
              <w:fldChar w:fldCharType="begin"/>
            </w:r>
            <w:r w:rsidR="00C75546">
              <w:rPr>
                <w:noProof/>
                <w:webHidden/>
              </w:rPr>
              <w:instrText xml:space="preserve"> PAGEREF _Toc506390503 \h </w:instrText>
            </w:r>
            <w:r w:rsidR="00C75546">
              <w:rPr>
                <w:noProof/>
                <w:webHidden/>
              </w:rPr>
            </w:r>
            <w:r w:rsidR="00C75546">
              <w:rPr>
                <w:noProof/>
                <w:webHidden/>
              </w:rPr>
              <w:fldChar w:fldCharType="separate"/>
            </w:r>
            <w:r w:rsidR="00310218">
              <w:rPr>
                <w:noProof/>
                <w:webHidden/>
              </w:rPr>
              <w:t>15</w:t>
            </w:r>
            <w:r w:rsidR="00C75546">
              <w:rPr>
                <w:noProof/>
                <w:webHidden/>
              </w:rPr>
              <w:fldChar w:fldCharType="end"/>
            </w:r>
          </w:hyperlink>
        </w:p>
        <w:p w14:paraId="1B274DE6" w14:textId="0C97CF1F" w:rsidR="00C75546" w:rsidRDefault="00331CC2">
          <w:pPr>
            <w:pStyle w:val="TOC3"/>
            <w:tabs>
              <w:tab w:val="left" w:pos="1320"/>
              <w:tab w:val="right" w:leader="dot" w:pos="9890"/>
            </w:tabs>
            <w:rPr>
              <w:rFonts w:asciiTheme="minorHAnsi" w:eastAsiaTheme="minorEastAsia" w:hAnsiTheme="minorHAnsi"/>
              <w:noProof/>
            </w:rPr>
          </w:pPr>
          <w:hyperlink w:anchor="_Toc506390504" w:history="1">
            <w:r w:rsidR="00C75546" w:rsidRPr="00ED5090">
              <w:rPr>
                <w:rStyle w:val="Hyperlink"/>
                <w:noProof/>
              </w:rPr>
              <w:t>1.5.1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_Toc506390504 \h </w:instrText>
            </w:r>
            <w:r w:rsidR="00C75546">
              <w:rPr>
                <w:noProof/>
                <w:webHidden/>
              </w:rPr>
            </w:r>
            <w:r w:rsidR="00C75546">
              <w:rPr>
                <w:noProof/>
                <w:webHidden/>
              </w:rPr>
              <w:fldChar w:fldCharType="separate"/>
            </w:r>
            <w:r w:rsidR="00310218">
              <w:rPr>
                <w:noProof/>
                <w:webHidden/>
              </w:rPr>
              <w:t>15</w:t>
            </w:r>
            <w:r w:rsidR="00C75546">
              <w:rPr>
                <w:noProof/>
                <w:webHidden/>
              </w:rPr>
              <w:fldChar w:fldCharType="end"/>
            </w:r>
          </w:hyperlink>
        </w:p>
        <w:p w14:paraId="4DE4412D" w14:textId="6D81ACB3" w:rsidR="00C75546" w:rsidRDefault="00331CC2">
          <w:pPr>
            <w:pStyle w:val="TOC3"/>
            <w:tabs>
              <w:tab w:val="left" w:pos="1320"/>
              <w:tab w:val="right" w:leader="dot" w:pos="9890"/>
            </w:tabs>
            <w:rPr>
              <w:rFonts w:asciiTheme="minorHAnsi" w:eastAsiaTheme="minorEastAsia" w:hAnsiTheme="minorHAnsi"/>
              <w:noProof/>
            </w:rPr>
          </w:pPr>
          <w:hyperlink w:anchor="_Toc506390505" w:history="1">
            <w:r w:rsidR="00C75546" w:rsidRPr="00ED5090">
              <w:rPr>
                <w:rStyle w:val="Hyperlink"/>
                <w:noProof/>
              </w:rPr>
              <w:t>1.5.2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_Toc506390505 \h </w:instrText>
            </w:r>
            <w:r w:rsidR="00C75546">
              <w:rPr>
                <w:noProof/>
                <w:webHidden/>
              </w:rPr>
            </w:r>
            <w:r w:rsidR="00C75546">
              <w:rPr>
                <w:noProof/>
                <w:webHidden/>
              </w:rPr>
              <w:fldChar w:fldCharType="separate"/>
            </w:r>
            <w:r w:rsidR="00310218">
              <w:rPr>
                <w:noProof/>
                <w:webHidden/>
              </w:rPr>
              <w:t>15</w:t>
            </w:r>
            <w:r w:rsidR="00C75546">
              <w:rPr>
                <w:noProof/>
                <w:webHidden/>
              </w:rPr>
              <w:fldChar w:fldCharType="end"/>
            </w:r>
          </w:hyperlink>
        </w:p>
        <w:p w14:paraId="48A54645" w14:textId="680271C6" w:rsidR="00C75546" w:rsidRDefault="00331CC2">
          <w:pPr>
            <w:pStyle w:val="TOC3"/>
            <w:tabs>
              <w:tab w:val="left" w:pos="1320"/>
              <w:tab w:val="right" w:leader="dot" w:pos="9890"/>
            </w:tabs>
            <w:rPr>
              <w:rFonts w:asciiTheme="minorHAnsi" w:eastAsiaTheme="minorEastAsia" w:hAnsiTheme="minorHAnsi"/>
              <w:noProof/>
            </w:rPr>
          </w:pPr>
          <w:hyperlink w:anchor="_Toc506390506" w:history="1">
            <w:r w:rsidR="00C75546" w:rsidRPr="00ED5090">
              <w:rPr>
                <w:rStyle w:val="Hyperlink"/>
                <w:noProof/>
              </w:rPr>
              <w:t>1.5.3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_Toc506390506 \h </w:instrText>
            </w:r>
            <w:r w:rsidR="00C75546">
              <w:rPr>
                <w:noProof/>
                <w:webHidden/>
              </w:rPr>
            </w:r>
            <w:r w:rsidR="00C75546">
              <w:rPr>
                <w:noProof/>
                <w:webHidden/>
              </w:rPr>
              <w:fldChar w:fldCharType="separate"/>
            </w:r>
            <w:r w:rsidR="00310218">
              <w:rPr>
                <w:noProof/>
                <w:webHidden/>
              </w:rPr>
              <w:t>16</w:t>
            </w:r>
            <w:r w:rsidR="00C75546">
              <w:rPr>
                <w:noProof/>
                <w:webHidden/>
              </w:rPr>
              <w:fldChar w:fldCharType="end"/>
            </w:r>
          </w:hyperlink>
        </w:p>
        <w:p w14:paraId="0785A6A0" w14:textId="12F6DB9C" w:rsidR="00C75546" w:rsidRDefault="00331CC2">
          <w:pPr>
            <w:pStyle w:val="TOC3"/>
            <w:tabs>
              <w:tab w:val="left" w:pos="1320"/>
              <w:tab w:val="right" w:leader="dot" w:pos="9890"/>
            </w:tabs>
            <w:rPr>
              <w:rFonts w:asciiTheme="minorHAnsi" w:eastAsiaTheme="minorEastAsia" w:hAnsiTheme="minorHAnsi"/>
              <w:noProof/>
            </w:rPr>
          </w:pPr>
          <w:hyperlink w:anchor="_Toc506390507" w:history="1">
            <w:r w:rsidR="00C75546" w:rsidRPr="00ED5090">
              <w:rPr>
                <w:rStyle w:val="Hyperlink"/>
                <w:noProof/>
              </w:rPr>
              <w:t>1.5.4</w:t>
            </w:r>
            <w:r w:rsidR="00C75546">
              <w:rPr>
                <w:rFonts w:asciiTheme="minorHAnsi" w:eastAsiaTheme="minorEastAsia" w:hAnsiTheme="minorHAnsi"/>
                <w:noProof/>
              </w:rPr>
              <w:tab/>
            </w:r>
            <w:r w:rsidR="00C75546" w:rsidRPr="00ED5090">
              <w:rPr>
                <w:rStyle w:val="Hyperlink"/>
                <w:noProof/>
              </w:rPr>
              <w:t>Output of the script:</w:t>
            </w:r>
            <w:r w:rsidR="00C75546">
              <w:rPr>
                <w:noProof/>
                <w:webHidden/>
              </w:rPr>
              <w:tab/>
            </w:r>
            <w:r w:rsidR="00C75546">
              <w:rPr>
                <w:noProof/>
                <w:webHidden/>
              </w:rPr>
              <w:fldChar w:fldCharType="begin"/>
            </w:r>
            <w:r w:rsidR="00C75546">
              <w:rPr>
                <w:noProof/>
                <w:webHidden/>
              </w:rPr>
              <w:instrText xml:space="preserve"> PAGEREF _Toc506390507 \h </w:instrText>
            </w:r>
            <w:r w:rsidR="00C75546">
              <w:rPr>
                <w:noProof/>
                <w:webHidden/>
              </w:rPr>
            </w:r>
            <w:r w:rsidR="00C75546">
              <w:rPr>
                <w:noProof/>
                <w:webHidden/>
              </w:rPr>
              <w:fldChar w:fldCharType="separate"/>
            </w:r>
            <w:r w:rsidR="00310218">
              <w:rPr>
                <w:noProof/>
                <w:webHidden/>
              </w:rPr>
              <w:t>16</w:t>
            </w:r>
            <w:r w:rsidR="00C75546">
              <w:rPr>
                <w:noProof/>
                <w:webHidden/>
              </w:rPr>
              <w:fldChar w:fldCharType="end"/>
            </w:r>
          </w:hyperlink>
        </w:p>
        <w:p w14:paraId="2D560EA2" w14:textId="59172C74" w:rsidR="00C75546" w:rsidRDefault="00331CC2">
          <w:pPr>
            <w:pStyle w:val="TOC3"/>
            <w:tabs>
              <w:tab w:val="left" w:pos="1320"/>
              <w:tab w:val="right" w:leader="dot" w:pos="9890"/>
            </w:tabs>
            <w:rPr>
              <w:rFonts w:asciiTheme="minorHAnsi" w:eastAsiaTheme="minorEastAsia" w:hAnsiTheme="minorHAnsi"/>
              <w:noProof/>
            </w:rPr>
          </w:pPr>
          <w:hyperlink w:anchor="_Toc506390508" w:history="1">
            <w:r w:rsidR="00C75546" w:rsidRPr="00ED5090">
              <w:rPr>
                <w:rStyle w:val="Hyperlink"/>
                <w:noProof/>
              </w:rPr>
              <w:t>1.5.5</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_Toc506390508 \h </w:instrText>
            </w:r>
            <w:r w:rsidR="00C75546">
              <w:rPr>
                <w:noProof/>
                <w:webHidden/>
              </w:rPr>
            </w:r>
            <w:r w:rsidR="00C75546">
              <w:rPr>
                <w:noProof/>
                <w:webHidden/>
              </w:rPr>
              <w:fldChar w:fldCharType="separate"/>
            </w:r>
            <w:r w:rsidR="00310218">
              <w:rPr>
                <w:noProof/>
                <w:webHidden/>
              </w:rPr>
              <w:t>17</w:t>
            </w:r>
            <w:r w:rsidR="00C75546">
              <w:rPr>
                <w:noProof/>
                <w:webHidden/>
              </w:rPr>
              <w:fldChar w:fldCharType="end"/>
            </w:r>
          </w:hyperlink>
        </w:p>
        <w:p w14:paraId="597C33C4" w14:textId="54278F28" w:rsidR="00C75546" w:rsidRDefault="00331CC2">
          <w:pPr>
            <w:pStyle w:val="TOC2"/>
            <w:tabs>
              <w:tab w:val="left" w:pos="880"/>
              <w:tab w:val="right" w:leader="dot" w:pos="9890"/>
            </w:tabs>
            <w:rPr>
              <w:rFonts w:asciiTheme="minorHAnsi" w:eastAsiaTheme="minorEastAsia" w:hAnsiTheme="minorHAnsi"/>
              <w:noProof/>
            </w:rPr>
          </w:pPr>
          <w:hyperlink w:anchor="_Toc506390509" w:history="1">
            <w:r w:rsidR="00C75546" w:rsidRPr="00ED5090">
              <w:rPr>
                <w:rStyle w:val="Hyperlink"/>
                <w:noProof/>
              </w:rPr>
              <w:t>1.6</w:t>
            </w:r>
            <w:r w:rsidR="00C75546">
              <w:rPr>
                <w:rFonts w:asciiTheme="minorHAnsi" w:eastAsiaTheme="minorEastAsia" w:hAnsiTheme="minorHAnsi"/>
                <w:noProof/>
              </w:rPr>
              <w:tab/>
            </w:r>
            <w:r w:rsidR="00C75546" w:rsidRPr="00ED5090">
              <w:rPr>
                <w:rStyle w:val="Hyperlink"/>
                <w:noProof/>
              </w:rPr>
              <w:t>HiC-Express</w:t>
            </w:r>
            <w:r w:rsidR="00C75546">
              <w:rPr>
                <w:noProof/>
                <w:webHidden/>
              </w:rPr>
              <w:tab/>
            </w:r>
            <w:r w:rsidR="00C75546">
              <w:rPr>
                <w:noProof/>
                <w:webHidden/>
              </w:rPr>
              <w:fldChar w:fldCharType="begin"/>
            </w:r>
            <w:r w:rsidR="00C75546">
              <w:rPr>
                <w:noProof/>
                <w:webHidden/>
              </w:rPr>
              <w:instrText xml:space="preserve"> PAGEREF _Toc506390509 \h </w:instrText>
            </w:r>
            <w:r w:rsidR="00C75546">
              <w:rPr>
                <w:noProof/>
                <w:webHidden/>
              </w:rPr>
            </w:r>
            <w:r w:rsidR="00C75546">
              <w:rPr>
                <w:noProof/>
                <w:webHidden/>
              </w:rPr>
              <w:fldChar w:fldCharType="separate"/>
            </w:r>
            <w:r w:rsidR="00310218">
              <w:rPr>
                <w:noProof/>
                <w:webHidden/>
              </w:rPr>
              <w:t>19</w:t>
            </w:r>
            <w:r w:rsidR="00C75546">
              <w:rPr>
                <w:noProof/>
                <w:webHidden/>
              </w:rPr>
              <w:fldChar w:fldCharType="end"/>
            </w:r>
          </w:hyperlink>
        </w:p>
        <w:p w14:paraId="0CDADB05" w14:textId="37E79331" w:rsidR="00C75546" w:rsidRDefault="00331CC2">
          <w:pPr>
            <w:pStyle w:val="TOC3"/>
            <w:tabs>
              <w:tab w:val="left" w:pos="1320"/>
              <w:tab w:val="right" w:leader="dot" w:pos="9890"/>
            </w:tabs>
            <w:rPr>
              <w:rFonts w:asciiTheme="minorHAnsi" w:eastAsiaTheme="minorEastAsia" w:hAnsiTheme="minorHAnsi"/>
              <w:noProof/>
            </w:rPr>
          </w:pPr>
          <w:hyperlink w:anchor="_Toc506390510" w:history="1">
            <w:r w:rsidR="00C75546" w:rsidRPr="00ED5090">
              <w:rPr>
                <w:rStyle w:val="Hyperlink"/>
                <w:noProof/>
              </w:rPr>
              <w:t>1.6.1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_Toc506390510 \h </w:instrText>
            </w:r>
            <w:r w:rsidR="00C75546">
              <w:rPr>
                <w:noProof/>
                <w:webHidden/>
              </w:rPr>
            </w:r>
            <w:r w:rsidR="00C75546">
              <w:rPr>
                <w:noProof/>
                <w:webHidden/>
              </w:rPr>
              <w:fldChar w:fldCharType="separate"/>
            </w:r>
            <w:r w:rsidR="00310218">
              <w:rPr>
                <w:noProof/>
                <w:webHidden/>
              </w:rPr>
              <w:t>19</w:t>
            </w:r>
            <w:r w:rsidR="00C75546">
              <w:rPr>
                <w:noProof/>
                <w:webHidden/>
              </w:rPr>
              <w:fldChar w:fldCharType="end"/>
            </w:r>
          </w:hyperlink>
        </w:p>
        <w:p w14:paraId="4311091C" w14:textId="76A26535" w:rsidR="00C75546" w:rsidRDefault="00331CC2">
          <w:pPr>
            <w:pStyle w:val="TOC3"/>
            <w:tabs>
              <w:tab w:val="left" w:pos="1320"/>
              <w:tab w:val="right" w:leader="dot" w:pos="9890"/>
            </w:tabs>
            <w:rPr>
              <w:rFonts w:asciiTheme="minorHAnsi" w:eastAsiaTheme="minorEastAsia" w:hAnsiTheme="minorHAnsi"/>
              <w:noProof/>
            </w:rPr>
          </w:pPr>
          <w:hyperlink w:anchor="_Toc506390511" w:history="1">
            <w:r w:rsidR="00C75546" w:rsidRPr="00ED5090">
              <w:rPr>
                <w:rStyle w:val="Hyperlink"/>
                <w:noProof/>
              </w:rPr>
              <w:t>1.6.2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_Toc506390511 \h </w:instrText>
            </w:r>
            <w:r w:rsidR="00C75546">
              <w:rPr>
                <w:noProof/>
                <w:webHidden/>
              </w:rPr>
            </w:r>
            <w:r w:rsidR="00C75546">
              <w:rPr>
                <w:noProof/>
                <w:webHidden/>
              </w:rPr>
              <w:fldChar w:fldCharType="separate"/>
            </w:r>
            <w:r w:rsidR="00310218">
              <w:rPr>
                <w:noProof/>
                <w:webHidden/>
              </w:rPr>
              <w:t>19</w:t>
            </w:r>
            <w:r w:rsidR="00C75546">
              <w:rPr>
                <w:noProof/>
                <w:webHidden/>
              </w:rPr>
              <w:fldChar w:fldCharType="end"/>
            </w:r>
          </w:hyperlink>
        </w:p>
        <w:p w14:paraId="7F975D25" w14:textId="739D8825" w:rsidR="00C75546" w:rsidRDefault="00331CC2">
          <w:pPr>
            <w:pStyle w:val="TOC3"/>
            <w:tabs>
              <w:tab w:val="left" w:pos="1320"/>
              <w:tab w:val="right" w:leader="dot" w:pos="9890"/>
            </w:tabs>
            <w:rPr>
              <w:rFonts w:asciiTheme="minorHAnsi" w:eastAsiaTheme="minorEastAsia" w:hAnsiTheme="minorHAnsi"/>
              <w:noProof/>
            </w:rPr>
          </w:pPr>
          <w:hyperlink w:anchor="_Toc506390512" w:history="1">
            <w:r w:rsidR="00C75546" w:rsidRPr="00ED5090">
              <w:rPr>
                <w:rStyle w:val="Hyperlink"/>
                <w:noProof/>
              </w:rPr>
              <w:t>1.6.3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_Toc506390512 \h </w:instrText>
            </w:r>
            <w:r w:rsidR="00C75546">
              <w:rPr>
                <w:noProof/>
                <w:webHidden/>
              </w:rPr>
            </w:r>
            <w:r w:rsidR="00C75546">
              <w:rPr>
                <w:noProof/>
                <w:webHidden/>
              </w:rPr>
              <w:fldChar w:fldCharType="separate"/>
            </w:r>
            <w:r w:rsidR="00310218">
              <w:rPr>
                <w:noProof/>
                <w:webHidden/>
              </w:rPr>
              <w:t>19</w:t>
            </w:r>
            <w:r w:rsidR="00C75546">
              <w:rPr>
                <w:noProof/>
                <w:webHidden/>
              </w:rPr>
              <w:fldChar w:fldCharType="end"/>
            </w:r>
          </w:hyperlink>
        </w:p>
        <w:p w14:paraId="6CDD5CCF" w14:textId="3D98F2E5" w:rsidR="00C75546" w:rsidRDefault="00331CC2">
          <w:pPr>
            <w:pStyle w:val="TOC3"/>
            <w:tabs>
              <w:tab w:val="left" w:pos="1320"/>
              <w:tab w:val="right" w:leader="dot" w:pos="9890"/>
            </w:tabs>
            <w:rPr>
              <w:rFonts w:asciiTheme="minorHAnsi" w:eastAsiaTheme="minorEastAsia" w:hAnsiTheme="minorHAnsi"/>
              <w:noProof/>
            </w:rPr>
          </w:pPr>
          <w:hyperlink w:anchor="_Toc506390513" w:history="1">
            <w:r w:rsidR="00C75546" w:rsidRPr="00ED5090">
              <w:rPr>
                <w:rStyle w:val="Hyperlink"/>
                <w:noProof/>
              </w:rPr>
              <w:t>1.6.4</w:t>
            </w:r>
            <w:r w:rsidR="00C75546">
              <w:rPr>
                <w:rFonts w:asciiTheme="minorHAnsi" w:eastAsiaTheme="minorEastAsia" w:hAnsiTheme="minorHAnsi"/>
                <w:noProof/>
              </w:rPr>
              <w:tab/>
            </w:r>
            <w:r w:rsidR="00C75546" w:rsidRPr="00ED5090">
              <w:rPr>
                <w:rStyle w:val="Hyperlink"/>
                <w:noProof/>
              </w:rPr>
              <w:t>Output of the script:</w:t>
            </w:r>
            <w:r w:rsidR="00C75546">
              <w:rPr>
                <w:noProof/>
                <w:webHidden/>
              </w:rPr>
              <w:tab/>
            </w:r>
            <w:r w:rsidR="00C75546">
              <w:rPr>
                <w:noProof/>
                <w:webHidden/>
              </w:rPr>
              <w:fldChar w:fldCharType="begin"/>
            </w:r>
            <w:r w:rsidR="00C75546">
              <w:rPr>
                <w:noProof/>
                <w:webHidden/>
              </w:rPr>
              <w:instrText xml:space="preserve"> PAGEREF _Toc506390513 \h </w:instrText>
            </w:r>
            <w:r w:rsidR="00C75546">
              <w:rPr>
                <w:noProof/>
                <w:webHidden/>
              </w:rPr>
            </w:r>
            <w:r w:rsidR="00C75546">
              <w:rPr>
                <w:noProof/>
                <w:webHidden/>
              </w:rPr>
              <w:fldChar w:fldCharType="separate"/>
            </w:r>
            <w:r w:rsidR="00310218">
              <w:rPr>
                <w:noProof/>
                <w:webHidden/>
              </w:rPr>
              <w:t>19</w:t>
            </w:r>
            <w:r w:rsidR="00C75546">
              <w:rPr>
                <w:noProof/>
                <w:webHidden/>
              </w:rPr>
              <w:fldChar w:fldCharType="end"/>
            </w:r>
          </w:hyperlink>
        </w:p>
        <w:p w14:paraId="033E6185" w14:textId="4E394946" w:rsidR="00C75546" w:rsidRDefault="00331CC2">
          <w:pPr>
            <w:pStyle w:val="TOC3"/>
            <w:tabs>
              <w:tab w:val="left" w:pos="1320"/>
              <w:tab w:val="right" w:leader="dot" w:pos="9890"/>
            </w:tabs>
            <w:rPr>
              <w:rFonts w:asciiTheme="minorHAnsi" w:eastAsiaTheme="minorEastAsia" w:hAnsiTheme="minorHAnsi"/>
              <w:noProof/>
            </w:rPr>
          </w:pPr>
          <w:hyperlink w:anchor="_Toc506390514" w:history="1">
            <w:r w:rsidR="00C75546" w:rsidRPr="00ED5090">
              <w:rPr>
                <w:rStyle w:val="Hyperlink"/>
                <w:noProof/>
              </w:rPr>
              <w:t>1.6.5</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_Toc506390514 \h </w:instrText>
            </w:r>
            <w:r w:rsidR="00C75546">
              <w:rPr>
                <w:noProof/>
                <w:webHidden/>
              </w:rPr>
            </w:r>
            <w:r w:rsidR="00C75546">
              <w:rPr>
                <w:noProof/>
                <w:webHidden/>
              </w:rPr>
              <w:fldChar w:fldCharType="separate"/>
            </w:r>
            <w:r w:rsidR="00310218">
              <w:rPr>
                <w:noProof/>
                <w:webHidden/>
              </w:rPr>
              <w:t>20</w:t>
            </w:r>
            <w:r w:rsidR="00C75546">
              <w:rPr>
                <w:noProof/>
                <w:webHidden/>
              </w:rPr>
              <w:fldChar w:fldCharType="end"/>
            </w:r>
          </w:hyperlink>
        </w:p>
        <w:p w14:paraId="0B2FE996" w14:textId="14446CCC" w:rsidR="00C75546" w:rsidRDefault="00331CC2">
          <w:pPr>
            <w:pStyle w:val="TOC1"/>
            <w:tabs>
              <w:tab w:val="left" w:pos="440"/>
              <w:tab w:val="right" w:leader="dot" w:pos="9890"/>
            </w:tabs>
            <w:rPr>
              <w:rFonts w:asciiTheme="minorHAnsi" w:eastAsiaTheme="minorEastAsia" w:hAnsiTheme="minorHAnsi"/>
              <w:noProof/>
            </w:rPr>
          </w:pPr>
          <w:hyperlink w:anchor="_Toc506390515" w:history="1">
            <w:r w:rsidR="00C75546" w:rsidRPr="00ED5090">
              <w:rPr>
                <w:rStyle w:val="Hyperlink"/>
                <w:noProof/>
              </w:rPr>
              <w:t>2</w:t>
            </w:r>
            <w:r w:rsidR="00C75546">
              <w:rPr>
                <w:rFonts w:asciiTheme="minorHAnsi" w:eastAsiaTheme="minorEastAsia" w:hAnsiTheme="minorHAnsi"/>
                <w:noProof/>
              </w:rPr>
              <w:tab/>
            </w:r>
            <w:r w:rsidR="00C75546" w:rsidRPr="00ED5090">
              <w:rPr>
                <w:rStyle w:val="Hyperlink"/>
                <w:noProof/>
              </w:rPr>
              <w:t>2D-Functions</w:t>
            </w:r>
            <w:r w:rsidR="00C75546">
              <w:rPr>
                <w:noProof/>
                <w:webHidden/>
              </w:rPr>
              <w:tab/>
            </w:r>
            <w:r w:rsidR="00C75546">
              <w:rPr>
                <w:noProof/>
                <w:webHidden/>
              </w:rPr>
              <w:fldChar w:fldCharType="begin"/>
            </w:r>
            <w:r w:rsidR="00C75546">
              <w:rPr>
                <w:noProof/>
                <w:webHidden/>
              </w:rPr>
              <w:instrText xml:space="preserve"> PAGEREF _Toc506390515 \h </w:instrText>
            </w:r>
            <w:r w:rsidR="00C75546">
              <w:rPr>
                <w:noProof/>
                <w:webHidden/>
              </w:rPr>
            </w:r>
            <w:r w:rsidR="00C75546">
              <w:rPr>
                <w:noProof/>
                <w:webHidden/>
              </w:rPr>
              <w:fldChar w:fldCharType="separate"/>
            </w:r>
            <w:r w:rsidR="00310218">
              <w:rPr>
                <w:noProof/>
                <w:webHidden/>
              </w:rPr>
              <w:t>23</w:t>
            </w:r>
            <w:r w:rsidR="00C75546">
              <w:rPr>
                <w:noProof/>
                <w:webHidden/>
              </w:rPr>
              <w:fldChar w:fldCharType="end"/>
            </w:r>
          </w:hyperlink>
        </w:p>
        <w:p w14:paraId="4820D0CC" w14:textId="67602B3B" w:rsidR="00C75546" w:rsidRDefault="00331CC2">
          <w:pPr>
            <w:pStyle w:val="TOC2"/>
            <w:tabs>
              <w:tab w:val="left" w:pos="880"/>
              <w:tab w:val="right" w:leader="dot" w:pos="9890"/>
            </w:tabs>
            <w:rPr>
              <w:rFonts w:asciiTheme="minorHAnsi" w:eastAsiaTheme="minorEastAsia" w:hAnsiTheme="minorHAnsi"/>
              <w:noProof/>
            </w:rPr>
          </w:pPr>
          <w:hyperlink w:anchor="_Toc506390516" w:history="1">
            <w:r w:rsidR="00C75546" w:rsidRPr="00ED5090">
              <w:rPr>
                <w:rStyle w:val="Hyperlink"/>
                <w:noProof/>
              </w:rPr>
              <w:t>2.1</w:t>
            </w:r>
            <w:r w:rsidR="00C75546">
              <w:rPr>
                <w:rFonts w:asciiTheme="minorHAnsi" w:eastAsiaTheme="minorEastAsia" w:hAnsiTheme="minorHAnsi"/>
                <w:noProof/>
              </w:rPr>
              <w:tab/>
            </w:r>
            <w:r w:rsidR="00C75546" w:rsidRPr="00ED5090">
              <w:rPr>
                <w:rStyle w:val="Hyperlink"/>
                <w:noProof/>
              </w:rPr>
              <w:t>Convert mapped Hi-C reads to hic format file</w:t>
            </w:r>
            <w:r w:rsidR="00C75546">
              <w:rPr>
                <w:noProof/>
                <w:webHidden/>
              </w:rPr>
              <w:tab/>
            </w:r>
            <w:r w:rsidR="00C75546">
              <w:rPr>
                <w:noProof/>
                <w:webHidden/>
              </w:rPr>
              <w:fldChar w:fldCharType="begin"/>
            </w:r>
            <w:r w:rsidR="00C75546">
              <w:rPr>
                <w:noProof/>
                <w:webHidden/>
              </w:rPr>
              <w:instrText xml:space="preserve"> PAGEREF _Toc506390516 \h </w:instrText>
            </w:r>
            <w:r w:rsidR="00C75546">
              <w:rPr>
                <w:noProof/>
                <w:webHidden/>
              </w:rPr>
            </w:r>
            <w:r w:rsidR="00C75546">
              <w:rPr>
                <w:noProof/>
                <w:webHidden/>
              </w:rPr>
              <w:fldChar w:fldCharType="separate"/>
            </w:r>
            <w:r w:rsidR="00310218">
              <w:rPr>
                <w:noProof/>
                <w:webHidden/>
              </w:rPr>
              <w:t>23</w:t>
            </w:r>
            <w:r w:rsidR="00C75546">
              <w:rPr>
                <w:noProof/>
                <w:webHidden/>
              </w:rPr>
              <w:fldChar w:fldCharType="end"/>
            </w:r>
          </w:hyperlink>
        </w:p>
        <w:p w14:paraId="2DF70083" w14:textId="6D8FF048" w:rsidR="00C75546" w:rsidRDefault="00331CC2">
          <w:pPr>
            <w:pStyle w:val="TOC3"/>
            <w:tabs>
              <w:tab w:val="left" w:pos="1320"/>
              <w:tab w:val="right" w:leader="dot" w:pos="9890"/>
            </w:tabs>
            <w:rPr>
              <w:rFonts w:asciiTheme="minorHAnsi" w:eastAsiaTheme="minorEastAsia" w:hAnsiTheme="minorHAnsi"/>
              <w:noProof/>
            </w:rPr>
          </w:pPr>
          <w:hyperlink w:anchor="_Toc506390517" w:history="1">
            <w:r w:rsidR="00C75546" w:rsidRPr="00ED5090">
              <w:rPr>
                <w:rStyle w:val="Hyperlink"/>
                <w:noProof/>
              </w:rPr>
              <w:t>2.1.1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_Toc506390517 \h </w:instrText>
            </w:r>
            <w:r w:rsidR="00C75546">
              <w:rPr>
                <w:noProof/>
                <w:webHidden/>
              </w:rPr>
            </w:r>
            <w:r w:rsidR="00C75546">
              <w:rPr>
                <w:noProof/>
                <w:webHidden/>
              </w:rPr>
              <w:fldChar w:fldCharType="separate"/>
            </w:r>
            <w:r w:rsidR="00310218">
              <w:rPr>
                <w:noProof/>
                <w:webHidden/>
              </w:rPr>
              <w:t>23</w:t>
            </w:r>
            <w:r w:rsidR="00C75546">
              <w:rPr>
                <w:noProof/>
                <w:webHidden/>
              </w:rPr>
              <w:fldChar w:fldCharType="end"/>
            </w:r>
          </w:hyperlink>
        </w:p>
        <w:p w14:paraId="77DB670C" w14:textId="5583E671" w:rsidR="00C75546" w:rsidRDefault="00331CC2">
          <w:pPr>
            <w:pStyle w:val="TOC3"/>
            <w:tabs>
              <w:tab w:val="left" w:pos="1320"/>
              <w:tab w:val="right" w:leader="dot" w:pos="9890"/>
            </w:tabs>
            <w:rPr>
              <w:rFonts w:asciiTheme="minorHAnsi" w:eastAsiaTheme="minorEastAsia" w:hAnsiTheme="minorHAnsi"/>
              <w:noProof/>
            </w:rPr>
          </w:pPr>
          <w:hyperlink w:anchor="_Toc506390518" w:history="1">
            <w:r w:rsidR="00C75546" w:rsidRPr="00ED5090">
              <w:rPr>
                <w:rStyle w:val="Hyperlink"/>
                <w:noProof/>
              </w:rPr>
              <w:t>2.1.2</w:t>
            </w:r>
            <w:r w:rsidR="00C75546">
              <w:rPr>
                <w:rFonts w:asciiTheme="minorHAnsi" w:eastAsiaTheme="minorEastAsia" w:hAnsiTheme="minorHAnsi"/>
                <w:noProof/>
              </w:rPr>
              <w:tab/>
            </w:r>
            <w:r w:rsidR="00C75546" w:rsidRPr="00ED5090">
              <w:rPr>
                <w:rStyle w:val="Hyperlink"/>
                <w:noProof/>
              </w:rPr>
              <w:t>Input file format</w:t>
            </w:r>
            <w:r w:rsidR="00C75546">
              <w:rPr>
                <w:noProof/>
                <w:webHidden/>
              </w:rPr>
              <w:tab/>
            </w:r>
            <w:r w:rsidR="00C75546">
              <w:rPr>
                <w:noProof/>
                <w:webHidden/>
              </w:rPr>
              <w:fldChar w:fldCharType="begin"/>
            </w:r>
            <w:r w:rsidR="00C75546">
              <w:rPr>
                <w:noProof/>
                <w:webHidden/>
              </w:rPr>
              <w:instrText xml:space="preserve"> PAGEREF _Toc506390518 \h </w:instrText>
            </w:r>
            <w:r w:rsidR="00C75546">
              <w:rPr>
                <w:noProof/>
                <w:webHidden/>
              </w:rPr>
            </w:r>
            <w:r w:rsidR="00C75546">
              <w:rPr>
                <w:noProof/>
                <w:webHidden/>
              </w:rPr>
              <w:fldChar w:fldCharType="separate"/>
            </w:r>
            <w:r w:rsidR="00310218">
              <w:rPr>
                <w:noProof/>
                <w:webHidden/>
              </w:rPr>
              <w:t>23</w:t>
            </w:r>
            <w:r w:rsidR="00C75546">
              <w:rPr>
                <w:noProof/>
                <w:webHidden/>
              </w:rPr>
              <w:fldChar w:fldCharType="end"/>
            </w:r>
          </w:hyperlink>
        </w:p>
        <w:p w14:paraId="370D1FCF" w14:textId="0369B3D6" w:rsidR="00C75546" w:rsidRDefault="00331CC2">
          <w:pPr>
            <w:pStyle w:val="TOC3"/>
            <w:tabs>
              <w:tab w:val="left" w:pos="1320"/>
              <w:tab w:val="right" w:leader="dot" w:pos="9890"/>
            </w:tabs>
            <w:rPr>
              <w:rFonts w:asciiTheme="minorHAnsi" w:eastAsiaTheme="minorEastAsia" w:hAnsiTheme="minorHAnsi"/>
              <w:noProof/>
            </w:rPr>
          </w:pPr>
          <w:hyperlink w:anchor="_Toc506390519" w:history="1">
            <w:r w:rsidR="00C75546" w:rsidRPr="00ED5090">
              <w:rPr>
                <w:rStyle w:val="Hyperlink"/>
                <w:noProof/>
              </w:rPr>
              <w:t>2.1.3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_Toc506390519 \h </w:instrText>
            </w:r>
            <w:r w:rsidR="00C75546">
              <w:rPr>
                <w:noProof/>
                <w:webHidden/>
              </w:rPr>
            </w:r>
            <w:r w:rsidR="00C75546">
              <w:rPr>
                <w:noProof/>
                <w:webHidden/>
              </w:rPr>
              <w:fldChar w:fldCharType="separate"/>
            </w:r>
            <w:r w:rsidR="00310218">
              <w:rPr>
                <w:noProof/>
                <w:webHidden/>
              </w:rPr>
              <w:t>26</w:t>
            </w:r>
            <w:r w:rsidR="00C75546">
              <w:rPr>
                <w:noProof/>
                <w:webHidden/>
              </w:rPr>
              <w:fldChar w:fldCharType="end"/>
            </w:r>
          </w:hyperlink>
        </w:p>
        <w:p w14:paraId="0D8A2A22" w14:textId="62FABAAE" w:rsidR="00C75546" w:rsidRDefault="00331CC2">
          <w:pPr>
            <w:pStyle w:val="TOC3"/>
            <w:tabs>
              <w:tab w:val="left" w:pos="1320"/>
              <w:tab w:val="right" w:leader="dot" w:pos="9890"/>
            </w:tabs>
            <w:rPr>
              <w:rFonts w:asciiTheme="minorHAnsi" w:eastAsiaTheme="minorEastAsia" w:hAnsiTheme="minorHAnsi"/>
              <w:noProof/>
            </w:rPr>
          </w:pPr>
          <w:hyperlink w:anchor="_Toc506390520" w:history="1">
            <w:r w:rsidR="00C75546" w:rsidRPr="00ED5090">
              <w:rPr>
                <w:rStyle w:val="Hyperlink"/>
                <w:noProof/>
              </w:rPr>
              <w:t>2.1.4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_Toc506390520 \h </w:instrText>
            </w:r>
            <w:r w:rsidR="00C75546">
              <w:rPr>
                <w:noProof/>
                <w:webHidden/>
              </w:rPr>
            </w:r>
            <w:r w:rsidR="00C75546">
              <w:rPr>
                <w:noProof/>
                <w:webHidden/>
              </w:rPr>
              <w:fldChar w:fldCharType="separate"/>
            </w:r>
            <w:r w:rsidR="00310218">
              <w:rPr>
                <w:noProof/>
                <w:webHidden/>
              </w:rPr>
              <w:t>26</w:t>
            </w:r>
            <w:r w:rsidR="00C75546">
              <w:rPr>
                <w:noProof/>
                <w:webHidden/>
              </w:rPr>
              <w:fldChar w:fldCharType="end"/>
            </w:r>
          </w:hyperlink>
        </w:p>
        <w:p w14:paraId="087F1D57" w14:textId="589FFB1B" w:rsidR="00C75546" w:rsidRDefault="00331CC2">
          <w:pPr>
            <w:pStyle w:val="TOC2"/>
            <w:tabs>
              <w:tab w:val="left" w:pos="880"/>
              <w:tab w:val="right" w:leader="dot" w:pos="9890"/>
            </w:tabs>
            <w:rPr>
              <w:rFonts w:asciiTheme="minorHAnsi" w:eastAsiaTheme="minorEastAsia" w:hAnsiTheme="minorHAnsi"/>
              <w:noProof/>
            </w:rPr>
          </w:pPr>
          <w:hyperlink w:anchor="_Toc506390521" w:history="1">
            <w:r w:rsidR="00C75546" w:rsidRPr="00ED5090">
              <w:rPr>
                <w:rStyle w:val="Hyperlink"/>
                <w:noProof/>
              </w:rPr>
              <w:t>2.2</w:t>
            </w:r>
            <w:r w:rsidR="00C75546">
              <w:rPr>
                <w:rFonts w:asciiTheme="minorHAnsi" w:eastAsiaTheme="minorEastAsia" w:hAnsiTheme="minorHAnsi"/>
                <w:noProof/>
              </w:rPr>
              <w:tab/>
            </w:r>
            <w:r w:rsidR="00C75546" w:rsidRPr="00ED5090">
              <w:rPr>
                <w:rStyle w:val="Hyperlink"/>
                <w:noProof/>
              </w:rPr>
              <w:t>Extract contact matrices from a hic format</w:t>
            </w:r>
            <w:r w:rsidR="00C75546">
              <w:rPr>
                <w:noProof/>
                <w:webHidden/>
              </w:rPr>
              <w:tab/>
            </w:r>
            <w:r w:rsidR="00C75546">
              <w:rPr>
                <w:noProof/>
                <w:webHidden/>
              </w:rPr>
              <w:fldChar w:fldCharType="begin"/>
            </w:r>
            <w:r w:rsidR="00C75546">
              <w:rPr>
                <w:noProof/>
                <w:webHidden/>
              </w:rPr>
              <w:instrText xml:space="preserve"> PAGEREF _Toc506390521 \h </w:instrText>
            </w:r>
            <w:r w:rsidR="00C75546">
              <w:rPr>
                <w:noProof/>
                <w:webHidden/>
              </w:rPr>
            </w:r>
            <w:r w:rsidR="00C75546">
              <w:rPr>
                <w:noProof/>
                <w:webHidden/>
              </w:rPr>
              <w:fldChar w:fldCharType="separate"/>
            </w:r>
            <w:r w:rsidR="00310218">
              <w:rPr>
                <w:noProof/>
                <w:webHidden/>
              </w:rPr>
              <w:t>27</w:t>
            </w:r>
            <w:r w:rsidR="00C75546">
              <w:rPr>
                <w:noProof/>
                <w:webHidden/>
              </w:rPr>
              <w:fldChar w:fldCharType="end"/>
            </w:r>
          </w:hyperlink>
        </w:p>
        <w:p w14:paraId="0F9554EC" w14:textId="6DB2A21D" w:rsidR="00C75546" w:rsidRDefault="00331CC2">
          <w:pPr>
            <w:pStyle w:val="TOC3"/>
            <w:tabs>
              <w:tab w:val="left" w:pos="1320"/>
              <w:tab w:val="right" w:leader="dot" w:pos="9890"/>
            </w:tabs>
            <w:rPr>
              <w:rFonts w:asciiTheme="minorHAnsi" w:eastAsiaTheme="minorEastAsia" w:hAnsiTheme="minorHAnsi"/>
              <w:noProof/>
            </w:rPr>
          </w:pPr>
          <w:hyperlink w:anchor="_Toc506390522" w:history="1">
            <w:r w:rsidR="00C75546" w:rsidRPr="00ED5090">
              <w:rPr>
                <w:rStyle w:val="Hyperlink"/>
                <w:noProof/>
              </w:rPr>
              <w:t>2.2.1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_Toc506390522 \h </w:instrText>
            </w:r>
            <w:r w:rsidR="00C75546">
              <w:rPr>
                <w:noProof/>
                <w:webHidden/>
              </w:rPr>
            </w:r>
            <w:r w:rsidR="00C75546">
              <w:rPr>
                <w:noProof/>
                <w:webHidden/>
              </w:rPr>
              <w:fldChar w:fldCharType="separate"/>
            </w:r>
            <w:r w:rsidR="00310218">
              <w:rPr>
                <w:noProof/>
                <w:webHidden/>
              </w:rPr>
              <w:t>27</w:t>
            </w:r>
            <w:r w:rsidR="00C75546">
              <w:rPr>
                <w:noProof/>
                <w:webHidden/>
              </w:rPr>
              <w:fldChar w:fldCharType="end"/>
            </w:r>
          </w:hyperlink>
        </w:p>
        <w:p w14:paraId="6EE78BB1" w14:textId="63DFF44D" w:rsidR="00C75546" w:rsidRDefault="00331CC2">
          <w:pPr>
            <w:pStyle w:val="TOC3"/>
            <w:tabs>
              <w:tab w:val="left" w:pos="1320"/>
              <w:tab w:val="right" w:leader="dot" w:pos="9890"/>
            </w:tabs>
            <w:rPr>
              <w:rFonts w:asciiTheme="minorHAnsi" w:eastAsiaTheme="minorEastAsia" w:hAnsiTheme="minorHAnsi"/>
              <w:noProof/>
            </w:rPr>
          </w:pPr>
          <w:hyperlink w:anchor="_Toc506390523" w:history="1">
            <w:r w:rsidR="00C75546" w:rsidRPr="00ED5090">
              <w:rPr>
                <w:rStyle w:val="Hyperlink"/>
                <w:noProof/>
              </w:rPr>
              <w:t>2.2.2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_Toc506390523 \h </w:instrText>
            </w:r>
            <w:r w:rsidR="00C75546">
              <w:rPr>
                <w:noProof/>
                <w:webHidden/>
              </w:rPr>
            </w:r>
            <w:r w:rsidR="00C75546">
              <w:rPr>
                <w:noProof/>
                <w:webHidden/>
              </w:rPr>
              <w:fldChar w:fldCharType="separate"/>
            </w:r>
            <w:r w:rsidR="00310218">
              <w:rPr>
                <w:noProof/>
                <w:webHidden/>
              </w:rPr>
              <w:t>27</w:t>
            </w:r>
            <w:r w:rsidR="00C75546">
              <w:rPr>
                <w:noProof/>
                <w:webHidden/>
              </w:rPr>
              <w:fldChar w:fldCharType="end"/>
            </w:r>
          </w:hyperlink>
        </w:p>
        <w:p w14:paraId="43E6FAB7" w14:textId="60C87BD1" w:rsidR="00C75546" w:rsidRDefault="00331CC2">
          <w:pPr>
            <w:pStyle w:val="TOC3"/>
            <w:tabs>
              <w:tab w:val="left" w:pos="1320"/>
              <w:tab w:val="right" w:leader="dot" w:pos="9890"/>
            </w:tabs>
            <w:rPr>
              <w:rFonts w:asciiTheme="minorHAnsi" w:eastAsiaTheme="minorEastAsia" w:hAnsiTheme="minorHAnsi"/>
              <w:noProof/>
            </w:rPr>
          </w:pPr>
          <w:hyperlink w:anchor="_Toc506390524" w:history="1">
            <w:r w:rsidR="00C75546" w:rsidRPr="00ED5090">
              <w:rPr>
                <w:rStyle w:val="Hyperlink"/>
                <w:noProof/>
              </w:rPr>
              <w:t>2.2.3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_Toc506390524 \h </w:instrText>
            </w:r>
            <w:r w:rsidR="00C75546">
              <w:rPr>
                <w:noProof/>
                <w:webHidden/>
              </w:rPr>
            </w:r>
            <w:r w:rsidR="00C75546">
              <w:rPr>
                <w:noProof/>
                <w:webHidden/>
              </w:rPr>
              <w:fldChar w:fldCharType="separate"/>
            </w:r>
            <w:r w:rsidR="00310218">
              <w:rPr>
                <w:noProof/>
                <w:webHidden/>
              </w:rPr>
              <w:t>27</w:t>
            </w:r>
            <w:r w:rsidR="00C75546">
              <w:rPr>
                <w:noProof/>
                <w:webHidden/>
              </w:rPr>
              <w:fldChar w:fldCharType="end"/>
            </w:r>
          </w:hyperlink>
        </w:p>
        <w:p w14:paraId="0F2D0A3C" w14:textId="51B1F621" w:rsidR="00C75546" w:rsidRDefault="00331CC2">
          <w:pPr>
            <w:pStyle w:val="TOC3"/>
            <w:tabs>
              <w:tab w:val="left" w:pos="1320"/>
              <w:tab w:val="right" w:leader="dot" w:pos="9890"/>
            </w:tabs>
            <w:rPr>
              <w:rFonts w:asciiTheme="minorHAnsi" w:eastAsiaTheme="minorEastAsia" w:hAnsiTheme="minorHAnsi"/>
              <w:noProof/>
            </w:rPr>
          </w:pPr>
          <w:hyperlink w:anchor="_Toc506390525" w:history="1">
            <w:r w:rsidR="00C75546" w:rsidRPr="00ED5090">
              <w:rPr>
                <w:rStyle w:val="Hyperlink"/>
                <w:noProof/>
              </w:rPr>
              <w:t>2.2.4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_Toc506390525 \h </w:instrText>
            </w:r>
            <w:r w:rsidR="00C75546">
              <w:rPr>
                <w:noProof/>
                <w:webHidden/>
              </w:rPr>
            </w:r>
            <w:r w:rsidR="00C75546">
              <w:rPr>
                <w:noProof/>
                <w:webHidden/>
              </w:rPr>
              <w:fldChar w:fldCharType="separate"/>
            </w:r>
            <w:r w:rsidR="00310218">
              <w:rPr>
                <w:noProof/>
                <w:webHidden/>
              </w:rPr>
              <w:t>28</w:t>
            </w:r>
            <w:r w:rsidR="00C75546">
              <w:rPr>
                <w:noProof/>
                <w:webHidden/>
              </w:rPr>
              <w:fldChar w:fldCharType="end"/>
            </w:r>
          </w:hyperlink>
        </w:p>
        <w:p w14:paraId="4DEE6BC6" w14:textId="25150796" w:rsidR="00C75546" w:rsidRDefault="00331CC2">
          <w:pPr>
            <w:pStyle w:val="TOC2"/>
            <w:tabs>
              <w:tab w:val="left" w:pos="880"/>
              <w:tab w:val="right" w:leader="dot" w:pos="9890"/>
            </w:tabs>
            <w:rPr>
              <w:rFonts w:asciiTheme="minorHAnsi" w:eastAsiaTheme="minorEastAsia" w:hAnsiTheme="minorHAnsi"/>
              <w:noProof/>
            </w:rPr>
          </w:pPr>
          <w:hyperlink w:anchor="_Toc506390526" w:history="1">
            <w:r w:rsidR="00C75546" w:rsidRPr="00ED5090">
              <w:rPr>
                <w:rStyle w:val="Hyperlink"/>
                <w:noProof/>
              </w:rPr>
              <w:t>2.3</w:t>
            </w:r>
            <w:r w:rsidR="00C75546">
              <w:rPr>
                <w:rFonts w:asciiTheme="minorHAnsi" w:eastAsiaTheme="minorEastAsia" w:hAnsiTheme="minorHAnsi"/>
                <w:noProof/>
              </w:rPr>
              <w:tab/>
            </w:r>
            <w:r w:rsidR="00C75546" w:rsidRPr="00ED5090">
              <w:rPr>
                <w:rStyle w:val="Hyperlink"/>
                <w:noProof/>
              </w:rPr>
              <w:t>Normalize HiC contact matrices</w:t>
            </w:r>
            <w:r w:rsidR="00C75546">
              <w:rPr>
                <w:noProof/>
                <w:webHidden/>
              </w:rPr>
              <w:tab/>
            </w:r>
            <w:r w:rsidR="00C75546">
              <w:rPr>
                <w:noProof/>
                <w:webHidden/>
              </w:rPr>
              <w:fldChar w:fldCharType="begin"/>
            </w:r>
            <w:r w:rsidR="00C75546">
              <w:rPr>
                <w:noProof/>
                <w:webHidden/>
              </w:rPr>
              <w:instrText xml:space="preserve"> PAGEREF _Toc506390526 \h </w:instrText>
            </w:r>
            <w:r w:rsidR="00C75546">
              <w:rPr>
                <w:noProof/>
                <w:webHidden/>
              </w:rPr>
            </w:r>
            <w:r w:rsidR="00C75546">
              <w:rPr>
                <w:noProof/>
                <w:webHidden/>
              </w:rPr>
              <w:fldChar w:fldCharType="separate"/>
            </w:r>
            <w:r w:rsidR="00310218">
              <w:rPr>
                <w:noProof/>
                <w:webHidden/>
              </w:rPr>
              <w:t>29</w:t>
            </w:r>
            <w:r w:rsidR="00C75546">
              <w:rPr>
                <w:noProof/>
                <w:webHidden/>
              </w:rPr>
              <w:fldChar w:fldCharType="end"/>
            </w:r>
          </w:hyperlink>
        </w:p>
        <w:p w14:paraId="4EA96BD0" w14:textId="1156DA17" w:rsidR="00C75546" w:rsidRDefault="00331CC2">
          <w:pPr>
            <w:pStyle w:val="TOC3"/>
            <w:tabs>
              <w:tab w:val="left" w:pos="1320"/>
              <w:tab w:val="right" w:leader="dot" w:pos="9890"/>
            </w:tabs>
            <w:rPr>
              <w:rFonts w:asciiTheme="minorHAnsi" w:eastAsiaTheme="minorEastAsia" w:hAnsiTheme="minorHAnsi"/>
              <w:noProof/>
            </w:rPr>
          </w:pPr>
          <w:hyperlink w:anchor="_Toc506390527" w:history="1">
            <w:r w:rsidR="00C75546" w:rsidRPr="00ED5090">
              <w:rPr>
                <w:rStyle w:val="Hyperlink"/>
                <w:noProof/>
              </w:rPr>
              <w:t>2.3.1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_Toc506390527 \h </w:instrText>
            </w:r>
            <w:r w:rsidR="00C75546">
              <w:rPr>
                <w:noProof/>
                <w:webHidden/>
              </w:rPr>
            </w:r>
            <w:r w:rsidR="00C75546">
              <w:rPr>
                <w:noProof/>
                <w:webHidden/>
              </w:rPr>
              <w:fldChar w:fldCharType="separate"/>
            </w:r>
            <w:r w:rsidR="00310218">
              <w:rPr>
                <w:noProof/>
                <w:webHidden/>
              </w:rPr>
              <w:t>29</w:t>
            </w:r>
            <w:r w:rsidR="00C75546">
              <w:rPr>
                <w:noProof/>
                <w:webHidden/>
              </w:rPr>
              <w:fldChar w:fldCharType="end"/>
            </w:r>
          </w:hyperlink>
        </w:p>
        <w:p w14:paraId="5499DF15" w14:textId="381E52E1" w:rsidR="00C75546" w:rsidRDefault="00331CC2">
          <w:pPr>
            <w:pStyle w:val="TOC3"/>
            <w:tabs>
              <w:tab w:val="left" w:pos="1320"/>
              <w:tab w:val="right" w:leader="dot" w:pos="9890"/>
            </w:tabs>
            <w:rPr>
              <w:rFonts w:asciiTheme="minorHAnsi" w:eastAsiaTheme="minorEastAsia" w:hAnsiTheme="minorHAnsi"/>
              <w:noProof/>
            </w:rPr>
          </w:pPr>
          <w:hyperlink w:anchor="_Toc506390528" w:history="1">
            <w:r w:rsidR="00C75546" w:rsidRPr="00ED5090">
              <w:rPr>
                <w:rStyle w:val="Hyperlink"/>
                <w:noProof/>
              </w:rPr>
              <w:t>2.3.2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_Toc506390528 \h </w:instrText>
            </w:r>
            <w:r w:rsidR="00C75546">
              <w:rPr>
                <w:noProof/>
                <w:webHidden/>
              </w:rPr>
            </w:r>
            <w:r w:rsidR="00C75546">
              <w:rPr>
                <w:noProof/>
                <w:webHidden/>
              </w:rPr>
              <w:fldChar w:fldCharType="separate"/>
            </w:r>
            <w:r w:rsidR="00310218">
              <w:rPr>
                <w:noProof/>
                <w:webHidden/>
              </w:rPr>
              <w:t>29</w:t>
            </w:r>
            <w:r w:rsidR="00C75546">
              <w:rPr>
                <w:noProof/>
                <w:webHidden/>
              </w:rPr>
              <w:fldChar w:fldCharType="end"/>
            </w:r>
          </w:hyperlink>
        </w:p>
        <w:p w14:paraId="2E0FFE46" w14:textId="0325E2E0" w:rsidR="00C75546" w:rsidRDefault="00331CC2">
          <w:pPr>
            <w:pStyle w:val="TOC3"/>
            <w:tabs>
              <w:tab w:val="left" w:pos="1320"/>
              <w:tab w:val="right" w:leader="dot" w:pos="9890"/>
            </w:tabs>
            <w:rPr>
              <w:rFonts w:asciiTheme="minorHAnsi" w:eastAsiaTheme="minorEastAsia" w:hAnsiTheme="minorHAnsi"/>
              <w:noProof/>
            </w:rPr>
          </w:pPr>
          <w:hyperlink w:anchor="_Toc506390529" w:history="1">
            <w:r w:rsidR="00C75546" w:rsidRPr="00ED5090">
              <w:rPr>
                <w:rStyle w:val="Hyperlink"/>
                <w:noProof/>
              </w:rPr>
              <w:t>2.3.3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_Toc506390529 \h </w:instrText>
            </w:r>
            <w:r w:rsidR="00C75546">
              <w:rPr>
                <w:noProof/>
                <w:webHidden/>
              </w:rPr>
            </w:r>
            <w:r w:rsidR="00C75546">
              <w:rPr>
                <w:noProof/>
                <w:webHidden/>
              </w:rPr>
              <w:fldChar w:fldCharType="separate"/>
            </w:r>
            <w:r w:rsidR="00310218">
              <w:rPr>
                <w:noProof/>
                <w:webHidden/>
              </w:rPr>
              <w:t>29</w:t>
            </w:r>
            <w:r w:rsidR="00C75546">
              <w:rPr>
                <w:noProof/>
                <w:webHidden/>
              </w:rPr>
              <w:fldChar w:fldCharType="end"/>
            </w:r>
          </w:hyperlink>
        </w:p>
        <w:p w14:paraId="369A8E82" w14:textId="67732574" w:rsidR="00C75546" w:rsidRDefault="00331CC2">
          <w:pPr>
            <w:pStyle w:val="TOC3"/>
            <w:tabs>
              <w:tab w:val="left" w:pos="1320"/>
              <w:tab w:val="right" w:leader="dot" w:pos="9890"/>
            </w:tabs>
            <w:rPr>
              <w:rFonts w:asciiTheme="minorHAnsi" w:eastAsiaTheme="minorEastAsia" w:hAnsiTheme="minorHAnsi"/>
              <w:noProof/>
            </w:rPr>
          </w:pPr>
          <w:hyperlink w:anchor="_Toc506390530" w:history="1">
            <w:r w:rsidR="00C75546" w:rsidRPr="00ED5090">
              <w:rPr>
                <w:rStyle w:val="Hyperlink"/>
                <w:noProof/>
              </w:rPr>
              <w:t>2.3.4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_Toc506390530 \h </w:instrText>
            </w:r>
            <w:r w:rsidR="00C75546">
              <w:rPr>
                <w:noProof/>
                <w:webHidden/>
              </w:rPr>
            </w:r>
            <w:r w:rsidR="00C75546">
              <w:rPr>
                <w:noProof/>
                <w:webHidden/>
              </w:rPr>
              <w:fldChar w:fldCharType="separate"/>
            </w:r>
            <w:r w:rsidR="00310218">
              <w:rPr>
                <w:noProof/>
                <w:webHidden/>
              </w:rPr>
              <w:t>29</w:t>
            </w:r>
            <w:r w:rsidR="00C75546">
              <w:rPr>
                <w:noProof/>
                <w:webHidden/>
              </w:rPr>
              <w:fldChar w:fldCharType="end"/>
            </w:r>
          </w:hyperlink>
        </w:p>
        <w:p w14:paraId="6259EB37" w14:textId="4CE49A19" w:rsidR="00C75546" w:rsidRDefault="00331CC2">
          <w:pPr>
            <w:pStyle w:val="TOC2"/>
            <w:tabs>
              <w:tab w:val="left" w:pos="880"/>
              <w:tab w:val="right" w:leader="dot" w:pos="9890"/>
            </w:tabs>
            <w:rPr>
              <w:rFonts w:asciiTheme="minorHAnsi" w:eastAsiaTheme="minorEastAsia" w:hAnsiTheme="minorHAnsi"/>
              <w:noProof/>
            </w:rPr>
          </w:pPr>
          <w:hyperlink w:anchor="_Toc506390531" w:history="1">
            <w:r w:rsidR="00C75546" w:rsidRPr="00ED5090">
              <w:rPr>
                <w:rStyle w:val="Hyperlink"/>
                <w:noProof/>
              </w:rPr>
              <w:t>2.4</w:t>
            </w:r>
            <w:r w:rsidR="00C75546">
              <w:rPr>
                <w:rFonts w:asciiTheme="minorHAnsi" w:eastAsiaTheme="minorEastAsia" w:hAnsiTheme="minorHAnsi"/>
                <w:noProof/>
              </w:rPr>
              <w:tab/>
            </w:r>
            <w:r w:rsidR="00C75546" w:rsidRPr="00ED5090">
              <w:rPr>
                <w:rStyle w:val="Hyperlink"/>
                <w:noProof/>
              </w:rPr>
              <w:t>Visualizing Dataset in 2D format</w:t>
            </w:r>
            <w:r w:rsidR="00C75546">
              <w:rPr>
                <w:noProof/>
                <w:webHidden/>
              </w:rPr>
              <w:tab/>
            </w:r>
            <w:r w:rsidR="00C75546">
              <w:rPr>
                <w:noProof/>
                <w:webHidden/>
              </w:rPr>
              <w:fldChar w:fldCharType="begin"/>
            </w:r>
            <w:r w:rsidR="00C75546">
              <w:rPr>
                <w:noProof/>
                <w:webHidden/>
              </w:rPr>
              <w:instrText xml:space="preserve"> PAGEREF _Toc506390531 \h </w:instrText>
            </w:r>
            <w:r w:rsidR="00C75546">
              <w:rPr>
                <w:noProof/>
                <w:webHidden/>
              </w:rPr>
            </w:r>
            <w:r w:rsidR="00C75546">
              <w:rPr>
                <w:noProof/>
                <w:webHidden/>
              </w:rPr>
              <w:fldChar w:fldCharType="separate"/>
            </w:r>
            <w:r w:rsidR="00310218">
              <w:rPr>
                <w:noProof/>
                <w:webHidden/>
              </w:rPr>
              <w:t>30</w:t>
            </w:r>
            <w:r w:rsidR="00C75546">
              <w:rPr>
                <w:noProof/>
                <w:webHidden/>
              </w:rPr>
              <w:fldChar w:fldCharType="end"/>
            </w:r>
          </w:hyperlink>
        </w:p>
        <w:p w14:paraId="2EA17C97" w14:textId="74C7D0F1" w:rsidR="00C75546" w:rsidRDefault="00331CC2">
          <w:pPr>
            <w:pStyle w:val="TOC3"/>
            <w:tabs>
              <w:tab w:val="left" w:pos="1320"/>
              <w:tab w:val="right" w:leader="dot" w:pos="9890"/>
            </w:tabs>
            <w:rPr>
              <w:rFonts w:asciiTheme="minorHAnsi" w:eastAsiaTheme="minorEastAsia" w:hAnsiTheme="minorHAnsi"/>
              <w:noProof/>
            </w:rPr>
          </w:pPr>
          <w:hyperlink w:anchor="_Toc506390532" w:history="1">
            <w:r w:rsidR="00C75546" w:rsidRPr="00ED5090">
              <w:rPr>
                <w:rStyle w:val="Hyperlink"/>
                <w:noProof/>
              </w:rPr>
              <w:t>2.4.1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_Toc506390532 \h </w:instrText>
            </w:r>
            <w:r w:rsidR="00C75546">
              <w:rPr>
                <w:noProof/>
                <w:webHidden/>
              </w:rPr>
            </w:r>
            <w:r w:rsidR="00C75546">
              <w:rPr>
                <w:noProof/>
                <w:webHidden/>
              </w:rPr>
              <w:fldChar w:fldCharType="separate"/>
            </w:r>
            <w:r w:rsidR="00310218">
              <w:rPr>
                <w:noProof/>
                <w:webHidden/>
              </w:rPr>
              <w:t>30</w:t>
            </w:r>
            <w:r w:rsidR="00C75546">
              <w:rPr>
                <w:noProof/>
                <w:webHidden/>
              </w:rPr>
              <w:fldChar w:fldCharType="end"/>
            </w:r>
          </w:hyperlink>
        </w:p>
        <w:p w14:paraId="04357E02" w14:textId="2BE9D50D" w:rsidR="00C75546" w:rsidRDefault="00331CC2">
          <w:pPr>
            <w:pStyle w:val="TOC3"/>
            <w:tabs>
              <w:tab w:val="left" w:pos="1320"/>
              <w:tab w:val="right" w:leader="dot" w:pos="9890"/>
            </w:tabs>
            <w:rPr>
              <w:rFonts w:asciiTheme="minorHAnsi" w:eastAsiaTheme="minorEastAsia" w:hAnsiTheme="minorHAnsi"/>
              <w:noProof/>
            </w:rPr>
          </w:pPr>
          <w:hyperlink w:anchor="_Toc506390533" w:history="1">
            <w:r w:rsidR="00C75546" w:rsidRPr="00ED5090">
              <w:rPr>
                <w:rStyle w:val="Hyperlink"/>
                <w:noProof/>
              </w:rPr>
              <w:t>2.4.2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_Toc506390533 \h </w:instrText>
            </w:r>
            <w:r w:rsidR="00C75546">
              <w:rPr>
                <w:noProof/>
                <w:webHidden/>
              </w:rPr>
            </w:r>
            <w:r w:rsidR="00C75546">
              <w:rPr>
                <w:noProof/>
                <w:webHidden/>
              </w:rPr>
              <w:fldChar w:fldCharType="separate"/>
            </w:r>
            <w:r w:rsidR="00310218">
              <w:rPr>
                <w:noProof/>
                <w:webHidden/>
              </w:rPr>
              <w:t>30</w:t>
            </w:r>
            <w:r w:rsidR="00C75546">
              <w:rPr>
                <w:noProof/>
                <w:webHidden/>
              </w:rPr>
              <w:fldChar w:fldCharType="end"/>
            </w:r>
          </w:hyperlink>
        </w:p>
        <w:p w14:paraId="132FBB57" w14:textId="27B8351A" w:rsidR="00C75546" w:rsidRDefault="00331CC2">
          <w:pPr>
            <w:pStyle w:val="TOC3"/>
            <w:tabs>
              <w:tab w:val="left" w:pos="1320"/>
              <w:tab w:val="right" w:leader="dot" w:pos="9890"/>
            </w:tabs>
            <w:rPr>
              <w:rFonts w:asciiTheme="minorHAnsi" w:eastAsiaTheme="minorEastAsia" w:hAnsiTheme="minorHAnsi"/>
              <w:noProof/>
            </w:rPr>
          </w:pPr>
          <w:hyperlink w:anchor="_Toc506390534" w:history="1">
            <w:r w:rsidR="00C75546" w:rsidRPr="00ED5090">
              <w:rPr>
                <w:rStyle w:val="Hyperlink"/>
                <w:noProof/>
              </w:rPr>
              <w:t>2.4.3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_Toc506390534 \h </w:instrText>
            </w:r>
            <w:r w:rsidR="00C75546">
              <w:rPr>
                <w:noProof/>
                <w:webHidden/>
              </w:rPr>
            </w:r>
            <w:r w:rsidR="00C75546">
              <w:rPr>
                <w:noProof/>
                <w:webHidden/>
              </w:rPr>
              <w:fldChar w:fldCharType="separate"/>
            </w:r>
            <w:r w:rsidR="00310218">
              <w:rPr>
                <w:noProof/>
                <w:webHidden/>
              </w:rPr>
              <w:t>30</w:t>
            </w:r>
            <w:r w:rsidR="00C75546">
              <w:rPr>
                <w:noProof/>
                <w:webHidden/>
              </w:rPr>
              <w:fldChar w:fldCharType="end"/>
            </w:r>
          </w:hyperlink>
        </w:p>
        <w:p w14:paraId="2932BD51" w14:textId="22980CBE" w:rsidR="00C75546" w:rsidRDefault="00331CC2">
          <w:pPr>
            <w:pStyle w:val="TOC3"/>
            <w:tabs>
              <w:tab w:val="left" w:pos="1320"/>
              <w:tab w:val="right" w:leader="dot" w:pos="9890"/>
            </w:tabs>
            <w:rPr>
              <w:rFonts w:asciiTheme="minorHAnsi" w:eastAsiaTheme="minorEastAsia" w:hAnsiTheme="minorHAnsi"/>
              <w:noProof/>
            </w:rPr>
          </w:pPr>
          <w:hyperlink w:anchor="_Toc506390535" w:history="1">
            <w:r w:rsidR="00C75546" w:rsidRPr="00ED5090">
              <w:rPr>
                <w:rStyle w:val="Hyperlink"/>
                <w:noProof/>
              </w:rPr>
              <w:t>2.4.4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_Toc506390535 \h </w:instrText>
            </w:r>
            <w:r w:rsidR="00C75546">
              <w:rPr>
                <w:noProof/>
                <w:webHidden/>
              </w:rPr>
            </w:r>
            <w:r w:rsidR="00C75546">
              <w:rPr>
                <w:noProof/>
                <w:webHidden/>
              </w:rPr>
              <w:fldChar w:fldCharType="separate"/>
            </w:r>
            <w:r w:rsidR="00310218">
              <w:rPr>
                <w:noProof/>
                <w:webHidden/>
              </w:rPr>
              <w:t>31</w:t>
            </w:r>
            <w:r w:rsidR="00C75546">
              <w:rPr>
                <w:noProof/>
                <w:webHidden/>
              </w:rPr>
              <w:fldChar w:fldCharType="end"/>
            </w:r>
          </w:hyperlink>
        </w:p>
        <w:p w14:paraId="1A95958F" w14:textId="75C03250" w:rsidR="00C75546" w:rsidRDefault="00331CC2">
          <w:pPr>
            <w:pStyle w:val="TOC3"/>
            <w:tabs>
              <w:tab w:val="left" w:pos="1320"/>
              <w:tab w:val="right" w:leader="dot" w:pos="9890"/>
            </w:tabs>
            <w:rPr>
              <w:rFonts w:asciiTheme="minorHAnsi" w:eastAsiaTheme="minorEastAsia" w:hAnsiTheme="minorHAnsi"/>
              <w:noProof/>
            </w:rPr>
          </w:pPr>
          <w:hyperlink w:anchor="_Toc506390536" w:history="1">
            <w:r w:rsidR="00C75546" w:rsidRPr="00ED5090">
              <w:rPr>
                <w:rStyle w:val="Hyperlink"/>
                <w:noProof/>
              </w:rPr>
              <w:t>2.4.5</w:t>
            </w:r>
            <w:r w:rsidR="00C75546">
              <w:rPr>
                <w:rFonts w:asciiTheme="minorHAnsi" w:eastAsiaTheme="minorEastAsia" w:hAnsiTheme="minorHAnsi"/>
                <w:noProof/>
              </w:rPr>
              <w:tab/>
            </w:r>
            <w:r w:rsidR="00C75546" w:rsidRPr="00ED5090">
              <w:rPr>
                <w:rStyle w:val="Hyperlink"/>
                <w:noProof/>
              </w:rPr>
              <w:t>Display Controls</w:t>
            </w:r>
            <w:r w:rsidR="00C75546">
              <w:rPr>
                <w:noProof/>
                <w:webHidden/>
              </w:rPr>
              <w:tab/>
            </w:r>
            <w:r w:rsidR="00C75546">
              <w:rPr>
                <w:noProof/>
                <w:webHidden/>
              </w:rPr>
              <w:fldChar w:fldCharType="begin"/>
            </w:r>
            <w:r w:rsidR="00C75546">
              <w:rPr>
                <w:noProof/>
                <w:webHidden/>
              </w:rPr>
              <w:instrText xml:space="preserve"> PAGEREF _Toc506390536 \h </w:instrText>
            </w:r>
            <w:r w:rsidR="00C75546">
              <w:rPr>
                <w:noProof/>
                <w:webHidden/>
              </w:rPr>
            </w:r>
            <w:r w:rsidR="00C75546">
              <w:rPr>
                <w:noProof/>
                <w:webHidden/>
              </w:rPr>
              <w:fldChar w:fldCharType="separate"/>
            </w:r>
            <w:r w:rsidR="00310218">
              <w:rPr>
                <w:noProof/>
                <w:webHidden/>
              </w:rPr>
              <w:t>31</w:t>
            </w:r>
            <w:r w:rsidR="00C75546">
              <w:rPr>
                <w:noProof/>
                <w:webHidden/>
              </w:rPr>
              <w:fldChar w:fldCharType="end"/>
            </w:r>
          </w:hyperlink>
        </w:p>
        <w:p w14:paraId="77974D36" w14:textId="4E95D884" w:rsidR="00C75546" w:rsidRDefault="00331CC2">
          <w:pPr>
            <w:pStyle w:val="TOC3"/>
            <w:tabs>
              <w:tab w:val="left" w:pos="1320"/>
              <w:tab w:val="right" w:leader="dot" w:pos="9890"/>
            </w:tabs>
            <w:rPr>
              <w:rFonts w:asciiTheme="minorHAnsi" w:eastAsiaTheme="minorEastAsia" w:hAnsiTheme="minorHAnsi"/>
              <w:noProof/>
            </w:rPr>
          </w:pPr>
          <w:hyperlink w:anchor="_Toc506390537" w:history="1">
            <w:r w:rsidR="00C75546" w:rsidRPr="00ED5090">
              <w:rPr>
                <w:rStyle w:val="Hyperlink"/>
                <w:noProof/>
              </w:rPr>
              <w:t>2.4.6</w:t>
            </w:r>
            <w:r w:rsidR="00C75546">
              <w:rPr>
                <w:rFonts w:asciiTheme="minorHAnsi" w:eastAsiaTheme="minorEastAsia" w:hAnsiTheme="minorHAnsi"/>
                <w:noProof/>
              </w:rPr>
              <w:tab/>
            </w:r>
            <w:r w:rsidR="00C75546" w:rsidRPr="00ED5090">
              <w:rPr>
                <w:rStyle w:val="Hyperlink"/>
                <w:noProof/>
              </w:rPr>
              <w:t>TAD Annotation</w:t>
            </w:r>
            <w:r w:rsidR="00C75546">
              <w:rPr>
                <w:noProof/>
                <w:webHidden/>
              </w:rPr>
              <w:tab/>
            </w:r>
            <w:r w:rsidR="00C75546">
              <w:rPr>
                <w:noProof/>
                <w:webHidden/>
              </w:rPr>
              <w:fldChar w:fldCharType="begin"/>
            </w:r>
            <w:r w:rsidR="00C75546">
              <w:rPr>
                <w:noProof/>
                <w:webHidden/>
              </w:rPr>
              <w:instrText xml:space="preserve"> PAGEREF _Toc506390537 \h </w:instrText>
            </w:r>
            <w:r w:rsidR="00C75546">
              <w:rPr>
                <w:noProof/>
                <w:webHidden/>
              </w:rPr>
            </w:r>
            <w:r w:rsidR="00C75546">
              <w:rPr>
                <w:noProof/>
                <w:webHidden/>
              </w:rPr>
              <w:fldChar w:fldCharType="separate"/>
            </w:r>
            <w:r w:rsidR="00310218">
              <w:rPr>
                <w:noProof/>
                <w:webHidden/>
              </w:rPr>
              <w:t>34</w:t>
            </w:r>
            <w:r w:rsidR="00C75546">
              <w:rPr>
                <w:noProof/>
                <w:webHidden/>
              </w:rPr>
              <w:fldChar w:fldCharType="end"/>
            </w:r>
          </w:hyperlink>
        </w:p>
        <w:p w14:paraId="027A0EA7" w14:textId="4CD05279" w:rsidR="00C75546" w:rsidRDefault="00331CC2">
          <w:pPr>
            <w:pStyle w:val="TOC3"/>
            <w:tabs>
              <w:tab w:val="left" w:pos="1320"/>
              <w:tab w:val="right" w:leader="dot" w:pos="9890"/>
            </w:tabs>
            <w:rPr>
              <w:rFonts w:asciiTheme="minorHAnsi" w:eastAsiaTheme="minorEastAsia" w:hAnsiTheme="minorHAnsi"/>
              <w:noProof/>
            </w:rPr>
          </w:pPr>
          <w:hyperlink w:anchor="_Toc506390538" w:history="1">
            <w:r w:rsidR="00C75546" w:rsidRPr="00ED5090">
              <w:rPr>
                <w:rStyle w:val="Hyperlink"/>
                <w:noProof/>
              </w:rPr>
              <w:t>2.4.7</w:t>
            </w:r>
            <w:r w:rsidR="00C75546">
              <w:rPr>
                <w:rFonts w:asciiTheme="minorHAnsi" w:eastAsiaTheme="minorEastAsia" w:hAnsiTheme="minorHAnsi"/>
                <w:noProof/>
              </w:rPr>
              <w:tab/>
            </w:r>
            <w:r w:rsidR="00C75546" w:rsidRPr="00ED5090">
              <w:rPr>
                <w:rStyle w:val="Hyperlink"/>
                <w:noProof/>
              </w:rPr>
              <w:t>Demonstration</w:t>
            </w:r>
            <w:r w:rsidR="00C75546">
              <w:rPr>
                <w:noProof/>
                <w:webHidden/>
              </w:rPr>
              <w:tab/>
            </w:r>
            <w:r w:rsidR="00C75546">
              <w:rPr>
                <w:noProof/>
                <w:webHidden/>
              </w:rPr>
              <w:fldChar w:fldCharType="begin"/>
            </w:r>
            <w:r w:rsidR="00C75546">
              <w:rPr>
                <w:noProof/>
                <w:webHidden/>
              </w:rPr>
              <w:instrText xml:space="preserve"> PAGEREF _Toc506390538 \h </w:instrText>
            </w:r>
            <w:r w:rsidR="00C75546">
              <w:rPr>
                <w:noProof/>
                <w:webHidden/>
              </w:rPr>
            </w:r>
            <w:r w:rsidR="00C75546">
              <w:rPr>
                <w:noProof/>
                <w:webHidden/>
              </w:rPr>
              <w:fldChar w:fldCharType="separate"/>
            </w:r>
            <w:r w:rsidR="00310218">
              <w:rPr>
                <w:noProof/>
                <w:webHidden/>
              </w:rPr>
              <w:t>35</w:t>
            </w:r>
            <w:r w:rsidR="00C75546">
              <w:rPr>
                <w:noProof/>
                <w:webHidden/>
              </w:rPr>
              <w:fldChar w:fldCharType="end"/>
            </w:r>
          </w:hyperlink>
        </w:p>
        <w:p w14:paraId="1F90BDDD" w14:textId="5B66B6A6" w:rsidR="00C75546" w:rsidRDefault="00331CC2">
          <w:pPr>
            <w:pStyle w:val="TOC2"/>
            <w:tabs>
              <w:tab w:val="left" w:pos="880"/>
              <w:tab w:val="right" w:leader="dot" w:pos="9890"/>
            </w:tabs>
            <w:rPr>
              <w:rFonts w:asciiTheme="minorHAnsi" w:eastAsiaTheme="minorEastAsia" w:hAnsiTheme="minorHAnsi"/>
              <w:noProof/>
            </w:rPr>
          </w:pPr>
          <w:hyperlink w:anchor="_Toc506390539" w:history="1">
            <w:r w:rsidR="00C75546" w:rsidRPr="00ED5090">
              <w:rPr>
                <w:rStyle w:val="Hyperlink"/>
                <w:noProof/>
              </w:rPr>
              <w:t>2.5</w:t>
            </w:r>
            <w:r w:rsidR="00C75546">
              <w:rPr>
                <w:rFonts w:asciiTheme="minorHAnsi" w:eastAsiaTheme="minorEastAsia" w:hAnsiTheme="minorHAnsi"/>
                <w:noProof/>
              </w:rPr>
              <w:tab/>
            </w:r>
            <w:r w:rsidR="00C75546" w:rsidRPr="00ED5090">
              <w:rPr>
                <w:rStyle w:val="Hyperlink"/>
                <w:noProof/>
              </w:rPr>
              <w:t>Identify TAD</w:t>
            </w:r>
            <w:r w:rsidR="00C75546">
              <w:rPr>
                <w:noProof/>
                <w:webHidden/>
              </w:rPr>
              <w:tab/>
            </w:r>
            <w:r w:rsidR="00C75546">
              <w:rPr>
                <w:noProof/>
                <w:webHidden/>
              </w:rPr>
              <w:fldChar w:fldCharType="begin"/>
            </w:r>
            <w:r w:rsidR="00C75546">
              <w:rPr>
                <w:noProof/>
                <w:webHidden/>
              </w:rPr>
              <w:instrText xml:space="preserve"> PAGEREF _Toc506390539 \h </w:instrText>
            </w:r>
            <w:r w:rsidR="00C75546">
              <w:rPr>
                <w:noProof/>
                <w:webHidden/>
              </w:rPr>
            </w:r>
            <w:r w:rsidR="00C75546">
              <w:rPr>
                <w:noProof/>
                <w:webHidden/>
              </w:rPr>
              <w:fldChar w:fldCharType="separate"/>
            </w:r>
            <w:r w:rsidR="00310218">
              <w:rPr>
                <w:noProof/>
                <w:webHidden/>
              </w:rPr>
              <w:t>37</w:t>
            </w:r>
            <w:r w:rsidR="00C75546">
              <w:rPr>
                <w:noProof/>
                <w:webHidden/>
              </w:rPr>
              <w:fldChar w:fldCharType="end"/>
            </w:r>
          </w:hyperlink>
        </w:p>
        <w:p w14:paraId="0ED08CAD" w14:textId="732C57B2" w:rsidR="00C75546" w:rsidRDefault="00331CC2">
          <w:pPr>
            <w:pStyle w:val="TOC3"/>
            <w:tabs>
              <w:tab w:val="left" w:pos="1320"/>
              <w:tab w:val="right" w:leader="dot" w:pos="9890"/>
            </w:tabs>
            <w:rPr>
              <w:rFonts w:asciiTheme="minorHAnsi" w:eastAsiaTheme="minorEastAsia" w:hAnsiTheme="minorHAnsi"/>
              <w:noProof/>
            </w:rPr>
          </w:pPr>
          <w:hyperlink w:anchor="_Toc506390540" w:history="1">
            <w:r w:rsidR="00C75546" w:rsidRPr="00ED5090">
              <w:rPr>
                <w:rStyle w:val="Hyperlink"/>
                <w:noProof/>
              </w:rPr>
              <w:t>2.5.1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_Toc506390540 \h </w:instrText>
            </w:r>
            <w:r w:rsidR="00C75546">
              <w:rPr>
                <w:noProof/>
                <w:webHidden/>
              </w:rPr>
            </w:r>
            <w:r w:rsidR="00C75546">
              <w:rPr>
                <w:noProof/>
                <w:webHidden/>
              </w:rPr>
              <w:fldChar w:fldCharType="separate"/>
            </w:r>
            <w:r w:rsidR="00310218">
              <w:rPr>
                <w:noProof/>
                <w:webHidden/>
              </w:rPr>
              <w:t>37</w:t>
            </w:r>
            <w:r w:rsidR="00C75546">
              <w:rPr>
                <w:noProof/>
                <w:webHidden/>
              </w:rPr>
              <w:fldChar w:fldCharType="end"/>
            </w:r>
          </w:hyperlink>
        </w:p>
        <w:p w14:paraId="71B1749A" w14:textId="6FF41857" w:rsidR="00C75546" w:rsidRDefault="00331CC2">
          <w:pPr>
            <w:pStyle w:val="TOC3"/>
            <w:tabs>
              <w:tab w:val="left" w:pos="1320"/>
              <w:tab w:val="right" w:leader="dot" w:pos="9890"/>
            </w:tabs>
            <w:rPr>
              <w:rFonts w:asciiTheme="minorHAnsi" w:eastAsiaTheme="minorEastAsia" w:hAnsiTheme="minorHAnsi"/>
              <w:noProof/>
            </w:rPr>
          </w:pPr>
          <w:hyperlink w:anchor="_Toc506390541" w:history="1">
            <w:r w:rsidR="00C75546" w:rsidRPr="00ED5090">
              <w:rPr>
                <w:rStyle w:val="Hyperlink"/>
                <w:noProof/>
              </w:rPr>
              <w:t>2.5.2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_Toc506390541 \h </w:instrText>
            </w:r>
            <w:r w:rsidR="00C75546">
              <w:rPr>
                <w:noProof/>
                <w:webHidden/>
              </w:rPr>
            </w:r>
            <w:r w:rsidR="00C75546">
              <w:rPr>
                <w:noProof/>
                <w:webHidden/>
              </w:rPr>
              <w:fldChar w:fldCharType="separate"/>
            </w:r>
            <w:r w:rsidR="00310218">
              <w:rPr>
                <w:noProof/>
                <w:webHidden/>
              </w:rPr>
              <w:t>37</w:t>
            </w:r>
            <w:r w:rsidR="00C75546">
              <w:rPr>
                <w:noProof/>
                <w:webHidden/>
              </w:rPr>
              <w:fldChar w:fldCharType="end"/>
            </w:r>
          </w:hyperlink>
        </w:p>
        <w:p w14:paraId="3FD33B25" w14:textId="53536B05" w:rsidR="00C75546" w:rsidRDefault="00331CC2">
          <w:pPr>
            <w:pStyle w:val="TOC3"/>
            <w:tabs>
              <w:tab w:val="left" w:pos="1320"/>
              <w:tab w:val="right" w:leader="dot" w:pos="9890"/>
            </w:tabs>
            <w:rPr>
              <w:rFonts w:asciiTheme="minorHAnsi" w:eastAsiaTheme="minorEastAsia" w:hAnsiTheme="minorHAnsi"/>
              <w:noProof/>
            </w:rPr>
          </w:pPr>
          <w:hyperlink w:anchor="_Toc506390542" w:history="1">
            <w:r w:rsidR="00C75546" w:rsidRPr="00ED5090">
              <w:rPr>
                <w:rStyle w:val="Hyperlink"/>
                <w:noProof/>
              </w:rPr>
              <w:t>2.5.3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_Toc506390542 \h </w:instrText>
            </w:r>
            <w:r w:rsidR="00C75546">
              <w:rPr>
                <w:noProof/>
                <w:webHidden/>
              </w:rPr>
            </w:r>
            <w:r w:rsidR="00C75546">
              <w:rPr>
                <w:noProof/>
                <w:webHidden/>
              </w:rPr>
              <w:fldChar w:fldCharType="separate"/>
            </w:r>
            <w:r w:rsidR="00310218">
              <w:rPr>
                <w:noProof/>
                <w:webHidden/>
              </w:rPr>
              <w:t>38</w:t>
            </w:r>
            <w:r w:rsidR="00C75546">
              <w:rPr>
                <w:noProof/>
                <w:webHidden/>
              </w:rPr>
              <w:fldChar w:fldCharType="end"/>
            </w:r>
          </w:hyperlink>
        </w:p>
        <w:p w14:paraId="2590D661" w14:textId="4C89BF5A" w:rsidR="00C75546" w:rsidRDefault="00331CC2">
          <w:pPr>
            <w:pStyle w:val="TOC3"/>
            <w:tabs>
              <w:tab w:val="left" w:pos="1320"/>
              <w:tab w:val="right" w:leader="dot" w:pos="9890"/>
            </w:tabs>
            <w:rPr>
              <w:rFonts w:asciiTheme="minorHAnsi" w:eastAsiaTheme="minorEastAsia" w:hAnsiTheme="minorHAnsi"/>
              <w:noProof/>
            </w:rPr>
          </w:pPr>
          <w:hyperlink w:anchor="_Toc506390543" w:history="1">
            <w:r w:rsidR="00C75546" w:rsidRPr="00ED5090">
              <w:rPr>
                <w:rStyle w:val="Hyperlink"/>
                <w:noProof/>
              </w:rPr>
              <w:t>2.5.4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_Toc506390543 \h </w:instrText>
            </w:r>
            <w:r w:rsidR="00C75546">
              <w:rPr>
                <w:noProof/>
                <w:webHidden/>
              </w:rPr>
            </w:r>
            <w:r w:rsidR="00C75546">
              <w:rPr>
                <w:noProof/>
                <w:webHidden/>
              </w:rPr>
              <w:fldChar w:fldCharType="separate"/>
            </w:r>
            <w:r w:rsidR="00310218">
              <w:rPr>
                <w:noProof/>
                <w:webHidden/>
              </w:rPr>
              <w:t>38</w:t>
            </w:r>
            <w:r w:rsidR="00C75546">
              <w:rPr>
                <w:noProof/>
                <w:webHidden/>
              </w:rPr>
              <w:fldChar w:fldCharType="end"/>
            </w:r>
          </w:hyperlink>
        </w:p>
        <w:p w14:paraId="407D1C35" w14:textId="26A399D3" w:rsidR="00C75546" w:rsidRDefault="00331CC2">
          <w:pPr>
            <w:pStyle w:val="TOC2"/>
            <w:tabs>
              <w:tab w:val="left" w:pos="880"/>
              <w:tab w:val="right" w:leader="dot" w:pos="9890"/>
            </w:tabs>
            <w:rPr>
              <w:rFonts w:asciiTheme="minorHAnsi" w:eastAsiaTheme="minorEastAsia" w:hAnsiTheme="minorHAnsi"/>
              <w:noProof/>
            </w:rPr>
          </w:pPr>
          <w:hyperlink w:anchor="_Toc506390544" w:history="1">
            <w:r w:rsidR="00C75546" w:rsidRPr="00ED5090">
              <w:rPr>
                <w:rStyle w:val="Hyperlink"/>
                <w:noProof/>
              </w:rPr>
              <w:t>2.6</w:t>
            </w:r>
            <w:r w:rsidR="00C75546">
              <w:rPr>
                <w:rFonts w:asciiTheme="minorHAnsi" w:eastAsiaTheme="minorEastAsia" w:hAnsiTheme="minorHAnsi"/>
                <w:noProof/>
              </w:rPr>
              <w:tab/>
            </w:r>
            <w:r w:rsidR="00C75546" w:rsidRPr="00ED5090">
              <w:rPr>
                <w:rStyle w:val="Hyperlink"/>
                <w:noProof/>
              </w:rPr>
              <w:t>Check TAD consistency between two TADs from different methods</w:t>
            </w:r>
            <w:r w:rsidR="00C75546">
              <w:rPr>
                <w:noProof/>
                <w:webHidden/>
              </w:rPr>
              <w:tab/>
            </w:r>
            <w:r w:rsidR="00C75546">
              <w:rPr>
                <w:noProof/>
                <w:webHidden/>
              </w:rPr>
              <w:fldChar w:fldCharType="begin"/>
            </w:r>
            <w:r w:rsidR="00C75546">
              <w:rPr>
                <w:noProof/>
                <w:webHidden/>
              </w:rPr>
              <w:instrText xml:space="preserve"> PAGEREF _Toc506390544 \h </w:instrText>
            </w:r>
            <w:r w:rsidR="00C75546">
              <w:rPr>
                <w:noProof/>
                <w:webHidden/>
              </w:rPr>
            </w:r>
            <w:r w:rsidR="00C75546">
              <w:rPr>
                <w:noProof/>
                <w:webHidden/>
              </w:rPr>
              <w:fldChar w:fldCharType="separate"/>
            </w:r>
            <w:r w:rsidR="00310218">
              <w:rPr>
                <w:noProof/>
                <w:webHidden/>
              </w:rPr>
              <w:t>39</w:t>
            </w:r>
            <w:r w:rsidR="00C75546">
              <w:rPr>
                <w:noProof/>
                <w:webHidden/>
              </w:rPr>
              <w:fldChar w:fldCharType="end"/>
            </w:r>
          </w:hyperlink>
        </w:p>
        <w:p w14:paraId="1AAFF659" w14:textId="5649516E" w:rsidR="00C75546" w:rsidRDefault="00331CC2">
          <w:pPr>
            <w:pStyle w:val="TOC3"/>
            <w:tabs>
              <w:tab w:val="left" w:pos="1320"/>
              <w:tab w:val="right" w:leader="dot" w:pos="9890"/>
            </w:tabs>
            <w:rPr>
              <w:rFonts w:asciiTheme="minorHAnsi" w:eastAsiaTheme="minorEastAsia" w:hAnsiTheme="minorHAnsi"/>
              <w:noProof/>
            </w:rPr>
          </w:pPr>
          <w:hyperlink w:anchor="_Toc506390545" w:history="1">
            <w:r w:rsidR="00C75546" w:rsidRPr="00ED5090">
              <w:rPr>
                <w:rStyle w:val="Hyperlink"/>
                <w:noProof/>
              </w:rPr>
              <w:t>2.6.1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_Toc506390545 \h </w:instrText>
            </w:r>
            <w:r w:rsidR="00C75546">
              <w:rPr>
                <w:noProof/>
                <w:webHidden/>
              </w:rPr>
            </w:r>
            <w:r w:rsidR="00C75546">
              <w:rPr>
                <w:noProof/>
                <w:webHidden/>
              </w:rPr>
              <w:fldChar w:fldCharType="separate"/>
            </w:r>
            <w:r w:rsidR="00310218">
              <w:rPr>
                <w:noProof/>
                <w:webHidden/>
              </w:rPr>
              <w:t>39</w:t>
            </w:r>
            <w:r w:rsidR="00C75546">
              <w:rPr>
                <w:noProof/>
                <w:webHidden/>
              </w:rPr>
              <w:fldChar w:fldCharType="end"/>
            </w:r>
          </w:hyperlink>
        </w:p>
        <w:p w14:paraId="6B8A66AE" w14:textId="22E55512" w:rsidR="00C75546" w:rsidRDefault="00331CC2">
          <w:pPr>
            <w:pStyle w:val="TOC3"/>
            <w:tabs>
              <w:tab w:val="left" w:pos="1320"/>
              <w:tab w:val="right" w:leader="dot" w:pos="9890"/>
            </w:tabs>
            <w:rPr>
              <w:rFonts w:asciiTheme="minorHAnsi" w:eastAsiaTheme="minorEastAsia" w:hAnsiTheme="minorHAnsi"/>
              <w:noProof/>
            </w:rPr>
          </w:pPr>
          <w:hyperlink w:anchor="_Toc506390546" w:history="1">
            <w:r w:rsidR="00C75546" w:rsidRPr="00ED5090">
              <w:rPr>
                <w:rStyle w:val="Hyperlink"/>
                <w:noProof/>
              </w:rPr>
              <w:t>2.6.2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_Toc506390546 \h </w:instrText>
            </w:r>
            <w:r w:rsidR="00C75546">
              <w:rPr>
                <w:noProof/>
                <w:webHidden/>
              </w:rPr>
            </w:r>
            <w:r w:rsidR="00C75546">
              <w:rPr>
                <w:noProof/>
                <w:webHidden/>
              </w:rPr>
              <w:fldChar w:fldCharType="separate"/>
            </w:r>
            <w:r w:rsidR="00310218">
              <w:rPr>
                <w:noProof/>
                <w:webHidden/>
              </w:rPr>
              <w:t>39</w:t>
            </w:r>
            <w:r w:rsidR="00C75546">
              <w:rPr>
                <w:noProof/>
                <w:webHidden/>
              </w:rPr>
              <w:fldChar w:fldCharType="end"/>
            </w:r>
          </w:hyperlink>
        </w:p>
        <w:p w14:paraId="379223D0" w14:textId="5EB33B69" w:rsidR="00C75546" w:rsidRDefault="00331CC2">
          <w:pPr>
            <w:pStyle w:val="TOC3"/>
            <w:tabs>
              <w:tab w:val="left" w:pos="1320"/>
              <w:tab w:val="right" w:leader="dot" w:pos="9890"/>
            </w:tabs>
            <w:rPr>
              <w:rFonts w:asciiTheme="minorHAnsi" w:eastAsiaTheme="minorEastAsia" w:hAnsiTheme="minorHAnsi"/>
              <w:noProof/>
            </w:rPr>
          </w:pPr>
          <w:hyperlink w:anchor="_Toc506390547" w:history="1">
            <w:r w:rsidR="00C75546" w:rsidRPr="00ED5090">
              <w:rPr>
                <w:rStyle w:val="Hyperlink"/>
                <w:noProof/>
              </w:rPr>
              <w:t>2.6.3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_Toc506390547 \h </w:instrText>
            </w:r>
            <w:r w:rsidR="00C75546">
              <w:rPr>
                <w:noProof/>
                <w:webHidden/>
              </w:rPr>
            </w:r>
            <w:r w:rsidR="00C75546">
              <w:rPr>
                <w:noProof/>
                <w:webHidden/>
              </w:rPr>
              <w:fldChar w:fldCharType="separate"/>
            </w:r>
            <w:r w:rsidR="00310218">
              <w:rPr>
                <w:noProof/>
                <w:webHidden/>
              </w:rPr>
              <w:t>39</w:t>
            </w:r>
            <w:r w:rsidR="00C75546">
              <w:rPr>
                <w:noProof/>
                <w:webHidden/>
              </w:rPr>
              <w:fldChar w:fldCharType="end"/>
            </w:r>
          </w:hyperlink>
        </w:p>
        <w:p w14:paraId="7C74AD1D" w14:textId="663CFABB" w:rsidR="00C75546" w:rsidRDefault="00331CC2">
          <w:pPr>
            <w:pStyle w:val="TOC3"/>
            <w:tabs>
              <w:tab w:val="left" w:pos="1320"/>
              <w:tab w:val="right" w:leader="dot" w:pos="9890"/>
            </w:tabs>
            <w:rPr>
              <w:rFonts w:asciiTheme="minorHAnsi" w:eastAsiaTheme="minorEastAsia" w:hAnsiTheme="minorHAnsi"/>
              <w:noProof/>
            </w:rPr>
          </w:pPr>
          <w:hyperlink w:anchor="_Toc506390548" w:history="1">
            <w:r w:rsidR="00C75546" w:rsidRPr="00ED5090">
              <w:rPr>
                <w:rStyle w:val="Hyperlink"/>
                <w:noProof/>
              </w:rPr>
              <w:t>2.6.4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_Toc506390548 \h </w:instrText>
            </w:r>
            <w:r w:rsidR="00C75546">
              <w:rPr>
                <w:noProof/>
                <w:webHidden/>
              </w:rPr>
            </w:r>
            <w:r w:rsidR="00C75546">
              <w:rPr>
                <w:noProof/>
                <w:webHidden/>
              </w:rPr>
              <w:fldChar w:fldCharType="separate"/>
            </w:r>
            <w:r w:rsidR="00310218">
              <w:rPr>
                <w:noProof/>
                <w:webHidden/>
              </w:rPr>
              <w:t>40</w:t>
            </w:r>
            <w:r w:rsidR="00C75546">
              <w:rPr>
                <w:noProof/>
                <w:webHidden/>
              </w:rPr>
              <w:fldChar w:fldCharType="end"/>
            </w:r>
          </w:hyperlink>
        </w:p>
        <w:p w14:paraId="23222779" w14:textId="60104B3B" w:rsidR="00C75546" w:rsidRDefault="00331CC2">
          <w:pPr>
            <w:pStyle w:val="TOC1"/>
            <w:tabs>
              <w:tab w:val="left" w:pos="440"/>
              <w:tab w:val="right" w:leader="dot" w:pos="9890"/>
            </w:tabs>
            <w:rPr>
              <w:rFonts w:asciiTheme="minorHAnsi" w:eastAsiaTheme="minorEastAsia" w:hAnsiTheme="minorHAnsi"/>
              <w:noProof/>
            </w:rPr>
          </w:pPr>
          <w:hyperlink w:anchor="_Toc506390549" w:history="1">
            <w:r w:rsidR="00C75546" w:rsidRPr="00ED5090">
              <w:rPr>
                <w:rStyle w:val="Hyperlink"/>
                <w:noProof/>
              </w:rPr>
              <w:t>3</w:t>
            </w:r>
            <w:r w:rsidR="00C75546">
              <w:rPr>
                <w:rFonts w:asciiTheme="minorHAnsi" w:eastAsiaTheme="minorEastAsia" w:hAnsiTheme="minorHAnsi"/>
                <w:noProof/>
              </w:rPr>
              <w:tab/>
            </w:r>
            <w:r w:rsidR="00C75546" w:rsidRPr="00ED5090">
              <w:rPr>
                <w:rStyle w:val="Hyperlink"/>
                <w:noProof/>
              </w:rPr>
              <w:t>3D-Functions</w:t>
            </w:r>
            <w:r w:rsidR="00C75546">
              <w:rPr>
                <w:noProof/>
                <w:webHidden/>
              </w:rPr>
              <w:tab/>
            </w:r>
            <w:r w:rsidR="00C75546">
              <w:rPr>
                <w:noProof/>
                <w:webHidden/>
              </w:rPr>
              <w:fldChar w:fldCharType="begin"/>
            </w:r>
            <w:r w:rsidR="00C75546">
              <w:rPr>
                <w:noProof/>
                <w:webHidden/>
              </w:rPr>
              <w:instrText xml:space="preserve"> PAGEREF _Toc506390549 \h </w:instrText>
            </w:r>
            <w:r w:rsidR="00C75546">
              <w:rPr>
                <w:noProof/>
                <w:webHidden/>
              </w:rPr>
            </w:r>
            <w:r w:rsidR="00C75546">
              <w:rPr>
                <w:noProof/>
                <w:webHidden/>
              </w:rPr>
              <w:fldChar w:fldCharType="separate"/>
            </w:r>
            <w:r w:rsidR="00310218">
              <w:rPr>
                <w:noProof/>
                <w:webHidden/>
              </w:rPr>
              <w:t>41</w:t>
            </w:r>
            <w:r w:rsidR="00C75546">
              <w:rPr>
                <w:noProof/>
                <w:webHidden/>
              </w:rPr>
              <w:fldChar w:fldCharType="end"/>
            </w:r>
          </w:hyperlink>
        </w:p>
        <w:p w14:paraId="70512332" w14:textId="156DE7D3" w:rsidR="00C75546" w:rsidRDefault="00331CC2">
          <w:pPr>
            <w:pStyle w:val="TOC2"/>
            <w:tabs>
              <w:tab w:val="left" w:pos="880"/>
              <w:tab w:val="right" w:leader="dot" w:pos="9890"/>
            </w:tabs>
            <w:rPr>
              <w:rFonts w:asciiTheme="minorHAnsi" w:eastAsiaTheme="minorEastAsia" w:hAnsiTheme="minorHAnsi"/>
              <w:noProof/>
            </w:rPr>
          </w:pPr>
          <w:hyperlink w:anchor="_Toc506390550" w:history="1">
            <w:r w:rsidR="00C75546" w:rsidRPr="00ED5090">
              <w:rPr>
                <w:rStyle w:val="Hyperlink"/>
                <w:noProof/>
              </w:rPr>
              <w:t>3.1</w:t>
            </w:r>
            <w:r w:rsidR="00C75546">
              <w:rPr>
                <w:rFonts w:asciiTheme="minorHAnsi" w:eastAsiaTheme="minorEastAsia" w:hAnsiTheme="minorHAnsi"/>
                <w:noProof/>
              </w:rPr>
              <w:tab/>
            </w:r>
            <w:r w:rsidR="00C75546" w:rsidRPr="00ED5090">
              <w:rPr>
                <w:rStyle w:val="Hyperlink"/>
                <w:noProof/>
              </w:rPr>
              <w:t>3D model reconstruction by LorDG</w:t>
            </w:r>
            <w:r w:rsidR="00C75546">
              <w:rPr>
                <w:noProof/>
                <w:webHidden/>
              </w:rPr>
              <w:tab/>
            </w:r>
            <w:r w:rsidR="00C75546">
              <w:rPr>
                <w:noProof/>
                <w:webHidden/>
              </w:rPr>
              <w:fldChar w:fldCharType="begin"/>
            </w:r>
            <w:r w:rsidR="00C75546">
              <w:rPr>
                <w:noProof/>
                <w:webHidden/>
              </w:rPr>
              <w:instrText xml:space="preserve"> PAGEREF _Toc506390550 \h </w:instrText>
            </w:r>
            <w:r w:rsidR="00C75546">
              <w:rPr>
                <w:noProof/>
                <w:webHidden/>
              </w:rPr>
            </w:r>
            <w:r w:rsidR="00C75546">
              <w:rPr>
                <w:noProof/>
                <w:webHidden/>
              </w:rPr>
              <w:fldChar w:fldCharType="separate"/>
            </w:r>
            <w:r w:rsidR="00310218">
              <w:rPr>
                <w:noProof/>
                <w:webHidden/>
              </w:rPr>
              <w:t>41</w:t>
            </w:r>
            <w:r w:rsidR="00C75546">
              <w:rPr>
                <w:noProof/>
                <w:webHidden/>
              </w:rPr>
              <w:fldChar w:fldCharType="end"/>
            </w:r>
          </w:hyperlink>
        </w:p>
        <w:p w14:paraId="73C037FC" w14:textId="61F2C134" w:rsidR="00C75546" w:rsidRDefault="00331CC2">
          <w:pPr>
            <w:pStyle w:val="TOC3"/>
            <w:tabs>
              <w:tab w:val="left" w:pos="1320"/>
              <w:tab w:val="right" w:leader="dot" w:pos="9890"/>
            </w:tabs>
            <w:rPr>
              <w:rFonts w:asciiTheme="minorHAnsi" w:eastAsiaTheme="minorEastAsia" w:hAnsiTheme="minorHAnsi"/>
              <w:noProof/>
            </w:rPr>
          </w:pPr>
          <w:hyperlink w:anchor="_Toc506390551" w:history="1">
            <w:r w:rsidR="00C75546" w:rsidRPr="00ED5090">
              <w:rPr>
                <w:rStyle w:val="Hyperlink"/>
                <w:noProof/>
              </w:rPr>
              <w:t>3.1.1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_Toc506390551 \h </w:instrText>
            </w:r>
            <w:r w:rsidR="00C75546">
              <w:rPr>
                <w:noProof/>
                <w:webHidden/>
              </w:rPr>
            </w:r>
            <w:r w:rsidR="00C75546">
              <w:rPr>
                <w:noProof/>
                <w:webHidden/>
              </w:rPr>
              <w:fldChar w:fldCharType="separate"/>
            </w:r>
            <w:r w:rsidR="00310218">
              <w:rPr>
                <w:noProof/>
                <w:webHidden/>
              </w:rPr>
              <w:t>41</w:t>
            </w:r>
            <w:r w:rsidR="00C75546">
              <w:rPr>
                <w:noProof/>
                <w:webHidden/>
              </w:rPr>
              <w:fldChar w:fldCharType="end"/>
            </w:r>
          </w:hyperlink>
        </w:p>
        <w:p w14:paraId="3030C472" w14:textId="263B7960" w:rsidR="00C75546" w:rsidRDefault="00331CC2">
          <w:pPr>
            <w:pStyle w:val="TOC3"/>
            <w:tabs>
              <w:tab w:val="left" w:pos="1320"/>
              <w:tab w:val="right" w:leader="dot" w:pos="9890"/>
            </w:tabs>
            <w:rPr>
              <w:rFonts w:asciiTheme="minorHAnsi" w:eastAsiaTheme="minorEastAsia" w:hAnsiTheme="minorHAnsi"/>
              <w:noProof/>
            </w:rPr>
          </w:pPr>
          <w:hyperlink w:anchor="_Toc506390552" w:history="1">
            <w:r w:rsidR="00C75546" w:rsidRPr="00ED5090">
              <w:rPr>
                <w:rStyle w:val="Hyperlink"/>
                <w:noProof/>
              </w:rPr>
              <w:t>3.1.2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_Toc506390552 \h </w:instrText>
            </w:r>
            <w:r w:rsidR="00C75546">
              <w:rPr>
                <w:noProof/>
                <w:webHidden/>
              </w:rPr>
            </w:r>
            <w:r w:rsidR="00C75546">
              <w:rPr>
                <w:noProof/>
                <w:webHidden/>
              </w:rPr>
              <w:fldChar w:fldCharType="separate"/>
            </w:r>
            <w:r w:rsidR="00310218">
              <w:rPr>
                <w:noProof/>
                <w:webHidden/>
              </w:rPr>
              <w:t>41</w:t>
            </w:r>
            <w:r w:rsidR="00C75546">
              <w:rPr>
                <w:noProof/>
                <w:webHidden/>
              </w:rPr>
              <w:fldChar w:fldCharType="end"/>
            </w:r>
          </w:hyperlink>
        </w:p>
        <w:p w14:paraId="59ED13AB" w14:textId="31C5991F" w:rsidR="00C75546" w:rsidRDefault="00331CC2">
          <w:pPr>
            <w:pStyle w:val="TOC3"/>
            <w:tabs>
              <w:tab w:val="left" w:pos="1320"/>
              <w:tab w:val="right" w:leader="dot" w:pos="9890"/>
            </w:tabs>
            <w:rPr>
              <w:rFonts w:asciiTheme="minorHAnsi" w:eastAsiaTheme="minorEastAsia" w:hAnsiTheme="minorHAnsi"/>
              <w:noProof/>
            </w:rPr>
          </w:pPr>
          <w:hyperlink w:anchor="_Toc506390553" w:history="1">
            <w:r w:rsidR="00C75546" w:rsidRPr="00ED5090">
              <w:rPr>
                <w:rStyle w:val="Hyperlink"/>
                <w:noProof/>
              </w:rPr>
              <w:t>3.1.3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_Toc506390553 \h </w:instrText>
            </w:r>
            <w:r w:rsidR="00C75546">
              <w:rPr>
                <w:noProof/>
                <w:webHidden/>
              </w:rPr>
            </w:r>
            <w:r w:rsidR="00C75546">
              <w:rPr>
                <w:noProof/>
                <w:webHidden/>
              </w:rPr>
              <w:fldChar w:fldCharType="separate"/>
            </w:r>
            <w:r w:rsidR="00310218">
              <w:rPr>
                <w:noProof/>
                <w:webHidden/>
              </w:rPr>
              <w:t>41</w:t>
            </w:r>
            <w:r w:rsidR="00C75546">
              <w:rPr>
                <w:noProof/>
                <w:webHidden/>
              </w:rPr>
              <w:fldChar w:fldCharType="end"/>
            </w:r>
          </w:hyperlink>
        </w:p>
        <w:p w14:paraId="7718612F" w14:textId="24045647" w:rsidR="00C75546" w:rsidRDefault="00331CC2">
          <w:pPr>
            <w:pStyle w:val="TOC3"/>
            <w:tabs>
              <w:tab w:val="left" w:pos="1320"/>
              <w:tab w:val="right" w:leader="dot" w:pos="9890"/>
            </w:tabs>
            <w:rPr>
              <w:rFonts w:asciiTheme="minorHAnsi" w:eastAsiaTheme="minorEastAsia" w:hAnsiTheme="minorHAnsi"/>
              <w:noProof/>
            </w:rPr>
          </w:pPr>
          <w:hyperlink w:anchor="_Toc506390554" w:history="1">
            <w:r w:rsidR="00C75546" w:rsidRPr="00ED5090">
              <w:rPr>
                <w:rStyle w:val="Hyperlink"/>
                <w:noProof/>
              </w:rPr>
              <w:t>3.1.4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_Toc506390554 \h </w:instrText>
            </w:r>
            <w:r w:rsidR="00C75546">
              <w:rPr>
                <w:noProof/>
                <w:webHidden/>
              </w:rPr>
            </w:r>
            <w:r w:rsidR="00C75546">
              <w:rPr>
                <w:noProof/>
                <w:webHidden/>
              </w:rPr>
              <w:fldChar w:fldCharType="separate"/>
            </w:r>
            <w:r w:rsidR="00310218">
              <w:rPr>
                <w:noProof/>
                <w:webHidden/>
              </w:rPr>
              <w:t>41</w:t>
            </w:r>
            <w:r w:rsidR="00C75546">
              <w:rPr>
                <w:noProof/>
                <w:webHidden/>
              </w:rPr>
              <w:fldChar w:fldCharType="end"/>
            </w:r>
          </w:hyperlink>
        </w:p>
        <w:p w14:paraId="7D552EA6" w14:textId="11862588" w:rsidR="00C75546" w:rsidRDefault="00331CC2">
          <w:pPr>
            <w:pStyle w:val="TOC2"/>
            <w:tabs>
              <w:tab w:val="left" w:pos="880"/>
              <w:tab w:val="right" w:leader="dot" w:pos="9890"/>
            </w:tabs>
            <w:rPr>
              <w:rFonts w:asciiTheme="minorHAnsi" w:eastAsiaTheme="minorEastAsia" w:hAnsiTheme="minorHAnsi"/>
              <w:noProof/>
            </w:rPr>
          </w:pPr>
          <w:hyperlink w:anchor="_Toc506390555" w:history="1">
            <w:r w:rsidR="00C75546" w:rsidRPr="00ED5090">
              <w:rPr>
                <w:rStyle w:val="Hyperlink"/>
                <w:noProof/>
              </w:rPr>
              <w:t>3.2</w:t>
            </w:r>
            <w:r w:rsidR="00C75546">
              <w:rPr>
                <w:rFonts w:asciiTheme="minorHAnsi" w:eastAsiaTheme="minorEastAsia" w:hAnsiTheme="minorHAnsi"/>
                <w:noProof/>
              </w:rPr>
              <w:tab/>
            </w:r>
            <w:r w:rsidR="00C75546" w:rsidRPr="00ED5090">
              <w:rPr>
                <w:rStyle w:val="Hyperlink"/>
                <w:noProof/>
              </w:rPr>
              <w:t>3D model reconstruction by 3DMax</w:t>
            </w:r>
            <w:r w:rsidR="00C75546">
              <w:rPr>
                <w:noProof/>
                <w:webHidden/>
              </w:rPr>
              <w:tab/>
            </w:r>
            <w:r w:rsidR="00C75546">
              <w:rPr>
                <w:noProof/>
                <w:webHidden/>
              </w:rPr>
              <w:fldChar w:fldCharType="begin"/>
            </w:r>
            <w:r w:rsidR="00C75546">
              <w:rPr>
                <w:noProof/>
                <w:webHidden/>
              </w:rPr>
              <w:instrText xml:space="preserve"> PAGEREF _Toc506390555 \h </w:instrText>
            </w:r>
            <w:r w:rsidR="00C75546">
              <w:rPr>
                <w:noProof/>
                <w:webHidden/>
              </w:rPr>
            </w:r>
            <w:r w:rsidR="00C75546">
              <w:rPr>
                <w:noProof/>
                <w:webHidden/>
              </w:rPr>
              <w:fldChar w:fldCharType="separate"/>
            </w:r>
            <w:r w:rsidR="00310218">
              <w:rPr>
                <w:noProof/>
                <w:webHidden/>
              </w:rPr>
              <w:t>43</w:t>
            </w:r>
            <w:r w:rsidR="00C75546">
              <w:rPr>
                <w:noProof/>
                <w:webHidden/>
              </w:rPr>
              <w:fldChar w:fldCharType="end"/>
            </w:r>
          </w:hyperlink>
        </w:p>
        <w:p w14:paraId="47EB89C5" w14:textId="454AC6B9" w:rsidR="00C75546" w:rsidRDefault="00331CC2">
          <w:pPr>
            <w:pStyle w:val="TOC3"/>
            <w:tabs>
              <w:tab w:val="left" w:pos="1320"/>
              <w:tab w:val="right" w:leader="dot" w:pos="9890"/>
            </w:tabs>
            <w:rPr>
              <w:rFonts w:asciiTheme="minorHAnsi" w:eastAsiaTheme="minorEastAsia" w:hAnsiTheme="minorHAnsi"/>
              <w:noProof/>
            </w:rPr>
          </w:pPr>
          <w:hyperlink w:anchor="_Toc506390556" w:history="1">
            <w:r w:rsidR="00C75546" w:rsidRPr="00ED5090">
              <w:rPr>
                <w:rStyle w:val="Hyperlink"/>
                <w:noProof/>
              </w:rPr>
              <w:t>3.2.1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_Toc506390556 \h </w:instrText>
            </w:r>
            <w:r w:rsidR="00C75546">
              <w:rPr>
                <w:noProof/>
                <w:webHidden/>
              </w:rPr>
            </w:r>
            <w:r w:rsidR="00C75546">
              <w:rPr>
                <w:noProof/>
                <w:webHidden/>
              </w:rPr>
              <w:fldChar w:fldCharType="separate"/>
            </w:r>
            <w:r w:rsidR="00310218">
              <w:rPr>
                <w:noProof/>
                <w:webHidden/>
              </w:rPr>
              <w:t>43</w:t>
            </w:r>
            <w:r w:rsidR="00C75546">
              <w:rPr>
                <w:noProof/>
                <w:webHidden/>
              </w:rPr>
              <w:fldChar w:fldCharType="end"/>
            </w:r>
          </w:hyperlink>
        </w:p>
        <w:p w14:paraId="321120F6" w14:textId="5419FFB0" w:rsidR="00C75546" w:rsidRDefault="00331CC2">
          <w:pPr>
            <w:pStyle w:val="TOC3"/>
            <w:tabs>
              <w:tab w:val="left" w:pos="1320"/>
              <w:tab w:val="right" w:leader="dot" w:pos="9890"/>
            </w:tabs>
            <w:rPr>
              <w:rFonts w:asciiTheme="minorHAnsi" w:eastAsiaTheme="minorEastAsia" w:hAnsiTheme="minorHAnsi"/>
              <w:noProof/>
            </w:rPr>
          </w:pPr>
          <w:hyperlink w:anchor="_Toc506390557" w:history="1">
            <w:r w:rsidR="00C75546" w:rsidRPr="00ED5090">
              <w:rPr>
                <w:rStyle w:val="Hyperlink"/>
                <w:noProof/>
              </w:rPr>
              <w:t>3.2.2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_Toc506390557 \h </w:instrText>
            </w:r>
            <w:r w:rsidR="00C75546">
              <w:rPr>
                <w:noProof/>
                <w:webHidden/>
              </w:rPr>
            </w:r>
            <w:r w:rsidR="00C75546">
              <w:rPr>
                <w:noProof/>
                <w:webHidden/>
              </w:rPr>
              <w:fldChar w:fldCharType="separate"/>
            </w:r>
            <w:r w:rsidR="00310218">
              <w:rPr>
                <w:noProof/>
                <w:webHidden/>
              </w:rPr>
              <w:t>43</w:t>
            </w:r>
            <w:r w:rsidR="00C75546">
              <w:rPr>
                <w:noProof/>
                <w:webHidden/>
              </w:rPr>
              <w:fldChar w:fldCharType="end"/>
            </w:r>
          </w:hyperlink>
        </w:p>
        <w:p w14:paraId="562A4167" w14:textId="44B7D989" w:rsidR="00C75546" w:rsidRDefault="00331CC2">
          <w:pPr>
            <w:pStyle w:val="TOC3"/>
            <w:tabs>
              <w:tab w:val="left" w:pos="1320"/>
              <w:tab w:val="right" w:leader="dot" w:pos="9890"/>
            </w:tabs>
            <w:rPr>
              <w:rFonts w:asciiTheme="minorHAnsi" w:eastAsiaTheme="minorEastAsia" w:hAnsiTheme="minorHAnsi"/>
              <w:noProof/>
            </w:rPr>
          </w:pPr>
          <w:hyperlink w:anchor="_Toc506390558" w:history="1">
            <w:r w:rsidR="00C75546" w:rsidRPr="00ED5090">
              <w:rPr>
                <w:rStyle w:val="Hyperlink"/>
                <w:noProof/>
              </w:rPr>
              <w:t>3.2.3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_Toc506390558 \h </w:instrText>
            </w:r>
            <w:r w:rsidR="00C75546">
              <w:rPr>
                <w:noProof/>
                <w:webHidden/>
              </w:rPr>
            </w:r>
            <w:r w:rsidR="00C75546">
              <w:rPr>
                <w:noProof/>
                <w:webHidden/>
              </w:rPr>
              <w:fldChar w:fldCharType="separate"/>
            </w:r>
            <w:r w:rsidR="00310218">
              <w:rPr>
                <w:noProof/>
                <w:webHidden/>
              </w:rPr>
              <w:t>44</w:t>
            </w:r>
            <w:r w:rsidR="00C75546">
              <w:rPr>
                <w:noProof/>
                <w:webHidden/>
              </w:rPr>
              <w:fldChar w:fldCharType="end"/>
            </w:r>
          </w:hyperlink>
        </w:p>
        <w:p w14:paraId="2E1BE390" w14:textId="00DCD47C" w:rsidR="00C75546" w:rsidRDefault="00331CC2">
          <w:pPr>
            <w:pStyle w:val="TOC3"/>
            <w:tabs>
              <w:tab w:val="left" w:pos="1320"/>
              <w:tab w:val="right" w:leader="dot" w:pos="9890"/>
            </w:tabs>
            <w:rPr>
              <w:rFonts w:asciiTheme="minorHAnsi" w:eastAsiaTheme="minorEastAsia" w:hAnsiTheme="minorHAnsi"/>
              <w:noProof/>
            </w:rPr>
          </w:pPr>
          <w:hyperlink w:anchor="_Toc506390559" w:history="1">
            <w:r w:rsidR="00C75546" w:rsidRPr="00ED5090">
              <w:rPr>
                <w:rStyle w:val="Hyperlink"/>
                <w:noProof/>
              </w:rPr>
              <w:t>3.2.4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_Toc506390559 \h </w:instrText>
            </w:r>
            <w:r w:rsidR="00C75546">
              <w:rPr>
                <w:noProof/>
                <w:webHidden/>
              </w:rPr>
            </w:r>
            <w:r w:rsidR="00C75546">
              <w:rPr>
                <w:noProof/>
                <w:webHidden/>
              </w:rPr>
              <w:fldChar w:fldCharType="separate"/>
            </w:r>
            <w:r w:rsidR="00310218">
              <w:rPr>
                <w:noProof/>
                <w:webHidden/>
              </w:rPr>
              <w:t>44</w:t>
            </w:r>
            <w:r w:rsidR="00C75546">
              <w:rPr>
                <w:noProof/>
                <w:webHidden/>
              </w:rPr>
              <w:fldChar w:fldCharType="end"/>
            </w:r>
          </w:hyperlink>
        </w:p>
        <w:p w14:paraId="7EF5C84D" w14:textId="7E872628" w:rsidR="00C75546" w:rsidRDefault="00331CC2">
          <w:pPr>
            <w:pStyle w:val="TOC2"/>
            <w:tabs>
              <w:tab w:val="left" w:pos="880"/>
              <w:tab w:val="right" w:leader="dot" w:pos="9890"/>
            </w:tabs>
            <w:rPr>
              <w:rFonts w:asciiTheme="minorHAnsi" w:eastAsiaTheme="minorEastAsia" w:hAnsiTheme="minorHAnsi"/>
              <w:noProof/>
            </w:rPr>
          </w:pPr>
          <w:hyperlink w:anchor="_Toc506390560" w:history="1">
            <w:r w:rsidR="00C75546" w:rsidRPr="00ED5090">
              <w:rPr>
                <w:rStyle w:val="Hyperlink"/>
                <w:noProof/>
              </w:rPr>
              <w:t>3.3</w:t>
            </w:r>
            <w:r w:rsidR="00C75546">
              <w:rPr>
                <w:rFonts w:asciiTheme="minorHAnsi" w:eastAsiaTheme="minorEastAsia" w:hAnsiTheme="minorHAnsi"/>
                <w:noProof/>
              </w:rPr>
              <w:tab/>
            </w:r>
            <w:r w:rsidR="00C75546" w:rsidRPr="00ED5090">
              <w:rPr>
                <w:rStyle w:val="Hyperlink"/>
                <w:noProof/>
              </w:rPr>
              <w:t>Chromatin loop identification</w:t>
            </w:r>
            <w:r w:rsidR="00C75546">
              <w:rPr>
                <w:noProof/>
                <w:webHidden/>
              </w:rPr>
              <w:tab/>
            </w:r>
            <w:r w:rsidR="00C75546">
              <w:rPr>
                <w:noProof/>
                <w:webHidden/>
              </w:rPr>
              <w:fldChar w:fldCharType="begin"/>
            </w:r>
            <w:r w:rsidR="00C75546">
              <w:rPr>
                <w:noProof/>
                <w:webHidden/>
              </w:rPr>
              <w:instrText xml:space="preserve"> PAGEREF _Toc506390560 \h </w:instrText>
            </w:r>
            <w:r w:rsidR="00C75546">
              <w:rPr>
                <w:noProof/>
                <w:webHidden/>
              </w:rPr>
            </w:r>
            <w:r w:rsidR="00C75546">
              <w:rPr>
                <w:noProof/>
                <w:webHidden/>
              </w:rPr>
              <w:fldChar w:fldCharType="separate"/>
            </w:r>
            <w:r w:rsidR="00310218">
              <w:rPr>
                <w:noProof/>
                <w:webHidden/>
              </w:rPr>
              <w:t>46</w:t>
            </w:r>
            <w:r w:rsidR="00C75546">
              <w:rPr>
                <w:noProof/>
                <w:webHidden/>
              </w:rPr>
              <w:fldChar w:fldCharType="end"/>
            </w:r>
          </w:hyperlink>
        </w:p>
        <w:p w14:paraId="36122CA2" w14:textId="3B2EF2AF" w:rsidR="00C75546" w:rsidRDefault="00331CC2">
          <w:pPr>
            <w:pStyle w:val="TOC3"/>
            <w:tabs>
              <w:tab w:val="left" w:pos="1320"/>
              <w:tab w:val="right" w:leader="dot" w:pos="9890"/>
            </w:tabs>
            <w:rPr>
              <w:rFonts w:asciiTheme="minorHAnsi" w:eastAsiaTheme="minorEastAsia" w:hAnsiTheme="minorHAnsi"/>
              <w:noProof/>
            </w:rPr>
          </w:pPr>
          <w:hyperlink w:anchor="_Toc506390561" w:history="1">
            <w:r w:rsidR="00C75546" w:rsidRPr="00ED5090">
              <w:rPr>
                <w:rStyle w:val="Hyperlink"/>
                <w:noProof/>
              </w:rPr>
              <w:t>3.3.1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_Toc506390561 \h </w:instrText>
            </w:r>
            <w:r w:rsidR="00C75546">
              <w:rPr>
                <w:noProof/>
                <w:webHidden/>
              </w:rPr>
            </w:r>
            <w:r w:rsidR="00C75546">
              <w:rPr>
                <w:noProof/>
                <w:webHidden/>
              </w:rPr>
              <w:fldChar w:fldCharType="separate"/>
            </w:r>
            <w:r w:rsidR="00310218">
              <w:rPr>
                <w:noProof/>
                <w:webHidden/>
              </w:rPr>
              <w:t>46</w:t>
            </w:r>
            <w:r w:rsidR="00C75546">
              <w:rPr>
                <w:noProof/>
                <w:webHidden/>
              </w:rPr>
              <w:fldChar w:fldCharType="end"/>
            </w:r>
          </w:hyperlink>
        </w:p>
        <w:p w14:paraId="724703A9" w14:textId="7039E49F" w:rsidR="00C75546" w:rsidRDefault="00331CC2">
          <w:pPr>
            <w:pStyle w:val="TOC3"/>
            <w:tabs>
              <w:tab w:val="left" w:pos="1320"/>
              <w:tab w:val="right" w:leader="dot" w:pos="9890"/>
            </w:tabs>
            <w:rPr>
              <w:rFonts w:asciiTheme="minorHAnsi" w:eastAsiaTheme="minorEastAsia" w:hAnsiTheme="minorHAnsi"/>
              <w:noProof/>
            </w:rPr>
          </w:pPr>
          <w:hyperlink w:anchor="_Toc506390562" w:history="1">
            <w:r w:rsidR="00C75546" w:rsidRPr="00ED5090">
              <w:rPr>
                <w:rStyle w:val="Hyperlink"/>
                <w:noProof/>
              </w:rPr>
              <w:t>3.3.2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_Toc506390562 \h </w:instrText>
            </w:r>
            <w:r w:rsidR="00C75546">
              <w:rPr>
                <w:noProof/>
                <w:webHidden/>
              </w:rPr>
            </w:r>
            <w:r w:rsidR="00C75546">
              <w:rPr>
                <w:noProof/>
                <w:webHidden/>
              </w:rPr>
              <w:fldChar w:fldCharType="separate"/>
            </w:r>
            <w:r w:rsidR="00310218">
              <w:rPr>
                <w:noProof/>
                <w:webHidden/>
              </w:rPr>
              <w:t>46</w:t>
            </w:r>
            <w:r w:rsidR="00C75546">
              <w:rPr>
                <w:noProof/>
                <w:webHidden/>
              </w:rPr>
              <w:fldChar w:fldCharType="end"/>
            </w:r>
          </w:hyperlink>
        </w:p>
        <w:p w14:paraId="29646F2B" w14:textId="643F70D3" w:rsidR="00C75546" w:rsidRDefault="00331CC2">
          <w:pPr>
            <w:pStyle w:val="TOC3"/>
            <w:tabs>
              <w:tab w:val="left" w:pos="1320"/>
              <w:tab w:val="right" w:leader="dot" w:pos="9890"/>
            </w:tabs>
            <w:rPr>
              <w:rFonts w:asciiTheme="minorHAnsi" w:eastAsiaTheme="minorEastAsia" w:hAnsiTheme="minorHAnsi"/>
              <w:noProof/>
            </w:rPr>
          </w:pPr>
          <w:hyperlink w:anchor="_Toc506390563" w:history="1">
            <w:r w:rsidR="00C75546" w:rsidRPr="00ED5090">
              <w:rPr>
                <w:rStyle w:val="Hyperlink"/>
                <w:noProof/>
              </w:rPr>
              <w:t>3.3.3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_Toc506390563 \h </w:instrText>
            </w:r>
            <w:r w:rsidR="00C75546">
              <w:rPr>
                <w:noProof/>
                <w:webHidden/>
              </w:rPr>
            </w:r>
            <w:r w:rsidR="00C75546">
              <w:rPr>
                <w:noProof/>
                <w:webHidden/>
              </w:rPr>
              <w:fldChar w:fldCharType="separate"/>
            </w:r>
            <w:r w:rsidR="00310218">
              <w:rPr>
                <w:noProof/>
                <w:webHidden/>
              </w:rPr>
              <w:t>46</w:t>
            </w:r>
            <w:r w:rsidR="00C75546">
              <w:rPr>
                <w:noProof/>
                <w:webHidden/>
              </w:rPr>
              <w:fldChar w:fldCharType="end"/>
            </w:r>
          </w:hyperlink>
        </w:p>
        <w:p w14:paraId="0D09995E" w14:textId="3339918B" w:rsidR="00C75546" w:rsidRDefault="00331CC2">
          <w:pPr>
            <w:pStyle w:val="TOC3"/>
            <w:tabs>
              <w:tab w:val="left" w:pos="1320"/>
              <w:tab w:val="right" w:leader="dot" w:pos="9890"/>
            </w:tabs>
            <w:rPr>
              <w:rFonts w:asciiTheme="minorHAnsi" w:eastAsiaTheme="minorEastAsia" w:hAnsiTheme="minorHAnsi"/>
              <w:noProof/>
            </w:rPr>
          </w:pPr>
          <w:hyperlink w:anchor="_Toc506390564" w:history="1">
            <w:r w:rsidR="00C75546" w:rsidRPr="00ED5090">
              <w:rPr>
                <w:rStyle w:val="Hyperlink"/>
                <w:noProof/>
              </w:rPr>
              <w:t>3.3.4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_Toc506390564 \h </w:instrText>
            </w:r>
            <w:r w:rsidR="00C75546">
              <w:rPr>
                <w:noProof/>
                <w:webHidden/>
              </w:rPr>
            </w:r>
            <w:r w:rsidR="00C75546">
              <w:rPr>
                <w:noProof/>
                <w:webHidden/>
              </w:rPr>
              <w:fldChar w:fldCharType="separate"/>
            </w:r>
            <w:r w:rsidR="00310218">
              <w:rPr>
                <w:noProof/>
                <w:webHidden/>
              </w:rPr>
              <w:t>46</w:t>
            </w:r>
            <w:r w:rsidR="00C75546">
              <w:rPr>
                <w:noProof/>
                <w:webHidden/>
              </w:rPr>
              <w:fldChar w:fldCharType="end"/>
            </w:r>
          </w:hyperlink>
        </w:p>
        <w:p w14:paraId="444D6F55" w14:textId="5E7DB77F" w:rsidR="00C75546" w:rsidRDefault="00331CC2">
          <w:pPr>
            <w:pStyle w:val="TOC2"/>
            <w:tabs>
              <w:tab w:val="left" w:pos="880"/>
              <w:tab w:val="right" w:leader="dot" w:pos="9890"/>
            </w:tabs>
            <w:rPr>
              <w:rFonts w:asciiTheme="minorHAnsi" w:eastAsiaTheme="minorEastAsia" w:hAnsiTheme="minorHAnsi"/>
              <w:noProof/>
            </w:rPr>
          </w:pPr>
          <w:hyperlink w:anchor="_Toc506390565" w:history="1">
            <w:r w:rsidR="00C75546" w:rsidRPr="00ED5090">
              <w:rPr>
                <w:rStyle w:val="Hyperlink"/>
                <w:noProof/>
              </w:rPr>
              <w:t>3.4</w:t>
            </w:r>
            <w:r w:rsidR="00C75546">
              <w:rPr>
                <w:rFonts w:asciiTheme="minorHAnsi" w:eastAsiaTheme="minorEastAsia" w:hAnsiTheme="minorHAnsi"/>
                <w:noProof/>
              </w:rPr>
              <w:tab/>
            </w:r>
            <w:r w:rsidR="00C75546" w:rsidRPr="00ED5090">
              <w:rPr>
                <w:rStyle w:val="Hyperlink"/>
                <w:noProof/>
              </w:rPr>
              <w:t>Model annotation</w:t>
            </w:r>
            <w:r w:rsidR="00C75546">
              <w:rPr>
                <w:noProof/>
                <w:webHidden/>
              </w:rPr>
              <w:tab/>
            </w:r>
            <w:r w:rsidR="00C75546">
              <w:rPr>
                <w:noProof/>
                <w:webHidden/>
              </w:rPr>
              <w:fldChar w:fldCharType="begin"/>
            </w:r>
            <w:r w:rsidR="00C75546">
              <w:rPr>
                <w:noProof/>
                <w:webHidden/>
              </w:rPr>
              <w:instrText xml:space="preserve"> PAGEREF _Toc506390565 \h </w:instrText>
            </w:r>
            <w:r w:rsidR="00C75546">
              <w:rPr>
                <w:noProof/>
                <w:webHidden/>
              </w:rPr>
            </w:r>
            <w:r w:rsidR="00C75546">
              <w:rPr>
                <w:noProof/>
                <w:webHidden/>
              </w:rPr>
              <w:fldChar w:fldCharType="separate"/>
            </w:r>
            <w:r w:rsidR="00310218">
              <w:rPr>
                <w:noProof/>
                <w:webHidden/>
              </w:rPr>
              <w:t>47</w:t>
            </w:r>
            <w:r w:rsidR="00C75546">
              <w:rPr>
                <w:noProof/>
                <w:webHidden/>
              </w:rPr>
              <w:fldChar w:fldCharType="end"/>
            </w:r>
          </w:hyperlink>
        </w:p>
        <w:p w14:paraId="69B4F4F4" w14:textId="3EDF47BF" w:rsidR="00C75546" w:rsidRDefault="00331CC2">
          <w:pPr>
            <w:pStyle w:val="TOC3"/>
            <w:tabs>
              <w:tab w:val="left" w:pos="1320"/>
              <w:tab w:val="right" w:leader="dot" w:pos="9890"/>
            </w:tabs>
            <w:rPr>
              <w:rFonts w:asciiTheme="minorHAnsi" w:eastAsiaTheme="minorEastAsia" w:hAnsiTheme="minorHAnsi"/>
              <w:noProof/>
            </w:rPr>
          </w:pPr>
          <w:hyperlink w:anchor="_Toc506390566" w:history="1">
            <w:r w:rsidR="00C75546" w:rsidRPr="00ED5090">
              <w:rPr>
                <w:rStyle w:val="Hyperlink"/>
                <w:noProof/>
              </w:rPr>
              <w:t>3.4.1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_Toc506390566 \h </w:instrText>
            </w:r>
            <w:r w:rsidR="00C75546">
              <w:rPr>
                <w:noProof/>
                <w:webHidden/>
              </w:rPr>
            </w:r>
            <w:r w:rsidR="00C75546">
              <w:rPr>
                <w:noProof/>
                <w:webHidden/>
              </w:rPr>
              <w:fldChar w:fldCharType="separate"/>
            </w:r>
            <w:r w:rsidR="00310218">
              <w:rPr>
                <w:noProof/>
                <w:webHidden/>
              </w:rPr>
              <w:t>47</w:t>
            </w:r>
            <w:r w:rsidR="00C75546">
              <w:rPr>
                <w:noProof/>
                <w:webHidden/>
              </w:rPr>
              <w:fldChar w:fldCharType="end"/>
            </w:r>
          </w:hyperlink>
        </w:p>
        <w:p w14:paraId="5E26361D" w14:textId="4DCDC2A4" w:rsidR="00C75546" w:rsidRDefault="00331CC2">
          <w:pPr>
            <w:pStyle w:val="TOC3"/>
            <w:tabs>
              <w:tab w:val="left" w:pos="1320"/>
              <w:tab w:val="right" w:leader="dot" w:pos="9890"/>
            </w:tabs>
            <w:rPr>
              <w:rFonts w:asciiTheme="minorHAnsi" w:eastAsiaTheme="minorEastAsia" w:hAnsiTheme="minorHAnsi"/>
              <w:noProof/>
            </w:rPr>
          </w:pPr>
          <w:hyperlink w:anchor="_Toc506390567" w:history="1">
            <w:r w:rsidR="00C75546" w:rsidRPr="00ED5090">
              <w:rPr>
                <w:rStyle w:val="Hyperlink"/>
                <w:noProof/>
              </w:rPr>
              <w:t>3.4.2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_Toc506390567 \h </w:instrText>
            </w:r>
            <w:r w:rsidR="00C75546">
              <w:rPr>
                <w:noProof/>
                <w:webHidden/>
              </w:rPr>
            </w:r>
            <w:r w:rsidR="00C75546">
              <w:rPr>
                <w:noProof/>
                <w:webHidden/>
              </w:rPr>
              <w:fldChar w:fldCharType="separate"/>
            </w:r>
            <w:r w:rsidR="00310218">
              <w:rPr>
                <w:noProof/>
                <w:webHidden/>
              </w:rPr>
              <w:t>47</w:t>
            </w:r>
            <w:r w:rsidR="00C75546">
              <w:rPr>
                <w:noProof/>
                <w:webHidden/>
              </w:rPr>
              <w:fldChar w:fldCharType="end"/>
            </w:r>
          </w:hyperlink>
        </w:p>
        <w:p w14:paraId="7AF6F1F0" w14:textId="41ED0E14" w:rsidR="00C75546" w:rsidRDefault="00331CC2">
          <w:pPr>
            <w:pStyle w:val="TOC3"/>
            <w:tabs>
              <w:tab w:val="left" w:pos="1320"/>
              <w:tab w:val="right" w:leader="dot" w:pos="9890"/>
            </w:tabs>
            <w:rPr>
              <w:rFonts w:asciiTheme="minorHAnsi" w:eastAsiaTheme="minorEastAsia" w:hAnsiTheme="minorHAnsi"/>
              <w:noProof/>
            </w:rPr>
          </w:pPr>
          <w:hyperlink w:anchor="_Toc506390568" w:history="1">
            <w:r w:rsidR="00C75546" w:rsidRPr="00ED5090">
              <w:rPr>
                <w:rStyle w:val="Hyperlink"/>
                <w:noProof/>
              </w:rPr>
              <w:t>3.4.3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_Toc506390568 \h </w:instrText>
            </w:r>
            <w:r w:rsidR="00C75546">
              <w:rPr>
                <w:noProof/>
                <w:webHidden/>
              </w:rPr>
            </w:r>
            <w:r w:rsidR="00C75546">
              <w:rPr>
                <w:noProof/>
                <w:webHidden/>
              </w:rPr>
              <w:fldChar w:fldCharType="separate"/>
            </w:r>
            <w:r w:rsidR="00310218">
              <w:rPr>
                <w:noProof/>
                <w:webHidden/>
              </w:rPr>
              <w:t>47</w:t>
            </w:r>
            <w:r w:rsidR="00C75546">
              <w:rPr>
                <w:noProof/>
                <w:webHidden/>
              </w:rPr>
              <w:fldChar w:fldCharType="end"/>
            </w:r>
          </w:hyperlink>
        </w:p>
        <w:p w14:paraId="6EAC8A9B" w14:textId="02F1AB50" w:rsidR="00C75546" w:rsidRDefault="00331CC2">
          <w:pPr>
            <w:pStyle w:val="TOC3"/>
            <w:tabs>
              <w:tab w:val="left" w:pos="1320"/>
              <w:tab w:val="right" w:leader="dot" w:pos="9890"/>
            </w:tabs>
            <w:rPr>
              <w:rFonts w:asciiTheme="minorHAnsi" w:eastAsiaTheme="minorEastAsia" w:hAnsiTheme="minorHAnsi"/>
              <w:noProof/>
            </w:rPr>
          </w:pPr>
          <w:hyperlink w:anchor="_Toc506390569" w:history="1">
            <w:r w:rsidR="00C75546" w:rsidRPr="00ED5090">
              <w:rPr>
                <w:rStyle w:val="Hyperlink"/>
                <w:noProof/>
              </w:rPr>
              <w:t>3.4.4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_Toc506390569 \h </w:instrText>
            </w:r>
            <w:r w:rsidR="00C75546">
              <w:rPr>
                <w:noProof/>
                <w:webHidden/>
              </w:rPr>
            </w:r>
            <w:r w:rsidR="00C75546">
              <w:rPr>
                <w:noProof/>
                <w:webHidden/>
              </w:rPr>
              <w:fldChar w:fldCharType="separate"/>
            </w:r>
            <w:r w:rsidR="00310218">
              <w:rPr>
                <w:noProof/>
                <w:webHidden/>
              </w:rPr>
              <w:t>47</w:t>
            </w:r>
            <w:r w:rsidR="00C75546">
              <w:rPr>
                <w:noProof/>
                <w:webHidden/>
              </w:rPr>
              <w:fldChar w:fldCharType="end"/>
            </w:r>
          </w:hyperlink>
        </w:p>
        <w:p w14:paraId="6C4E576A" w14:textId="6B71873D" w:rsidR="00C75546" w:rsidRDefault="00331CC2">
          <w:pPr>
            <w:pStyle w:val="TOC2"/>
            <w:tabs>
              <w:tab w:val="left" w:pos="880"/>
              <w:tab w:val="right" w:leader="dot" w:pos="9890"/>
            </w:tabs>
            <w:rPr>
              <w:rFonts w:asciiTheme="minorHAnsi" w:eastAsiaTheme="minorEastAsia" w:hAnsiTheme="minorHAnsi"/>
              <w:noProof/>
            </w:rPr>
          </w:pPr>
          <w:hyperlink w:anchor="_Toc506390570" w:history="1">
            <w:r w:rsidR="00C75546" w:rsidRPr="00ED5090">
              <w:rPr>
                <w:rStyle w:val="Hyperlink"/>
                <w:noProof/>
              </w:rPr>
              <w:t>3.5</w:t>
            </w:r>
            <w:r w:rsidR="00C75546">
              <w:rPr>
                <w:rFonts w:asciiTheme="minorHAnsi" w:eastAsiaTheme="minorEastAsia" w:hAnsiTheme="minorHAnsi"/>
                <w:noProof/>
              </w:rPr>
              <w:tab/>
            </w:r>
            <w:r w:rsidR="00C75546" w:rsidRPr="00ED5090">
              <w:rPr>
                <w:rStyle w:val="Hyperlink"/>
                <w:noProof/>
              </w:rPr>
              <w:t>Gene expression data visualization (a special case of model annotation)</w:t>
            </w:r>
            <w:r w:rsidR="00C75546">
              <w:rPr>
                <w:noProof/>
                <w:webHidden/>
              </w:rPr>
              <w:tab/>
            </w:r>
            <w:r w:rsidR="00C75546">
              <w:rPr>
                <w:noProof/>
                <w:webHidden/>
              </w:rPr>
              <w:fldChar w:fldCharType="begin"/>
            </w:r>
            <w:r w:rsidR="00C75546">
              <w:rPr>
                <w:noProof/>
                <w:webHidden/>
              </w:rPr>
              <w:instrText xml:space="preserve"> PAGEREF _Toc506390570 \h </w:instrText>
            </w:r>
            <w:r w:rsidR="00C75546">
              <w:rPr>
                <w:noProof/>
                <w:webHidden/>
              </w:rPr>
            </w:r>
            <w:r w:rsidR="00C75546">
              <w:rPr>
                <w:noProof/>
                <w:webHidden/>
              </w:rPr>
              <w:fldChar w:fldCharType="separate"/>
            </w:r>
            <w:r w:rsidR="00310218">
              <w:rPr>
                <w:noProof/>
                <w:webHidden/>
              </w:rPr>
              <w:t>49</w:t>
            </w:r>
            <w:r w:rsidR="00C75546">
              <w:rPr>
                <w:noProof/>
                <w:webHidden/>
              </w:rPr>
              <w:fldChar w:fldCharType="end"/>
            </w:r>
          </w:hyperlink>
        </w:p>
        <w:p w14:paraId="147C6822" w14:textId="1EC4B5B2" w:rsidR="00C75546" w:rsidRDefault="00331CC2">
          <w:pPr>
            <w:pStyle w:val="TOC3"/>
            <w:tabs>
              <w:tab w:val="left" w:pos="1320"/>
              <w:tab w:val="right" w:leader="dot" w:pos="9890"/>
            </w:tabs>
            <w:rPr>
              <w:rFonts w:asciiTheme="minorHAnsi" w:eastAsiaTheme="minorEastAsia" w:hAnsiTheme="minorHAnsi"/>
              <w:noProof/>
            </w:rPr>
          </w:pPr>
          <w:hyperlink w:anchor="_Toc506390571" w:history="1">
            <w:r w:rsidR="00C75546" w:rsidRPr="00ED5090">
              <w:rPr>
                <w:rStyle w:val="Hyperlink"/>
                <w:noProof/>
              </w:rPr>
              <w:t>3.5.1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_Toc506390571 \h </w:instrText>
            </w:r>
            <w:r w:rsidR="00C75546">
              <w:rPr>
                <w:noProof/>
                <w:webHidden/>
              </w:rPr>
            </w:r>
            <w:r w:rsidR="00C75546">
              <w:rPr>
                <w:noProof/>
                <w:webHidden/>
              </w:rPr>
              <w:fldChar w:fldCharType="separate"/>
            </w:r>
            <w:r w:rsidR="00310218">
              <w:rPr>
                <w:noProof/>
                <w:webHidden/>
              </w:rPr>
              <w:t>49</w:t>
            </w:r>
            <w:r w:rsidR="00C75546">
              <w:rPr>
                <w:noProof/>
                <w:webHidden/>
              </w:rPr>
              <w:fldChar w:fldCharType="end"/>
            </w:r>
          </w:hyperlink>
        </w:p>
        <w:p w14:paraId="03B3A61D" w14:textId="406514B6" w:rsidR="00C75546" w:rsidRDefault="00331CC2">
          <w:pPr>
            <w:pStyle w:val="TOC3"/>
            <w:tabs>
              <w:tab w:val="left" w:pos="1320"/>
              <w:tab w:val="right" w:leader="dot" w:pos="9890"/>
            </w:tabs>
            <w:rPr>
              <w:rFonts w:asciiTheme="minorHAnsi" w:eastAsiaTheme="minorEastAsia" w:hAnsiTheme="minorHAnsi"/>
              <w:noProof/>
            </w:rPr>
          </w:pPr>
          <w:hyperlink w:anchor="_Toc506390572" w:history="1">
            <w:r w:rsidR="00C75546" w:rsidRPr="00ED5090">
              <w:rPr>
                <w:rStyle w:val="Hyperlink"/>
                <w:noProof/>
              </w:rPr>
              <w:t>3.5.2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_Toc506390572 \h </w:instrText>
            </w:r>
            <w:r w:rsidR="00C75546">
              <w:rPr>
                <w:noProof/>
                <w:webHidden/>
              </w:rPr>
            </w:r>
            <w:r w:rsidR="00C75546">
              <w:rPr>
                <w:noProof/>
                <w:webHidden/>
              </w:rPr>
              <w:fldChar w:fldCharType="separate"/>
            </w:r>
            <w:r w:rsidR="00310218">
              <w:rPr>
                <w:noProof/>
                <w:webHidden/>
              </w:rPr>
              <w:t>49</w:t>
            </w:r>
            <w:r w:rsidR="00C75546">
              <w:rPr>
                <w:noProof/>
                <w:webHidden/>
              </w:rPr>
              <w:fldChar w:fldCharType="end"/>
            </w:r>
          </w:hyperlink>
        </w:p>
        <w:p w14:paraId="1DF85E22" w14:textId="09B5F1B6" w:rsidR="00C75546" w:rsidRDefault="00331CC2">
          <w:pPr>
            <w:pStyle w:val="TOC3"/>
            <w:tabs>
              <w:tab w:val="left" w:pos="1320"/>
              <w:tab w:val="right" w:leader="dot" w:pos="9890"/>
            </w:tabs>
            <w:rPr>
              <w:rFonts w:asciiTheme="minorHAnsi" w:eastAsiaTheme="minorEastAsia" w:hAnsiTheme="minorHAnsi"/>
              <w:noProof/>
            </w:rPr>
          </w:pPr>
          <w:hyperlink w:anchor="_Toc506390573" w:history="1">
            <w:r w:rsidR="00C75546" w:rsidRPr="00ED5090">
              <w:rPr>
                <w:rStyle w:val="Hyperlink"/>
                <w:noProof/>
              </w:rPr>
              <w:t>3.5.3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_Toc506390573 \h </w:instrText>
            </w:r>
            <w:r w:rsidR="00C75546">
              <w:rPr>
                <w:noProof/>
                <w:webHidden/>
              </w:rPr>
            </w:r>
            <w:r w:rsidR="00C75546">
              <w:rPr>
                <w:noProof/>
                <w:webHidden/>
              </w:rPr>
              <w:fldChar w:fldCharType="separate"/>
            </w:r>
            <w:r w:rsidR="00310218">
              <w:rPr>
                <w:noProof/>
                <w:webHidden/>
              </w:rPr>
              <w:t>50</w:t>
            </w:r>
            <w:r w:rsidR="00C75546">
              <w:rPr>
                <w:noProof/>
                <w:webHidden/>
              </w:rPr>
              <w:fldChar w:fldCharType="end"/>
            </w:r>
          </w:hyperlink>
        </w:p>
        <w:p w14:paraId="5C400FA6" w14:textId="2B9F78CA" w:rsidR="00C75546" w:rsidRDefault="00331CC2">
          <w:pPr>
            <w:pStyle w:val="TOC3"/>
            <w:tabs>
              <w:tab w:val="left" w:pos="1320"/>
              <w:tab w:val="right" w:leader="dot" w:pos="9890"/>
            </w:tabs>
            <w:rPr>
              <w:rFonts w:asciiTheme="minorHAnsi" w:eastAsiaTheme="minorEastAsia" w:hAnsiTheme="minorHAnsi"/>
              <w:noProof/>
            </w:rPr>
          </w:pPr>
          <w:hyperlink w:anchor="_Toc506390574" w:history="1">
            <w:r w:rsidR="00C75546" w:rsidRPr="00ED5090">
              <w:rPr>
                <w:rStyle w:val="Hyperlink"/>
                <w:noProof/>
              </w:rPr>
              <w:t>3.5.4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_Toc506390574 \h </w:instrText>
            </w:r>
            <w:r w:rsidR="00C75546">
              <w:rPr>
                <w:noProof/>
                <w:webHidden/>
              </w:rPr>
            </w:r>
            <w:r w:rsidR="00C75546">
              <w:rPr>
                <w:noProof/>
                <w:webHidden/>
              </w:rPr>
              <w:fldChar w:fldCharType="separate"/>
            </w:r>
            <w:r w:rsidR="00310218">
              <w:rPr>
                <w:noProof/>
                <w:webHidden/>
              </w:rPr>
              <w:t>50</w:t>
            </w:r>
            <w:r w:rsidR="00C75546">
              <w:rPr>
                <w:noProof/>
                <w:webHidden/>
              </w:rPr>
              <w:fldChar w:fldCharType="end"/>
            </w:r>
          </w:hyperlink>
        </w:p>
        <w:p w14:paraId="20A53038" w14:textId="5EFB22EF" w:rsidR="00C75546" w:rsidRDefault="00331CC2">
          <w:pPr>
            <w:pStyle w:val="TOC2"/>
            <w:tabs>
              <w:tab w:val="left" w:pos="880"/>
              <w:tab w:val="right" w:leader="dot" w:pos="9890"/>
            </w:tabs>
            <w:rPr>
              <w:rFonts w:asciiTheme="minorHAnsi" w:eastAsiaTheme="minorEastAsia" w:hAnsiTheme="minorHAnsi"/>
              <w:noProof/>
            </w:rPr>
          </w:pPr>
          <w:hyperlink w:anchor="_Toc506390575" w:history="1">
            <w:r w:rsidR="00C75546" w:rsidRPr="00ED5090">
              <w:rPr>
                <w:rStyle w:val="Hyperlink"/>
                <w:noProof/>
              </w:rPr>
              <w:t>3.6</w:t>
            </w:r>
            <w:r w:rsidR="00C75546">
              <w:rPr>
                <w:rFonts w:asciiTheme="minorHAnsi" w:eastAsiaTheme="minorEastAsia" w:hAnsiTheme="minorHAnsi"/>
                <w:noProof/>
              </w:rPr>
              <w:tab/>
            </w:r>
            <w:r w:rsidR="00C75546" w:rsidRPr="00ED5090">
              <w:rPr>
                <w:rStyle w:val="Hyperlink"/>
                <w:noProof/>
              </w:rPr>
              <w:t>Comparing 2 models</w:t>
            </w:r>
            <w:r w:rsidR="00C75546">
              <w:rPr>
                <w:noProof/>
                <w:webHidden/>
              </w:rPr>
              <w:tab/>
            </w:r>
            <w:r w:rsidR="00C75546">
              <w:rPr>
                <w:noProof/>
                <w:webHidden/>
              </w:rPr>
              <w:fldChar w:fldCharType="begin"/>
            </w:r>
            <w:r w:rsidR="00C75546">
              <w:rPr>
                <w:noProof/>
                <w:webHidden/>
              </w:rPr>
              <w:instrText xml:space="preserve"> PAGEREF _Toc506390575 \h </w:instrText>
            </w:r>
            <w:r w:rsidR="00C75546">
              <w:rPr>
                <w:noProof/>
                <w:webHidden/>
              </w:rPr>
            </w:r>
            <w:r w:rsidR="00C75546">
              <w:rPr>
                <w:noProof/>
                <w:webHidden/>
              </w:rPr>
              <w:fldChar w:fldCharType="separate"/>
            </w:r>
            <w:r w:rsidR="00310218">
              <w:rPr>
                <w:noProof/>
                <w:webHidden/>
              </w:rPr>
              <w:t>51</w:t>
            </w:r>
            <w:r w:rsidR="00C75546">
              <w:rPr>
                <w:noProof/>
                <w:webHidden/>
              </w:rPr>
              <w:fldChar w:fldCharType="end"/>
            </w:r>
          </w:hyperlink>
        </w:p>
        <w:p w14:paraId="7C3790CF" w14:textId="0E171261" w:rsidR="00C75546" w:rsidRDefault="00331CC2">
          <w:pPr>
            <w:pStyle w:val="TOC3"/>
            <w:tabs>
              <w:tab w:val="left" w:pos="1320"/>
              <w:tab w:val="right" w:leader="dot" w:pos="9890"/>
            </w:tabs>
            <w:rPr>
              <w:rFonts w:asciiTheme="minorHAnsi" w:eastAsiaTheme="minorEastAsia" w:hAnsiTheme="minorHAnsi"/>
              <w:noProof/>
            </w:rPr>
          </w:pPr>
          <w:hyperlink w:anchor="_Toc506390576" w:history="1">
            <w:r w:rsidR="00C75546" w:rsidRPr="00ED5090">
              <w:rPr>
                <w:rStyle w:val="Hyperlink"/>
                <w:noProof/>
              </w:rPr>
              <w:t>3.6.1</w:t>
            </w:r>
            <w:r w:rsidR="00C75546">
              <w:rPr>
                <w:rFonts w:asciiTheme="minorHAnsi" w:eastAsiaTheme="minorEastAsia" w:hAnsiTheme="minorHAnsi"/>
                <w:noProof/>
              </w:rPr>
              <w:tab/>
            </w:r>
            <w:r w:rsidR="00C75546" w:rsidRPr="00ED5090">
              <w:rPr>
                <w:rStyle w:val="Hyperlink"/>
                <w:noProof/>
              </w:rPr>
              <w:t>Purpose</w:t>
            </w:r>
            <w:r w:rsidR="00C75546">
              <w:rPr>
                <w:noProof/>
                <w:webHidden/>
              </w:rPr>
              <w:tab/>
            </w:r>
            <w:r w:rsidR="00C75546">
              <w:rPr>
                <w:noProof/>
                <w:webHidden/>
              </w:rPr>
              <w:fldChar w:fldCharType="begin"/>
            </w:r>
            <w:r w:rsidR="00C75546">
              <w:rPr>
                <w:noProof/>
                <w:webHidden/>
              </w:rPr>
              <w:instrText xml:space="preserve"> PAGEREF _Toc506390576 \h </w:instrText>
            </w:r>
            <w:r w:rsidR="00C75546">
              <w:rPr>
                <w:noProof/>
                <w:webHidden/>
              </w:rPr>
            </w:r>
            <w:r w:rsidR="00C75546">
              <w:rPr>
                <w:noProof/>
                <w:webHidden/>
              </w:rPr>
              <w:fldChar w:fldCharType="separate"/>
            </w:r>
            <w:r w:rsidR="00310218">
              <w:rPr>
                <w:noProof/>
                <w:webHidden/>
              </w:rPr>
              <w:t>51</w:t>
            </w:r>
            <w:r w:rsidR="00C75546">
              <w:rPr>
                <w:noProof/>
                <w:webHidden/>
              </w:rPr>
              <w:fldChar w:fldCharType="end"/>
            </w:r>
          </w:hyperlink>
        </w:p>
        <w:p w14:paraId="7ABB4570" w14:textId="08364B4F" w:rsidR="00C75546" w:rsidRDefault="00331CC2">
          <w:pPr>
            <w:pStyle w:val="TOC3"/>
            <w:tabs>
              <w:tab w:val="left" w:pos="1320"/>
              <w:tab w:val="right" w:leader="dot" w:pos="9890"/>
            </w:tabs>
            <w:rPr>
              <w:rFonts w:asciiTheme="minorHAnsi" w:eastAsiaTheme="minorEastAsia" w:hAnsiTheme="minorHAnsi"/>
              <w:noProof/>
            </w:rPr>
          </w:pPr>
          <w:hyperlink w:anchor="_Toc506390577" w:history="1">
            <w:r w:rsidR="00C75546" w:rsidRPr="00ED5090">
              <w:rPr>
                <w:rStyle w:val="Hyperlink"/>
                <w:noProof/>
              </w:rPr>
              <w:t>3.6.2</w:t>
            </w:r>
            <w:r w:rsidR="00C75546">
              <w:rPr>
                <w:rFonts w:asciiTheme="minorHAnsi" w:eastAsiaTheme="minorEastAsia" w:hAnsiTheme="minorHAnsi"/>
                <w:noProof/>
              </w:rPr>
              <w:tab/>
            </w:r>
            <w:r w:rsidR="00C75546" w:rsidRPr="00ED5090">
              <w:rPr>
                <w:rStyle w:val="Hyperlink"/>
                <w:noProof/>
              </w:rPr>
              <w:t>Input</w:t>
            </w:r>
            <w:r w:rsidR="00C75546">
              <w:rPr>
                <w:noProof/>
                <w:webHidden/>
              </w:rPr>
              <w:tab/>
            </w:r>
            <w:r w:rsidR="00C75546">
              <w:rPr>
                <w:noProof/>
                <w:webHidden/>
              </w:rPr>
              <w:fldChar w:fldCharType="begin"/>
            </w:r>
            <w:r w:rsidR="00C75546">
              <w:rPr>
                <w:noProof/>
                <w:webHidden/>
              </w:rPr>
              <w:instrText xml:space="preserve"> PAGEREF _Toc506390577 \h </w:instrText>
            </w:r>
            <w:r w:rsidR="00C75546">
              <w:rPr>
                <w:noProof/>
                <w:webHidden/>
              </w:rPr>
            </w:r>
            <w:r w:rsidR="00C75546">
              <w:rPr>
                <w:noProof/>
                <w:webHidden/>
              </w:rPr>
              <w:fldChar w:fldCharType="separate"/>
            </w:r>
            <w:r w:rsidR="00310218">
              <w:rPr>
                <w:noProof/>
                <w:webHidden/>
              </w:rPr>
              <w:t>51</w:t>
            </w:r>
            <w:r w:rsidR="00C75546">
              <w:rPr>
                <w:noProof/>
                <w:webHidden/>
              </w:rPr>
              <w:fldChar w:fldCharType="end"/>
            </w:r>
          </w:hyperlink>
        </w:p>
        <w:p w14:paraId="7D63DDC8" w14:textId="12C4A8AE" w:rsidR="00C75546" w:rsidRDefault="00331CC2">
          <w:pPr>
            <w:pStyle w:val="TOC3"/>
            <w:tabs>
              <w:tab w:val="left" w:pos="1320"/>
              <w:tab w:val="right" w:leader="dot" w:pos="9890"/>
            </w:tabs>
            <w:rPr>
              <w:rFonts w:asciiTheme="minorHAnsi" w:eastAsiaTheme="minorEastAsia" w:hAnsiTheme="minorHAnsi"/>
              <w:noProof/>
            </w:rPr>
          </w:pPr>
          <w:hyperlink w:anchor="_Toc506390578" w:history="1">
            <w:r w:rsidR="00C75546" w:rsidRPr="00ED5090">
              <w:rPr>
                <w:rStyle w:val="Hyperlink"/>
                <w:noProof/>
              </w:rPr>
              <w:t>3.6.3</w:t>
            </w:r>
            <w:r w:rsidR="00C75546">
              <w:rPr>
                <w:rFonts w:asciiTheme="minorHAnsi" w:eastAsiaTheme="minorEastAsia" w:hAnsiTheme="minorHAnsi"/>
                <w:noProof/>
              </w:rPr>
              <w:tab/>
            </w:r>
            <w:r w:rsidR="00C75546" w:rsidRPr="00ED5090">
              <w:rPr>
                <w:rStyle w:val="Hyperlink"/>
                <w:noProof/>
              </w:rPr>
              <w:t>Output</w:t>
            </w:r>
            <w:r w:rsidR="00C75546">
              <w:rPr>
                <w:noProof/>
                <w:webHidden/>
              </w:rPr>
              <w:tab/>
            </w:r>
            <w:r w:rsidR="00C75546">
              <w:rPr>
                <w:noProof/>
                <w:webHidden/>
              </w:rPr>
              <w:fldChar w:fldCharType="begin"/>
            </w:r>
            <w:r w:rsidR="00C75546">
              <w:rPr>
                <w:noProof/>
                <w:webHidden/>
              </w:rPr>
              <w:instrText xml:space="preserve"> PAGEREF _Toc506390578 \h </w:instrText>
            </w:r>
            <w:r w:rsidR="00C75546">
              <w:rPr>
                <w:noProof/>
                <w:webHidden/>
              </w:rPr>
            </w:r>
            <w:r w:rsidR="00C75546">
              <w:rPr>
                <w:noProof/>
                <w:webHidden/>
              </w:rPr>
              <w:fldChar w:fldCharType="separate"/>
            </w:r>
            <w:r w:rsidR="00310218">
              <w:rPr>
                <w:noProof/>
                <w:webHidden/>
              </w:rPr>
              <w:t>51</w:t>
            </w:r>
            <w:r w:rsidR="00C75546">
              <w:rPr>
                <w:noProof/>
                <w:webHidden/>
              </w:rPr>
              <w:fldChar w:fldCharType="end"/>
            </w:r>
          </w:hyperlink>
        </w:p>
        <w:p w14:paraId="7B404AD9" w14:textId="7FE2B2A8" w:rsidR="00C75546" w:rsidRDefault="00331CC2">
          <w:pPr>
            <w:pStyle w:val="TOC3"/>
            <w:tabs>
              <w:tab w:val="left" w:pos="1320"/>
              <w:tab w:val="right" w:leader="dot" w:pos="9890"/>
            </w:tabs>
            <w:rPr>
              <w:rFonts w:asciiTheme="minorHAnsi" w:eastAsiaTheme="minorEastAsia" w:hAnsiTheme="minorHAnsi"/>
              <w:noProof/>
            </w:rPr>
          </w:pPr>
          <w:hyperlink w:anchor="_Toc506390579" w:history="1">
            <w:r w:rsidR="00C75546" w:rsidRPr="00ED5090">
              <w:rPr>
                <w:rStyle w:val="Hyperlink"/>
                <w:noProof/>
              </w:rPr>
              <w:t>3.6.4</w:t>
            </w:r>
            <w:r w:rsidR="00C75546">
              <w:rPr>
                <w:rFonts w:asciiTheme="minorHAnsi" w:eastAsiaTheme="minorEastAsia" w:hAnsiTheme="minorHAnsi"/>
                <w:noProof/>
              </w:rPr>
              <w:tab/>
            </w:r>
            <w:r w:rsidR="00C75546" w:rsidRPr="00ED5090">
              <w:rPr>
                <w:rStyle w:val="Hyperlink"/>
                <w:noProof/>
              </w:rPr>
              <w:t>Running</w:t>
            </w:r>
            <w:r w:rsidR="00C75546">
              <w:rPr>
                <w:noProof/>
                <w:webHidden/>
              </w:rPr>
              <w:tab/>
            </w:r>
            <w:r w:rsidR="00C75546">
              <w:rPr>
                <w:noProof/>
                <w:webHidden/>
              </w:rPr>
              <w:fldChar w:fldCharType="begin"/>
            </w:r>
            <w:r w:rsidR="00C75546">
              <w:rPr>
                <w:noProof/>
                <w:webHidden/>
              </w:rPr>
              <w:instrText xml:space="preserve"> PAGEREF _Toc506390579 \h </w:instrText>
            </w:r>
            <w:r w:rsidR="00C75546">
              <w:rPr>
                <w:noProof/>
                <w:webHidden/>
              </w:rPr>
            </w:r>
            <w:r w:rsidR="00C75546">
              <w:rPr>
                <w:noProof/>
                <w:webHidden/>
              </w:rPr>
              <w:fldChar w:fldCharType="separate"/>
            </w:r>
            <w:r w:rsidR="00310218">
              <w:rPr>
                <w:noProof/>
                <w:webHidden/>
              </w:rPr>
              <w:t>51</w:t>
            </w:r>
            <w:r w:rsidR="00C75546">
              <w:rPr>
                <w:noProof/>
                <w:webHidden/>
              </w:rPr>
              <w:fldChar w:fldCharType="end"/>
            </w:r>
          </w:hyperlink>
        </w:p>
        <w:p w14:paraId="7884ADF3" w14:textId="1DC9BF63" w:rsidR="009369A0" w:rsidRPr="009369A0" w:rsidRDefault="00C75546" w:rsidP="009369A0">
          <w:pPr>
            <w:rPr>
              <w:rFonts w:ascii="Times New Roman" w:hAnsi="Times New Roman" w:cs="Times New Roman"/>
              <w:b/>
              <w:bCs/>
              <w:noProof/>
              <w:sz w:val="24"/>
              <w:szCs w:val="24"/>
            </w:rPr>
          </w:pPr>
          <w:r>
            <w:rPr>
              <w:rFonts w:ascii="Times New Roman" w:hAnsi="Times New Roman" w:cs="Times New Roman"/>
              <w:b/>
              <w:bCs/>
              <w:noProof/>
              <w:sz w:val="24"/>
              <w:szCs w:val="24"/>
            </w:rPr>
            <w:fldChar w:fldCharType="end"/>
          </w:r>
        </w:p>
      </w:sdtContent>
    </w:sdt>
    <w:p w14:paraId="0B77BE66" w14:textId="77777777" w:rsidR="006321D4" w:rsidRDefault="006321D4" w:rsidP="006321D4">
      <w:pPr>
        <w:jc w:val="center"/>
        <w:rPr>
          <w:rFonts w:ascii="Times New Roman" w:hAnsi="Times New Roman" w:cs="Times New Roman"/>
          <w:b/>
          <w:sz w:val="24"/>
          <w:szCs w:val="24"/>
        </w:rPr>
      </w:pPr>
    </w:p>
    <w:p w14:paraId="3975C588" w14:textId="77777777" w:rsidR="00FB100D" w:rsidRDefault="00817E9E" w:rsidP="00725825">
      <w:pPr>
        <w:jc w:val="center"/>
        <w:rPr>
          <w:rFonts w:ascii="Times New Roman" w:hAnsi="Times New Roman" w:cs="Times New Roman"/>
          <w:b/>
          <w:sz w:val="24"/>
          <w:szCs w:val="24"/>
        </w:rPr>
      </w:pPr>
      <w:r>
        <w:rPr>
          <w:rFonts w:ascii="Times New Roman" w:hAnsi="Times New Roman" w:cs="Times New Roman"/>
          <w:b/>
          <w:sz w:val="24"/>
          <w:szCs w:val="24"/>
        </w:rPr>
        <w:lastRenderedPageBreak/>
        <w:t>Table</w:t>
      </w:r>
      <w:r w:rsidR="006321D4">
        <w:rPr>
          <w:rFonts w:ascii="Times New Roman" w:hAnsi="Times New Roman" w:cs="Times New Roman"/>
          <w:b/>
          <w:sz w:val="24"/>
          <w:szCs w:val="24"/>
        </w:rPr>
        <w:t xml:space="preserve"> of Figures</w:t>
      </w:r>
    </w:p>
    <w:p w14:paraId="640E9770" w14:textId="7DE5C5A7" w:rsidR="008B139E" w:rsidRDefault="008B139E">
      <w:pPr>
        <w:pStyle w:val="TableofFigures"/>
        <w:tabs>
          <w:tab w:val="right" w:leader="dot" w:pos="9890"/>
        </w:tabs>
        <w:rPr>
          <w:rFonts w:asciiTheme="minorHAnsi" w:eastAsiaTheme="minorEastAsia" w:hAnsiTheme="minorHAnsi"/>
          <w:noProof/>
          <w:sz w:val="22"/>
        </w:rPr>
      </w:pPr>
      <w:r>
        <w:fldChar w:fldCharType="begin"/>
      </w:r>
      <w:r>
        <w:instrText xml:space="preserve"> TOC \h \z \t "Figures" \c </w:instrText>
      </w:r>
      <w:r>
        <w:fldChar w:fldCharType="separate"/>
      </w:r>
      <w:hyperlink w:anchor="_Toc506389389" w:history="1">
        <w:r w:rsidRPr="00CD5A81">
          <w:rPr>
            <w:rStyle w:val="Hyperlink"/>
            <w:noProof/>
          </w:rPr>
          <w:t>Figure 1: Create an index for a reference genome</w:t>
        </w:r>
        <w:r>
          <w:rPr>
            <w:noProof/>
            <w:webHidden/>
          </w:rPr>
          <w:tab/>
        </w:r>
        <w:r>
          <w:rPr>
            <w:noProof/>
            <w:webHidden/>
          </w:rPr>
          <w:fldChar w:fldCharType="begin"/>
        </w:r>
        <w:r>
          <w:rPr>
            <w:noProof/>
            <w:webHidden/>
          </w:rPr>
          <w:instrText xml:space="preserve"> PAGEREF _Toc506389389 \h </w:instrText>
        </w:r>
        <w:r>
          <w:rPr>
            <w:noProof/>
            <w:webHidden/>
          </w:rPr>
        </w:r>
        <w:r>
          <w:rPr>
            <w:noProof/>
            <w:webHidden/>
          </w:rPr>
          <w:fldChar w:fldCharType="separate"/>
        </w:r>
        <w:r w:rsidR="00310218">
          <w:rPr>
            <w:noProof/>
            <w:webHidden/>
          </w:rPr>
          <w:t>7</w:t>
        </w:r>
        <w:r>
          <w:rPr>
            <w:noProof/>
            <w:webHidden/>
          </w:rPr>
          <w:fldChar w:fldCharType="end"/>
        </w:r>
      </w:hyperlink>
    </w:p>
    <w:p w14:paraId="1ED48386" w14:textId="11CCAE01" w:rsidR="008B139E" w:rsidRDefault="00331CC2">
      <w:pPr>
        <w:pStyle w:val="TableofFigures"/>
        <w:tabs>
          <w:tab w:val="right" w:leader="dot" w:pos="9890"/>
        </w:tabs>
        <w:rPr>
          <w:rFonts w:asciiTheme="minorHAnsi" w:eastAsiaTheme="minorEastAsia" w:hAnsiTheme="minorHAnsi"/>
          <w:noProof/>
          <w:sz w:val="22"/>
        </w:rPr>
      </w:pPr>
      <w:hyperlink w:anchor="_Toc506389390" w:history="1">
        <w:r w:rsidR="008B139E" w:rsidRPr="00CD5A81">
          <w:rPr>
            <w:rStyle w:val="Hyperlink"/>
            <w:noProof/>
          </w:rPr>
          <w:t>Figure 2: Mapping the raw FASTQ files</w:t>
        </w:r>
        <w:r w:rsidR="008B139E">
          <w:rPr>
            <w:noProof/>
            <w:webHidden/>
          </w:rPr>
          <w:tab/>
        </w:r>
        <w:r w:rsidR="008B139E">
          <w:rPr>
            <w:noProof/>
            <w:webHidden/>
          </w:rPr>
          <w:fldChar w:fldCharType="begin"/>
        </w:r>
        <w:r w:rsidR="008B139E">
          <w:rPr>
            <w:noProof/>
            <w:webHidden/>
          </w:rPr>
          <w:instrText xml:space="preserve"> PAGEREF _Toc506389390 \h </w:instrText>
        </w:r>
        <w:r w:rsidR="008B139E">
          <w:rPr>
            <w:noProof/>
            <w:webHidden/>
          </w:rPr>
        </w:r>
        <w:r w:rsidR="008B139E">
          <w:rPr>
            <w:noProof/>
            <w:webHidden/>
          </w:rPr>
          <w:fldChar w:fldCharType="separate"/>
        </w:r>
        <w:r w:rsidR="00310218">
          <w:rPr>
            <w:noProof/>
            <w:webHidden/>
          </w:rPr>
          <w:t>10</w:t>
        </w:r>
        <w:r w:rsidR="008B139E">
          <w:rPr>
            <w:noProof/>
            <w:webHidden/>
          </w:rPr>
          <w:fldChar w:fldCharType="end"/>
        </w:r>
      </w:hyperlink>
    </w:p>
    <w:p w14:paraId="59C66B5E" w14:textId="42F2D1D7" w:rsidR="008B139E" w:rsidRDefault="00331CC2">
      <w:pPr>
        <w:pStyle w:val="TableofFigures"/>
        <w:tabs>
          <w:tab w:val="right" w:leader="dot" w:pos="9890"/>
        </w:tabs>
        <w:rPr>
          <w:rFonts w:asciiTheme="minorHAnsi" w:eastAsiaTheme="minorEastAsia" w:hAnsiTheme="minorHAnsi"/>
          <w:noProof/>
          <w:sz w:val="22"/>
        </w:rPr>
      </w:pPr>
      <w:hyperlink w:anchor="_Toc506389391" w:history="1">
        <w:r w:rsidR="008B139E" w:rsidRPr="00CD5A81">
          <w:rPr>
            <w:rStyle w:val="Hyperlink"/>
            <w:noProof/>
          </w:rPr>
          <w:t>Figure 3: Filter a BAM alignment file</w:t>
        </w:r>
        <w:r w:rsidR="008B139E">
          <w:rPr>
            <w:noProof/>
            <w:webHidden/>
          </w:rPr>
          <w:tab/>
        </w:r>
        <w:r w:rsidR="008B139E">
          <w:rPr>
            <w:noProof/>
            <w:webHidden/>
          </w:rPr>
          <w:fldChar w:fldCharType="begin"/>
        </w:r>
        <w:r w:rsidR="008B139E">
          <w:rPr>
            <w:noProof/>
            <w:webHidden/>
          </w:rPr>
          <w:instrText xml:space="preserve"> PAGEREF _Toc506389391 \h </w:instrText>
        </w:r>
        <w:r w:rsidR="008B139E">
          <w:rPr>
            <w:noProof/>
            <w:webHidden/>
          </w:rPr>
        </w:r>
        <w:r w:rsidR="008B139E">
          <w:rPr>
            <w:noProof/>
            <w:webHidden/>
          </w:rPr>
          <w:fldChar w:fldCharType="separate"/>
        </w:r>
        <w:r w:rsidR="00310218">
          <w:rPr>
            <w:noProof/>
            <w:webHidden/>
          </w:rPr>
          <w:t>14</w:t>
        </w:r>
        <w:r w:rsidR="008B139E">
          <w:rPr>
            <w:noProof/>
            <w:webHidden/>
          </w:rPr>
          <w:fldChar w:fldCharType="end"/>
        </w:r>
      </w:hyperlink>
    </w:p>
    <w:p w14:paraId="2C11DE20" w14:textId="70EC45DB" w:rsidR="008B139E" w:rsidRDefault="00331CC2">
      <w:pPr>
        <w:pStyle w:val="TableofFigures"/>
        <w:tabs>
          <w:tab w:val="right" w:leader="dot" w:pos="9890"/>
        </w:tabs>
        <w:rPr>
          <w:rFonts w:asciiTheme="minorHAnsi" w:eastAsiaTheme="minorEastAsia" w:hAnsiTheme="minorHAnsi"/>
          <w:noProof/>
          <w:sz w:val="22"/>
        </w:rPr>
      </w:pPr>
      <w:hyperlink w:anchor="_Toc506389392" w:history="1">
        <w:r w:rsidR="008B139E" w:rsidRPr="00CD5A81">
          <w:rPr>
            <w:rStyle w:val="Hyperlink"/>
            <w:noProof/>
          </w:rPr>
          <w:t>Figure 4: Convert to HiC Input File Format</w:t>
        </w:r>
        <w:r w:rsidR="008B139E">
          <w:rPr>
            <w:noProof/>
            <w:webHidden/>
          </w:rPr>
          <w:tab/>
        </w:r>
        <w:r w:rsidR="008B139E">
          <w:rPr>
            <w:noProof/>
            <w:webHidden/>
          </w:rPr>
          <w:fldChar w:fldCharType="begin"/>
        </w:r>
        <w:r w:rsidR="008B139E">
          <w:rPr>
            <w:noProof/>
            <w:webHidden/>
          </w:rPr>
          <w:instrText xml:space="preserve"> PAGEREF _Toc506389392 \h </w:instrText>
        </w:r>
        <w:r w:rsidR="008B139E">
          <w:rPr>
            <w:noProof/>
            <w:webHidden/>
          </w:rPr>
        </w:r>
        <w:r w:rsidR="008B139E">
          <w:rPr>
            <w:noProof/>
            <w:webHidden/>
          </w:rPr>
          <w:fldChar w:fldCharType="separate"/>
        </w:r>
        <w:r w:rsidR="00310218">
          <w:rPr>
            <w:noProof/>
            <w:webHidden/>
          </w:rPr>
          <w:t>18</w:t>
        </w:r>
        <w:r w:rsidR="008B139E">
          <w:rPr>
            <w:noProof/>
            <w:webHidden/>
          </w:rPr>
          <w:fldChar w:fldCharType="end"/>
        </w:r>
      </w:hyperlink>
    </w:p>
    <w:p w14:paraId="44833775" w14:textId="5AF7A835" w:rsidR="008B139E" w:rsidRDefault="00331CC2">
      <w:pPr>
        <w:pStyle w:val="TableofFigures"/>
        <w:tabs>
          <w:tab w:val="right" w:leader="dot" w:pos="9890"/>
        </w:tabs>
        <w:rPr>
          <w:rFonts w:asciiTheme="minorHAnsi" w:eastAsiaTheme="minorEastAsia" w:hAnsiTheme="minorHAnsi"/>
          <w:noProof/>
          <w:sz w:val="22"/>
        </w:rPr>
      </w:pPr>
      <w:hyperlink w:anchor="_Toc506389393" w:history="1">
        <w:r w:rsidR="008B139E" w:rsidRPr="00CD5A81">
          <w:rPr>
            <w:rStyle w:val="Hyperlink"/>
            <w:noProof/>
          </w:rPr>
          <w:t>Figure 5: HiC-Express</w:t>
        </w:r>
        <w:r w:rsidR="008B139E">
          <w:rPr>
            <w:noProof/>
            <w:webHidden/>
          </w:rPr>
          <w:tab/>
        </w:r>
        <w:r w:rsidR="008B139E">
          <w:rPr>
            <w:noProof/>
            <w:webHidden/>
          </w:rPr>
          <w:fldChar w:fldCharType="begin"/>
        </w:r>
        <w:r w:rsidR="008B139E">
          <w:rPr>
            <w:noProof/>
            <w:webHidden/>
          </w:rPr>
          <w:instrText xml:space="preserve"> PAGEREF _Toc506389393 \h </w:instrText>
        </w:r>
        <w:r w:rsidR="008B139E">
          <w:rPr>
            <w:noProof/>
            <w:webHidden/>
          </w:rPr>
        </w:r>
        <w:r w:rsidR="008B139E">
          <w:rPr>
            <w:noProof/>
            <w:webHidden/>
          </w:rPr>
          <w:fldChar w:fldCharType="separate"/>
        </w:r>
        <w:r w:rsidR="00310218">
          <w:rPr>
            <w:noProof/>
            <w:webHidden/>
          </w:rPr>
          <w:t>21</w:t>
        </w:r>
        <w:r w:rsidR="008B139E">
          <w:rPr>
            <w:noProof/>
            <w:webHidden/>
          </w:rPr>
          <w:fldChar w:fldCharType="end"/>
        </w:r>
      </w:hyperlink>
    </w:p>
    <w:p w14:paraId="78F3686E" w14:textId="2440A5A0" w:rsidR="008B139E" w:rsidRDefault="00331CC2">
      <w:pPr>
        <w:pStyle w:val="TableofFigures"/>
        <w:tabs>
          <w:tab w:val="right" w:leader="dot" w:pos="9890"/>
        </w:tabs>
        <w:rPr>
          <w:rFonts w:asciiTheme="minorHAnsi" w:eastAsiaTheme="minorEastAsia" w:hAnsiTheme="minorHAnsi"/>
          <w:noProof/>
          <w:sz w:val="22"/>
        </w:rPr>
      </w:pPr>
      <w:hyperlink w:anchor="_Toc506389394" w:history="1">
        <w:r w:rsidR="008B139E" w:rsidRPr="00CD5A81">
          <w:rPr>
            <w:rStyle w:val="Hyperlink"/>
            <w:noProof/>
          </w:rPr>
          <w:t>Figure 6: Convert to HiC function</w:t>
        </w:r>
        <w:r w:rsidR="008B139E">
          <w:rPr>
            <w:noProof/>
            <w:webHidden/>
          </w:rPr>
          <w:tab/>
        </w:r>
        <w:r w:rsidR="008B139E">
          <w:rPr>
            <w:noProof/>
            <w:webHidden/>
          </w:rPr>
          <w:fldChar w:fldCharType="begin"/>
        </w:r>
        <w:r w:rsidR="008B139E">
          <w:rPr>
            <w:noProof/>
            <w:webHidden/>
          </w:rPr>
          <w:instrText xml:space="preserve"> PAGEREF _Toc506389394 \h </w:instrText>
        </w:r>
        <w:r w:rsidR="008B139E">
          <w:rPr>
            <w:noProof/>
            <w:webHidden/>
          </w:rPr>
        </w:r>
        <w:r w:rsidR="008B139E">
          <w:rPr>
            <w:noProof/>
            <w:webHidden/>
          </w:rPr>
          <w:fldChar w:fldCharType="separate"/>
        </w:r>
        <w:r w:rsidR="00310218">
          <w:rPr>
            <w:noProof/>
            <w:webHidden/>
          </w:rPr>
          <w:t>26</w:t>
        </w:r>
        <w:r w:rsidR="008B139E">
          <w:rPr>
            <w:noProof/>
            <w:webHidden/>
          </w:rPr>
          <w:fldChar w:fldCharType="end"/>
        </w:r>
      </w:hyperlink>
    </w:p>
    <w:p w14:paraId="2CFA3780" w14:textId="35F09D86" w:rsidR="008B139E" w:rsidRDefault="00331CC2">
      <w:pPr>
        <w:pStyle w:val="TableofFigures"/>
        <w:tabs>
          <w:tab w:val="right" w:leader="dot" w:pos="9890"/>
        </w:tabs>
        <w:rPr>
          <w:rFonts w:asciiTheme="minorHAnsi" w:eastAsiaTheme="minorEastAsia" w:hAnsiTheme="minorHAnsi"/>
          <w:noProof/>
          <w:sz w:val="22"/>
        </w:rPr>
      </w:pPr>
      <w:hyperlink w:anchor="_Toc506389395" w:history="1">
        <w:r w:rsidR="008B139E" w:rsidRPr="00CD5A81">
          <w:rPr>
            <w:rStyle w:val="Hyperlink"/>
            <w:noProof/>
          </w:rPr>
          <w:t>Figure 7: Extract Contact Matrices from a hic file</w:t>
        </w:r>
        <w:r w:rsidR="008B139E">
          <w:rPr>
            <w:noProof/>
            <w:webHidden/>
          </w:rPr>
          <w:tab/>
        </w:r>
        <w:r w:rsidR="008B139E">
          <w:rPr>
            <w:noProof/>
            <w:webHidden/>
          </w:rPr>
          <w:fldChar w:fldCharType="begin"/>
        </w:r>
        <w:r w:rsidR="008B139E">
          <w:rPr>
            <w:noProof/>
            <w:webHidden/>
          </w:rPr>
          <w:instrText xml:space="preserve"> PAGEREF _Toc506389395 \h </w:instrText>
        </w:r>
        <w:r w:rsidR="008B139E">
          <w:rPr>
            <w:noProof/>
            <w:webHidden/>
          </w:rPr>
        </w:r>
        <w:r w:rsidR="008B139E">
          <w:rPr>
            <w:noProof/>
            <w:webHidden/>
          </w:rPr>
          <w:fldChar w:fldCharType="separate"/>
        </w:r>
        <w:r w:rsidR="00310218">
          <w:rPr>
            <w:noProof/>
            <w:webHidden/>
          </w:rPr>
          <w:t>28</w:t>
        </w:r>
        <w:r w:rsidR="008B139E">
          <w:rPr>
            <w:noProof/>
            <w:webHidden/>
          </w:rPr>
          <w:fldChar w:fldCharType="end"/>
        </w:r>
      </w:hyperlink>
    </w:p>
    <w:p w14:paraId="163006F0" w14:textId="761ACAB5" w:rsidR="008B139E" w:rsidRDefault="00331CC2">
      <w:pPr>
        <w:pStyle w:val="TableofFigures"/>
        <w:tabs>
          <w:tab w:val="right" w:leader="dot" w:pos="9890"/>
        </w:tabs>
        <w:rPr>
          <w:rFonts w:asciiTheme="minorHAnsi" w:eastAsiaTheme="minorEastAsia" w:hAnsiTheme="minorHAnsi"/>
          <w:noProof/>
          <w:sz w:val="22"/>
        </w:rPr>
      </w:pPr>
      <w:hyperlink w:anchor="_Toc506389396" w:history="1">
        <w:r w:rsidR="008B139E" w:rsidRPr="00CD5A81">
          <w:rPr>
            <w:rStyle w:val="Hyperlink"/>
            <w:noProof/>
          </w:rPr>
          <w:t>Figure 8: Normalize HiC contact matrices</w:t>
        </w:r>
        <w:r w:rsidR="008B139E">
          <w:rPr>
            <w:noProof/>
            <w:webHidden/>
          </w:rPr>
          <w:tab/>
        </w:r>
        <w:r w:rsidR="008B139E">
          <w:rPr>
            <w:noProof/>
            <w:webHidden/>
          </w:rPr>
          <w:fldChar w:fldCharType="begin"/>
        </w:r>
        <w:r w:rsidR="008B139E">
          <w:rPr>
            <w:noProof/>
            <w:webHidden/>
          </w:rPr>
          <w:instrText xml:space="preserve"> PAGEREF _Toc506389396 \h </w:instrText>
        </w:r>
        <w:r w:rsidR="008B139E">
          <w:rPr>
            <w:noProof/>
            <w:webHidden/>
          </w:rPr>
        </w:r>
        <w:r w:rsidR="008B139E">
          <w:rPr>
            <w:noProof/>
            <w:webHidden/>
          </w:rPr>
          <w:fldChar w:fldCharType="separate"/>
        </w:r>
        <w:r w:rsidR="00310218">
          <w:rPr>
            <w:noProof/>
            <w:webHidden/>
          </w:rPr>
          <w:t>30</w:t>
        </w:r>
        <w:r w:rsidR="008B139E">
          <w:rPr>
            <w:noProof/>
            <w:webHidden/>
          </w:rPr>
          <w:fldChar w:fldCharType="end"/>
        </w:r>
      </w:hyperlink>
    </w:p>
    <w:p w14:paraId="4B86EC12" w14:textId="23673E53" w:rsidR="008B139E" w:rsidRDefault="00331CC2">
      <w:pPr>
        <w:pStyle w:val="TableofFigures"/>
        <w:tabs>
          <w:tab w:val="right" w:leader="dot" w:pos="9890"/>
        </w:tabs>
        <w:rPr>
          <w:rFonts w:asciiTheme="minorHAnsi" w:eastAsiaTheme="minorEastAsia" w:hAnsiTheme="minorHAnsi"/>
          <w:noProof/>
          <w:sz w:val="22"/>
        </w:rPr>
      </w:pPr>
      <w:hyperlink w:anchor="_Toc506389397" w:history="1">
        <w:r w:rsidR="008B139E" w:rsidRPr="00CD5A81">
          <w:rPr>
            <w:rStyle w:val="Hyperlink"/>
            <w:noProof/>
          </w:rPr>
          <w:t>Figure 9: Visualize Dataset in 2D Format</w:t>
        </w:r>
        <w:r w:rsidR="008B139E">
          <w:rPr>
            <w:noProof/>
            <w:webHidden/>
          </w:rPr>
          <w:tab/>
        </w:r>
        <w:r w:rsidR="008B139E">
          <w:rPr>
            <w:noProof/>
            <w:webHidden/>
          </w:rPr>
          <w:fldChar w:fldCharType="begin"/>
        </w:r>
        <w:r w:rsidR="008B139E">
          <w:rPr>
            <w:noProof/>
            <w:webHidden/>
          </w:rPr>
          <w:instrText xml:space="preserve"> PAGEREF _Toc506389397 \h </w:instrText>
        </w:r>
        <w:r w:rsidR="008B139E">
          <w:rPr>
            <w:noProof/>
            <w:webHidden/>
          </w:rPr>
        </w:r>
        <w:r w:rsidR="008B139E">
          <w:rPr>
            <w:noProof/>
            <w:webHidden/>
          </w:rPr>
          <w:fldChar w:fldCharType="separate"/>
        </w:r>
        <w:r w:rsidR="00310218">
          <w:rPr>
            <w:noProof/>
            <w:webHidden/>
          </w:rPr>
          <w:t>31</w:t>
        </w:r>
        <w:r w:rsidR="008B139E">
          <w:rPr>
            <w:noProof/>
            <w:webHidden/>
          </w:rPr>
          <w:fldChar w:fldCharType="end"/>
        </w:r>
      </w:hyperlink>
    </w:p>
    <w:p w14:paraId="121B41F0" w14:textId="78A6F09E" w:rsidR="008B139E" w:rsidRDefault="00331CC2">
      <w:pPr>
        <w:pStyle w:val="TableofFigures"/>
        <w:tabs>
          <w:tab w:val="right" w:leader="dot" w:pos="9890"/>
        </w:tabs>
        <w:rPr>
          <w:rFonts w:asciiTheme="minorHAnsi" w:eastAsiaTheme="minorEastAsia" w:hAnsiTheme="minorHAnsi"/>
          <w:noProof/>
          <w:sz w:val="22"/>
        </w:rPr>
      </w:pPr>
      <w:hyperlink w:anchor="_Toc506389398" w:history="1">
        <w:r w:rsidR="008B139E" w:rsidRPr="00CD5A81">
          <w:rPr>
            <w:rStyle w:val="Hyperlink"/>
            <w:noProof/>
          </w:rPr>
          <w:t>Figure 10: Demonstration of TAD Annotation on 2D Heatmap</w:t>
        </w:r>
        <w:r w:rsidR="008B139E">
          <w:rPr>
            <w:noProof/>
            <w:webHidden/>
          </w:rPr>
          <w:tab/>
        </w:r>
        <w:r w:rsidR="008B139E">
          <w:rPr>
            <w:noProof/>
            <w:webHidden/>
          </w:rPr>
          <w:fldChar w:fldCharType="begin"/>
        </w:r>
        <w:r w:rsidR="008B139E">
          <w:rPr>
            <w:noProof/>
            <w:webHidden/>
          </w:rPr>
          <w:instrText xml:space="preserve"> PAGEREF _Toc506389398 \h </w:instrText>
        </w:r>
        <w:r w:rsidR="008B139E">
          <w:rPr>
            <w:noProof/>
            <w:webHidden/>
          </w:rPr>
        </w:r>
        <w:r w:rsidR="008B139E">
          <w:rPr>
            <w:noProof/>
            <w:webHidden/>
          </w:rPr>
          <w:fldChar w:fldCharType="separate"/>
        </w:r>
        <w:r w:rsidR="00310218">
          <w:rPr>
            <w:noProof/>
            <w:webHidden/>
          </w:rPr>
          <w:t>37</w:t>
        </w:r>
        <w:r w:rsidR="008B139E">
          <w:rPr>
            <w:noProof/>
            <w:webHidden/>
          </w:rPr>
          <w:fldChar w:fldCharType="end"/>
        </w:r>
      </w:hyperlink>
    </w:p>
    <w:p w14:paraId="3ABD4E08" w14:textId="7344B03E" w:rsidR="008B139E" w:rsidRDefault="00331CC2">
      <w:pPr>
        <w:pStyle w:val="TableofFigures"/>
        <w:tabs>
          <w:tab w:val="right" w:leader="dot" w:pos="9890"/>
        </w:tabs>
        <w:rPr>
          <w:rFonts w:asciiTheme="minorHAnsi" w:eastAsiaTheme="minorEastAsia" w:hAnsiTheme="minorHAnsi"/>
          <w:noProof/>
          <w:sz w:val="22"/>
        </w:rPr>
      </w:pPr>
      <w:hyperlink w:anchor="_Toc506389399" w:history="1">
        <w:r w:rsidR="008B139E" w:rsidRPr="00CD5A81">
          <w:rPr>
            <w:rStyle w:val="Hyperlink"/>
            <w:noProof/>
          </w:rPr>
          <w:t>Figure 11: Identifying TADs on a contact matrix</w:t>
        </w:r>
        <w:r w:rsidR="008B139E">
          <w:rPr>
            <w:noProof/>
            <w:webHidden/>
          </w:rPr>
          <w:tab/>
        </w:r>
        <w:r w:rsidR="008B139E">
          <w:rPr>
            <w:noProof/>
            <w:webHidden/>
          </w:rPr>
          <w:fldChar w:fldCharType="begin"/>
        </w:r>
        <w:r w:rsidR="008B139E">
          <w:rPr>
            <w:noProof/>
            <w:webHidden/>
          </w:rPr>
          <w:instrText xml:space="preserve"> PAGEREF _Toc506389399 \h </w:instrText>
        </w:r>
        <w:r w:rsidR="008B139E">
          <w:rPr>
            <w:noProof/>
            <w:webHidden/>
          </w:rPr>
        </w:r>
        <w:r w:rsidR="008B139E">
          <w:rPr>
            <w:noProof/>
            <w:webHidden/>
          </w:rPr>
          <w:fldChar w:fldCharType="separate"/>
        </w:r>
        <w:r w:rsidR="00310218">
          <w:rPr>
            <w:noProof/>
            <w:webHidden/>
          </w:rPr>
          <w:t>38</w:t>
        </w:r>
        <w:r w:rsidR="008B139E">
          <w:rPr>
            <w:noProof/>
            <w:webHidden/>
          </w:rPr>
          <w:fldChar w:fldCharType="end"/>
        </w:r>
      </w:hyperlink>
    </w:p>
    <w:p w14:paraId="0B676B71" w14:textId="44FF8737" w:rsidR="008B139E" w:rsidRDefault="00331CC2">
      <w:pPr>
        <w:pStyle w:val="TableofFigures"/>
        <w:tabs>
          <w:tab w:val="right" w:leader="dot" w:pos="9890"/>
        </w:tabs>
        <w:rPr>
          <w:rFonts w:asciiTheme="minorHAnsi" w:eastAsiaTheme="minorEastAsia" w:hAnsiTheme="minorHAnsi"/>
          <w:noProof/>
          <w:sz w:val="22"/>
        </w:rPr>
      </w:pPr>
      <w:hyperlink w:anchor="_Toc506389400" w:history="1">
        <w:r w:rsidR="008B139E" w:rsidRPr="00CD5A81">
          <w:rPr>
            <w:rStyle w:val="Hyperlink"/>
            <w:noProof/>
          </w:rPr>
          <w:t>Figure 12: Comparing two TADs for a consistency check</w:t>
        </w:r>
        <w:r w:rsidR="008B139E">
          <w:rPr>
            <w:noProof/>
            <w:webHidden/>
          </w:rPr>
          <w:tab/>
        </w:r>
        <w:r w:rsidR="008B139E">
          <w:rPr>
            <w:noProof/>
            <w:webHidden/>
          </w:rPr>
          <w:fldChar w:fldCharType="begin"/>
        </w:r>
        <w:r w:rsidR="008B139E">
          <w:rPr>
            <w:noProof/>
            <w:webHidden/>
          </w:rPr>
          <w:instrText xml:space="preserve"> PAGEREF _Toc506389400 \h </w:instrText>
        </w:r>
        <w:r w:rsidR="008B139E">
          <w:rPr>
            <w:noProof/>
            <w:webHidden/>
          </w:rPr>
        </w:r>
        <w:r w:rsidR="008B139E">
          <w:rPr>
            <w:noProof/>
            <w:webHidden/>
          </w:rPr>
          <w:fldChar w:fldCharType="separate"/>
        </w:r>
        <w:r w:rsidR="00310218">
          <w:rPr>
            <w:noProof/>
            <w:webHidden/>
          </w:rPr>
          <w:t>40</w:t>
        </w:r>
        <w:r w:rsidR="008B139E">
          <w:rPr>
            <w:noProof/>
            <w:webHidden/>
          </w:rPr>
          <w:fldChar w:fldCharType="end"/>
        </w:r>
      </w:hyperlink>
    </w:p>
    <w:p w14:paraId="19917C0F" w14:textId="2029BCDA" w:rsidR="008B139E" w:rsidRDefault="00331CC2">
      <w:pPr>
        <w:pStyle w:val="TableofFigures"/>
        <w:tabs>
          <w:tab w:val="right" w:leader="dot" w:pos="9890"/>
        </w:tabs>
        <w:rPr>
          <w:rFonts w:asciiTheme="minorHAnsi" w:eastAsiaTheme="minorEastAsia" w:hAnsiTheme="minorHAnsi"/>
          <w:noProof/>
          <w:sz w:val="22"/>
        </w:rPr>
      </w:pPr>
      <w:hyperlink w:anchor="_Toc506389401" w:history="1">
        <w:r w:rsidR="008B139E" w:rsidRPr="00CD5A81">
          <w:rPr>
            <w:rStyle w:val="Hyperlink"/>
            <w:noProof/>
          </w:rPr>
          <w:t>Figure 13: 3D Model reconstruction by LorDG</w:t>
        </w:r>
        <w:r w:rsidR="008B139E">
          <w:rPr>
            <w:noProof/>
            <w:webHidden/>
          </w:rPr>
          <w:tab/>
        </w:r>
        <w:r w:rsidR="008B139E">
          <w:rPr>
            <w:noProof/>
            <w:webHidden/>
          </w:rPr>
          <w:fldChar w:fldCharType="begin"/>
        </w:r>
        <w:r w:rsidR="008B139E">
          <w:rPr>
            <w:noProof/>
            <w:webHidden/>
          </w:rPr>
          <w:instrText xml:space="preserve"> PAGEREF _Toc506389401 \h </w:instrText>
        </w:r>
        <w:r w:rsidR="008B139E">
          <w:rPr>
            <w:noProof/>
            <w:webHidden/>
          </w:rPr>
        </w:r>
        <w:r w:rsidR="008B139E">
          <w:rPr>
            <w:noProof/>
            <w:webHidden/>
          </w:rPr>
          <w:fldChar w:fldCharType="separate"/>
        </w:r>
        <w:r w:rsidR="00310218">
          <w:rPr>
            <w:noProof/>
            <w:webHidden/>
          </w:rPr>
          <w:t>42</w:t>
        </w:r>
        <w:r w:rsidR="008B139E">
          <w:rPr>
            <w:noProof/>
            <w:webHidden/>
          </w:rPr>
          <w:fldChar w:fldCharType="end"/>
        </w:r>
      </w:hyperlink>
    </w:p>
    <w:p w14:paraId="7D511327" w14:textId="0B9C34DB" w:rsidR="008B139E" w:rsidRDefault="00331CC2">
      <w:pPr>
        <w:pStyle w:val="TableofFigures"/>
        <w:tabs>
          <w:tab w:val="right" w:leader="dot" w:pos="9890"/>
        </w:tabs>
        <w:rPr>
          <w:rFonts w:asciiTheme="minorHAnsi" w:eastAsiaTheme="minorEastAsia" w:hAnsiTheme="minorHAnsi"/>
          <w:noProof/>
          <w:sz w:val="22"/>
        </w:rPr>
      </w:pPr>
      <w:hyperlink w:anchor="_Toc506389402" w:history="1">
        <w:r w:rsidR="008B139E" w:rsidRPr="00CD5A81">
          <w:rPr>
            <w:rStyle w:val="Hyperlink"/>
            <w:noProof/>
          </w:rPr>
          <w:t>Figure 14: 3D Model reconstruction by 3DMax</w:t>
        </w:r>
        <w:r w:rsidR="008B139E">
          <w:rPr>
            <w:noProof/>
            <w:webHidden/>
          </w:rPr>
          <w:tab/>
        </w:r>
        <w:r w:rsidR="008B139E">
          <w:rPr>
            <w:noProof/>
            <w:webHidden/>
          </w:rPr>
          <w:fldChar w:fldCharType="begin"/>
        </w:r>
        <w:r w:rsidR="008B139E">
          <w:rPr>
            <w:noProof/>
            <w:webHidden/>
          </w:rPr>
          <w:instrText xml:space="preserve"> PAGEREF _Toc506389402 \h </w:instrText>
        </w:r>
        <w:r w:rsidR="008B139E">
          <w:rPr>
            <w:noProof/>
            <w:webHidden/>
          </w:rPr>
        </w:r>
        <w:r w:rsidR="008B139E">
          <w:rPr>
            <w:noProof/>
            <w:webHidden/>
          </w:rPr>
          <w:fldChar w:fldCharType="separate"/>
        </w:r>
        <w:r w:rsidR="00310218">
          <w:rPr>
            <w:noProof/>
            <w:webHidden/>
          </w:rPr>
          <w:t>44</w:t>
        </w:r>
        <w:r w:rsidR="008B139E">
          <w:rPr>
            <w:noProof/>
            <w:webHidden/>
          </w:rPr>
          <w:fldChar w:fldCharType="end"/>
        </w:r>
      </w:hyperlink>
    </w:p>
    <w:p w14:paraId="2A58B8DA" w14:textId="7BBCA924" w:rsidR="008B139E" w:rsidRDefault="00331CC2">
      <w:pPr>
        <w:pStyle w:val="TableofFigures"/>
        <w:tabs>
          <w:tab w:val="right" w:leader="dot" w:pos="9890"/>
        </w:tabs>
        <w:rPr>
          <w:rFonts w:asciiTheme="minorHAnsi" w:eastAsiaTheme="minorEastAsia" w:hAnsiTheme="minorHAnsi"/>
          <w:noProof/>
          <w:sz w:val="22"/>
        </w:rPr>
      </w:pPr>
      <w:hyperlink w:anchor="_Toc506389403" w:history="1">
        <w:r w:rsidR="008B139E" w:rsidRPr="00CD5A81">
          <w:rPr>
            <w:rStyle w:val="Hyperlink"/>
            <w:noProof/>
          </w:rPr>
          <w:t>Figure 15: Chromatin loops</w:t>
        </w:r>
        <w:r w:rsidR="008B139E">
          <w:rPr>
            <w:noProof/>
            <w:webHidden/>
          </w:rPr>
          <w:tab/>
        </w:r>
        <w:r w:rsidR="008B139E">
          <w:rPr>
            <w:noProof/>
            <w:webHidden/>
          </w:rPr>
          <w:fldChar w:fldCharType="begin"/>
        </w:r>
        <w:r w:rsidR="008B139E">
          <w:rPr>
            <w:noProof/>
            <w:webHidden/>
          </w:rPr>
          <w:instrText xml:space="preserve"> PAGEREF _Toc506389403 \h </w:instrText>
        </w:r>
        <w:r w:rsidR="008B139E">
          <w:rPr>
            <w:noProof/>
            <w:webHidden/>
          </w:rPr>
        </w:r>
        <w:r w:rsidR="008B139E">
          <w:rPr>
            <w:noProof/>
            <w:webHidden/>
          </w:rPr>
          <w:fldChar w:fldCharType="separate"/>
        </w:r>
        <w:r w:rsidR="00310218">
          <w:rPr>
            <w:noProof/>
            <w:webHidden/>
          </w:rPr>
          <w:t>46</w:t>
        </w:r>
        <w:r w:rsidR="008B139E">
          <w:rPr>
            <w:noProof/>
            <w:webHidden/>
          </w:rPr>
          <w:fldChar w:fldCharType="end"/>
        </w:r>
      </w:hyperlink>
    </w:p>
    <w:p w14:paraId="28B85C70" w14:textId="314B649C" w:rsidR="008B139E" w:rsidRDefault="00331CC2">
      <w:pPr>
        <w:pStyle w:val="TableofFigures"/>
        <w:tabs>
          <w:tab w:val="right" w:leader="dot" w:pos="9890"/>
        </w:tabs>
        <w:rPr>
          <w:rFonts w:asciiTheme="minorHAnsi" w:eastAsiaTheme="minorEastAsia" w:hAnsiTheme="minorHAnsi"/>
          <w:noProof/>
          <w:sz w:val="22"/>
        </w:rPr>
      </w:pPr>
      <w:hyperlink w:anchor="_Toc506389404" w:history="1">
        <w:r w:rsidR="008B139E" w:rsidRPr="00CD5A81">
          <w:rPr>
            <w:rStyle w:val="Hyperlink"/>
            <w:noProof/>
          </w:rPr>
          <w:t>Figure 16: Function to annotate 3D models</w:t>
        </w:r>
        <w:r w:rsidR="008B139E">
          <w:rPr>
            <w:noProof/>
            <w:webHidden/>
          </w:rPr>
          <w:tab/>
        </w:r>
        <w:r w:rsidR="008B139E">
          <w:rPr>
            <w:noProof/>
            <w:webHidden/>
          </w:rPr>
          <w:fldChar w:fldCharType="begin"/>
        </w:r>
        <w:r w:rsidR="008B139E">
          <w:rPr>
            <w:noProof/>
            <w:webHidden/>
          </w:rPr>
          <w:instrText xml:space="preserve"> PAGEREF _Toc506389404 \h </w:instrText>
        </w:r>
        <w:r w:rsidR="008B139E">
          <w:rPr>
            <w:noProof/>
            <w:webHidden/>
          </w:rPr>
        </w:r>
        <w:r w:rsidR="008B139E">
          <w:rPr>
            <w:noProof/>
            <w:webHidden/>
          </w:rPr>
          <w:fldChar w:fldCharType="separate"/>
        </w:r>
        <w:r w:rsidR="00310218">
          <w:rPr>
            <w:noProof/>
            <w:webHidden/>
          </w:rPr>
          <w:t>48</w:t>
        </w:r>
        <w:r w:rsidR="008B139E">
          <w:rPr>
            <w:noProof/>
            <w:webHidden/>
          </w:rPr>
          <w:fldChar w:fldCharType="end"/>
        </w:r>
      </w:hyperlink>
    </w:p>
    <w:p w14:paraId="43BEF4FA" w14:textId="501932B4" w:rsidR="008B139E" w:rsidRDefault="00331CC2">
      <w:pPr>
        <w:pStyle w:val="TableofFigures"/>
        <w:tabs>
          <w:tab w:val="right" w:leader="dot" w:pos="9890"/>
        </w:tabs>
        <w:rPr>
          <w:rFonts w:asciiTheme="minorHAnsi" w:eastAsiaTheme="minorEastAsia" w:hAnsiTheme="minorHAnsi"/>
          <w:noProof/>
          <w:sz w:val="22"/>
        </w:rPr>
      </w:pPr>
      <w:hyperlink w:anchor="_Toc506389405" w:history="1">
        <w:r w:rsidR="008B139E" w:rsidRPr="00CD5A81">
          <w:rPr>
            <w:rStyle w:val="Hyperlink"/>
            <w:noProof/>
          </w:rPr>
          <w:t>Figure 17: Coordinate of a point in the model</w:t>
        </w:r>
        <w:r w:rsidR="008B139E">
          <w:rPr>
            <w:noProof/>
            <w:webHidden/>
          </w:rPr>
          <w:tab/>
        </w:r>
        <w:r w:rsidR="008B139E">
          <w:rPr>
            <w:noProof/>
            <w:webHidden/>
          </w:rPr>
          <w:fldChar w:fldCharType="begin"/>
        </w:r>
        <w:r w:rsidR="008B139E">
          <w:rPr>
            <w:noProof/>
            <w:webHidden/>
          </w:rPr>
          <w:instrText xml:space="preserve"> PAGEREF _Toc506389405 \h </w:instrText>
        </w:r>
        <w:r w:rsidR="008B139E">
          <w:rPr>
            <w:noProof/>
            <w:webHidden/>
          </w:rPr>
        </w:r>
        <w:r w:rsidR="008B139E">
          <w:rPr>
            <w:noProof/>
            <w:webHidden/>
          </w:rPr>
          <w:fldChar w:fldCharType="separate"/>
        </w:r>
        <w:r w:rsidR="00310218">
          <w:rPr>
            <w:noProof/>
            <w:webHidden/>
          </w:rPr>
          <w:t>49</w:t>
        </w:r>
        <w:r w:rsidR="008B139E">
          <w:rPr>
            <w:noProof/>
            <w:webHidden/>
          </w:rPr>
          <w:fldChar w:fldCharType="end"/>
        </w:r>
      </w:hyperlink>
    </w:p>
    <w:p w14:paraId="0FC8EED1" w14:textId="2C977D5C" w:rsidR="008B139E" w:rsidRDefault="00331CC2">
      <w:pPr>
        <w:pStyle w:val="TableofFigures"/>
        <w:tabs>
          <w:tab w:val="right" w:leader="dot" w:pos="9890"/>
        </w:tabs>
        <w:rPr>
          <w:rFonts w:asciiTheme="minorHAnsi" w:eastAsiaTheme="minorEastAsia" w:hAnsiTheme="minorHAnsi"/>
          <w:noProof/>
          <w:sz w:val="22"/>
        </w:rPr>
      </w:pPr>
      <w:hyperlink w:anchor="_Toc506389406" w:history="1">
        <w:r w:rsidR="008B139E" w:rsidRPr="00CD5A81">
          <w:rPr>
            <w:rStyle w:val="Hyperlink"/>
            <w:noProof/>
          </w:rPr>
          <w:t>Figure 18: Gene expression visualization demonstration</w:t>
        </w:r>
        <w:r w:rsidR="008B139E">
          <w:rPr>
            <w:noProof/>
            <w:webHidden/>
          </w:rPr>
          <w:tab/>
        </w:r>
        <w:r w:rsidR="008B139E">
          <w:rPr>
            <w:noProof/>
            <w:webHidden/>
          </w:rPr>
          <w:fldChar w:fldCharType="begin"/>
        </w:r>
        <w:r w:rsidR="008B139E">
          <w:rPr>
            <w:noProof/>
            <w:webHidden/>
          </w:rPr>
          <w:instrText xml:space="preserve"> PAGEREF _Toc506389406 \h </w:instrText>
        </w:r>
        <w:r w:rsidR="008B139E">
          <w:rPr>
            <w:noProof/>
            <w:webHidden/>
          </w:rPr>
        </w:r>
        <w:r w:rsidR="008B139E">
          <w:rPr>
            <w:noProof/>
            <w:webHidden/>
          </w:rPr>
          <w:fldChar w:fldCharType="separate"/>
        </w:r>
        <w:r w:rsidR="00310218">
          <w:rPr>
            <w:noProof/>
            <w:webHidden/>
          </w:rPr>
          <w:t>50</w:t>
        </w:r>
        <w:r w:rsidR="008B139E">
          <w:rPr>
            <w:noProof/>
            <w:webHidden/>
          </w:rPr>
          <w:fldChar w:fldCharType="end"/>
        </w:r>
      </w:hyperlink>
    </w:p>
    <w:p w14:paraId="2A7E9328" w14:textId="015EE3FD" w:rsidR="008B139E" w:rsidRDefault="00331CC2">
      <w:pPr>
        <w:pStyle w:val="TableofFigures"/>
        <w:tabs>
          <w:tab w:val="right" w:leader="dot" w:pos="9890"/>
        </w:tabs>
        <w:rPr>
          <w:rFonts w:asciiTheme="minorHAnsi" w:eastAsiaTheme="minorEastAsia" w:hAnsiTheme="minorHAnsi"/>
          <w:noProof/>
          <w:sz w:val="22"/>
        </w:rPr>
      </w:pPr>
      <w:hyperlink w:anchor="_Toc506389407" w:history="1">
        <w:r w:rsidR="008B139E" w:rsidRPr="00CD5A81">
          <w:rPr>
            <w:rStyle w:val="Hyperlink"/>
            <w:noProof/>
          </w:rPr>
          <w:t>Figure 19: Comparing two constructed models</w:t>
        </w:r>
        <w:r w:rsidR="008B139E">
          <w:rPr>
            <w:noProof/>
            <w:webHidden/>
          </w:rPr>
          <w:tab/>
        </w:r>
        <w:r w:rsidR="008B139E">
          <w:rPr>
            <w:noProof/>
            <w:webHidden/>
          </w:rPr>
          <w:fldChar w:fldCharType="begin"/>
        </w:r>
        <w:r w:rsidR="008B139E">
          <w:rPr>
            <w:noProof/>
            <w:webHidden/>
          </w:rPr>
          <w:instrText xml:space="preserve"> PAGEREF _Toc506389407 \h </w:instrText>
        </w:r>
        <w:r w:rsidR="008B139E">
          <w:rPr>
            <w:noProof/>
            <w:webHidden/>
          </w:rPr>
        </w:r>
        <w:r w:rsidR="008B139E">
          <w:rPr>
            <w:noProof/>
            <w:webHidden/>
          </w:rPr>
          <w:fldChar w:fldCharType="separate"/>
        </w:r>
        <w:r w:rsidR="00310218">
          <w:rPr>
            <w:noProof/>
            <w:webHidden/>
          </w:rPr>
          <w:t>51</w:t>
        </w:r>
        <w:r w:rsidR="008B139E">
          <w:rPr>
            <w:noProof/>
            <w:webHidden/>
          </w:rPr>
          <w:fldChar w:fldCharType="end"/>
        </w:r>
      </w:hyperlink>
    </w:p>
    <w:p w14:paraId="07266D57" w14:textId="4F697772" w:rsidR="009369A0" w:rsidRDefault="008B139E" w:rsidP="008B139E">
      <w:pPr>
        <w:pStyle w:val="Figures"/>
      </w:pPr>
      <w:r>
        <w:fldChar w:fldCharType="end"/>
      </w:r>
    </w:p>
    <w:p w14:paraId="7EFB72B3" w14:textId="1A3663FB" w:rsidR="00984BF5" w:rsidRDefault="006321D4">
      <w:pPr>
        <w:rPr>
          <w:rFonts w:ascii="Times New Roman" w:hAnsi="Times New Roman" w:cs="Times New Roman"/>
          <w:b/>
          <w:sz w:val="24"/>
          <w:szCs w:val="24"/>
        </w:rPr>
      </w:pPr>
      <w:r>
        <w:rPr>
          <w:rFonts w:ascii="Times New Roman" w:hAnsi="Times New Roman" w:cs="Times New Roman"/>
          <w:b/>
          <w:sz w:val="24"/>
          <w:szCs w:val="24"/>
        </w:rPr>
        <w:br w:type="page"/>
      </w:r>
    </w:p>
    <w:p w14:paraId="33A64BDB" w14:textId="3B298EFA" w:rsidR="002D70D5" w:rsidRDefault="002D70D5" w:rsidP="005E75DE">
      <w:pPr>
        <w:pStyle w:val="Heading1"/>
      </w:pPr>
      <w:bookmarkStart w:id="0" w:name="_Toc506390481"/>
      <w:r w:rsidRPr="00E7316D">
        <w:lastRenderedPageBreak/>
        <w:t>1D-Functions</w:t>
      </w:r>
      <w:bookmarkEnd w:id="0"/>
    </w:p>
    <w:p w14:paraId="25EEB81C" w14:textId="77777777" w:rsidR="00E7316D" w:rsidRPr="00847829" w:rsidRDefault="00E7316D" w:rsidP="008B78C0">
      <w:pPr>
        <w:pStyle w:val="Heading2"/>
      </w:pPr>
      <w:bookmarkStart w:id="1" w:name="_Toc506390482"/>
      <w:r w:rsidRPr="00E7316D">
        <w:t>Dependencies</w:t>
      </w:r>
      <w:bookmarkEnd w:id="1"/>
    </w:p>
    <w:p w14:paraId="427BC4BC" w14:textId="77777777" w:rsidR="00E7316D" w:rsidRPr="00E7316D" w:rsidRDefault="00E7316D" w:rsidP="008B78C0">
      <w:pPr>
        <w:pStyle w:val="Heading3"/>
      </w:pPr>
      <w:bookmarkStart w:id="2" w:name="_Toc506390483"/>
      <w:r w:rsidRPr="00E7316D">
        <w:t>Operating System (OS)</w:t>
      </w:r>
      <w:bookmarkEnd w:id="2"/>
    </w:p>
    <w:p w14:paraId="21372768"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The UNIX environment is required in this protocol.</w:t>
      </w:r>
    </w:p>
    <w:p w14:paraId="5BEF82B7" w14:textId="43483DC3" w:rsidR="00E7316D" w:rsidRPr="00847829" w:rsidRDefault="00D11C24"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It is str</w:t>
      </w:r>
      <w:r w:rsidR="00F6013D">
        <w:rPr>
          <w:rStyle w:val="Emphasis"/>
          <w:rFonts w:ascii="Times New Roman" w:hAnsi="Times New Roman" w:cs="Times New Roman"/>
          <w:i w:val="0"/>
          <w:sz w:val="24"/>
          <w:szCs w:val="24"/>
          <w:bdr w:val="none" w:sz="0" w:space="0" w:color="auto" w:frame="1"/>
          <w:shd w:val="clear" w:color="auto" w:fill="FFFFFF"/>
        </w:rPr>
        <w:t>o</w:t>
      </w:r>
      <w:r>
        <w:rPr>
          <w:rStyle w:val="Emphasis"/>
          <w:rFonts w:ascii="Times New Roman" w:hAnsi="Times New Roman" w:cs="Times New Roman"/>
          <w:i w:val="0"/>
          <w:sz w:val="24"/>
          <w:szCs w:val="24"/>
          <w:bdr w:val="none" w:sz="0" w:space="0" w:color="auto" w:frame="1"/>
          <w:shd w:val="clear" w:color="auto" w:fill="FFFFFF"/>
        </w:rPr>
        <w:t>ngly</w:t>
      </w:r>
      <w:r w:rsidR="00E7316D" w:rsidRPr="00847829">
        <w:rPr>
          <w:rStyle w:val="Emphasis"/>
          <w:rFonts w:ascii="Times New Roman" w:hAnsi="Times New Roman" w:cs="Times New Roman"/>
          <w:i w:val="0"/>
          <w:sz w:val="24"/>
          <w:szCs w:val="24"/>
          <w:bdr w:val="none" w:sz="0" w:space="0" w:color="auto" w:frame="1"/>
          <w:shd w:val="clear" w:color="auto" w:fill="FFFFFF"/>
        </w:rPr>
        <w:t xml:space="preserve"> recommended to work under a UNIX-based operating system, such as Ubuntu, Centos/Red Hat, Solaris, or Mac OS X. </w:t>
      </w:r>
    </w:p>
    <w:p w14:paraId="0E76A0B1" w14:textId="2D67532D" w:rsidR="00E7316D" w:rsidRPr="009811F1"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Pr>
          <w:rStyle w:val="Emphasis"/>
          <w:rFonts w:ascii="Times New Roman" w:hAnsi="Times New Roman" w:cs="Times New Roman"/>
          <w:i w:val="0"/>
          <w:sz w:val="24"/>
          <w:szCs w:val="24"/>
          <w:bdr w:val="none" w:sz="0" w:space="0" w:color="auto" w:frame="1"/>
          <w:shd w:val="clear" w:color="auto" w:fill="FFFFFF"/>
        </w:rPr>
        <w:t xml:space="preserve">a </w:t>
      </w:r>
      <w:r w:rsidRPr="0084782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847829">
        <w:rPr>
          <w:rStyle w:val="Emphasis"/>
          <w:rFonts w:ascii="Times New Roman" w:hAnsi="Times New Roman" w:cs="Times New Roman"/>
          <w:sz w:val="24"/>
          <w:szCs w:val="24"/>
          <w:bdr w:val="none" w:sz="0" w:space="0" w:color="auto" w:frame="1"/>
          <w:shd w:val="clear" w:color="auto" w:fill="FFFFFF"/>
        </w:rPr>
        <w:t> </w:t>
      </w:r>
      <w:hyperlink r:id="rId8" w:history="1">
        <w:r w:rsidRPr="00847829">
          <w:rPr>
            <w:rStyle w:val="Hyperlink"/>
            <w:iCs/>
            <w:bdr w:val="none" w:sz="0" w:space="0" w:color="auto" w:frame="1"/>
            <w:shd w:val="clear" w:color="auto" w:fill="FFFFFF"/>
          </w:rPr>
          <w:t>http://www.cygwin.com/</w:t>
        </w:r>
      </w:hyperlink>
      <w:r w:rsidRPr="00847829">
        <w:rPr>
          <w:rStyle w:val="Emphasis"/>
          <w:rFonts w:ascii="Times New Roman" w:hAnsi="Times New Roman" w:cs="Times New Roman"/>
          <w:sz w:val="24"/>
          <w:szCs w:val="24"/>
          <w:bdr w:val="none" w:sz="0" w:space="0" w:color="auto" w:frame="1"/>
          <w:shd w:val="clear" w:color="auto" w:fill="FFFFFF"/>
        </w:rPr>
        <w:t>.</w:t>
      </w:r>
      <w:r w:rsidR="009811F1">
        <w:rPr>
          <w:rStyle w:val="Emphasis"/>
          <w:rFonts w:ascii="Times New Roman" w:hAnsi="Times New Roman" w:cs="Times New Roman"/>
          <w:sz w:val="24"/>
          <w:szCs w:val="24"/>
          <w:bdr w:val="none" w:sz="0" w:space="0" w:color="auto" w:frame="1"/>
          <w:shd w:val="clear" w:color="auto" w:fill="FFFFFF"/>
        </w:rPr>
        <w:t xml:space="preserve"> </w:t>
      </w:r>
      <w:r w:rsidR="009811F1">
        <w:rPr>
          <w:rStyle w:val="Emphasis"/>
          <w:rFonts w:ascii="Times New Roman" w:hAnsi="Times New Roman" w:cs="Times New Roman"/>
          <w:i w:val="0"/>
          <w:sz w:val="24"/>
          <w:szCs w:val="24"/>
          <w:bdr w:val="none" w:sz="0" w:space="0" w:color="auto" w:frame="1"/>
          <w:shd w:val="clear" w:color="auto" w:fill="FFFFFF"/>
        </w:rPr>
        <w:t>Once Cygwin is installed, Place your work in the Cygwin directory</w:t>
      </w:r>
    </w:p>
    <w:p w14:paraId="77FF6397" w14:textId="77777777" w:rsidR="00E7316D" w:rsidRPr="00847829" w:rsidRDefault="00E7316D" w:rsidP="00E7316D">
      <w:pPr>
        <w:pStyle w:val="ListParagraph"/>
        <w:spacing w:before="100" w:beforeAutospacing="1" w:after="0" w:line="360" w:lineRule="auto"/>
        <w:rPr>
          <w:rStyle w:val="Emphasis"/>
          <w:rFonts w:ascii="Times New Roman" w:hAnsi="Times New Roman" w:cs="Times New Roman"/>
          <w:i w:val="0"/>
          <w:sz w:val="24"/>
          <w:szCs w:val="24"/>
          <w:bdr w:val="none" w:sz="0" w:space="0" w:color="auto" w:frame="1"/>
          <w:shd w:val="clear" w:color="auto" w:fill="FFFFFF"/>
        </w:rPr>
      </w:pPr>
    </w:p>
    <w:p w14:paraId="1B9C8807" w14:textId="77777777" w:rsidR="00E7316D" w:rsidRPr="00847829" w:rsidRDefault="00E7316D" w:rsidP="008B78C0">
      <w:pPr>
        <w:pStyle w:val="Heading3"/>
      </w:pPr>
      <w:bookmarkStart w:id="3" w:name="_Toc506390484"/>
      <w:r w:rsidRPr="00847829">
        <w:t>External Tools</w:t>
      </w:r>
      <w:bookmarkEnd w:id="3"/>
    </w:p>
    <w:p w14:paraId="5F1B24DF" w14:textId="62190325"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Bowtie</w:t>
      </w:r>
      <w:r w:rsidR="00F6013D">
        <w:rPr>
          <w:rStyle w:val="Emphasis"/>
          <w:rFonts w:ascii="Times New Roman" w:hAnsi="Times New Roman" w:cs="Times New Roman"/>
          <w:i w:val="0"/>
          <w:sz w:val="24"/>
          <w:szCs w:val="24"/>
          <w:bdr w:val="none" w:sz="0" w:space="0" w:color="auto" w:frame="1"/>
          <w:shd w:val="clear" w:color="auto" w:fill="FFFFFF"/>
        </w:rPr>
        <w:t>2</w:t>
      </w:r>
      <w:r w:rsidRPr="00847829">
        <w:rPr>
          <w:rStyle w:val="Emphasis"/>
          <w:rFonts w:ascii="Times New Roman" w:hAnsi="Times New Roman" w:cs="Times New Roman"/>
          <w:i w:val="0"/>
          <w:sz w:val="24"/>
          <w:szCs w:val="24"/>
          <w:bdr w:val="none" w:sz="0" w:space="0" w:color="auto" w:frame="1"/>
          <w:shd w:val="clear" w:color="auto" w:fill="FFFFFF"/>
        </w:rPr>
        <w:t xml:space="preserve"> (</w:t>
      </w:r>
      <w:hyperlink r:id="rId9" w:history="1">
        <w:r w:rsidRPr="00847829">
          <w:rPr>
            <w:rStyle w:val="Hyperlink"/>
            <w:i/>
            <w:iCs/>
            <w:bdr w:val="none" w:sz="0" w:space="0" w:color="auto" w:frame="1"/>
            <w:shd w:val="clear" w:color="auto" w:fill="FFFFFF"/>
          </w:rPr>
          <w:t>http://bowtie-bio.sourceforge.net/index.shtml</w:t>
        </w:r>
      </w:hyperlink>
      <w:r w:rsidRPr="00847829">
        <w:rPr>
          <w:rStyle w:val="Emphasis"/>
          <w:rFonts w:ascii="Times New Roman" w:hAnsi="Times New Roman" w:cs="Times New Roman"/>
          <w:i w:val="0"/>
          <w:sz w:val="24"/>
          <w:szCs w:val="24"/>
          <w:bdr w:val="none" w:sz="0" w:space="0" w:color="auto" w:frame="1"/>
          <w:shd w:val="clear" w:color="auto" w:fill="FFFFFF"/>
        </w:rPr>
        <w:t>)</w:t>
      </w:r>
    </w:p>
    <w:p w14:paraId="2F625EEC"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BWA (</w:t>
      </w:r>
      <w:hyperlink r:id="rId10" w:history="1">
        <w:r w:rsidRPr="00847829">
          <w:rPr>
            <w:rStyle w:val="Hyperlink"/>
            <w:bdr w:val="none" w:sz="0" w:space="0" w:color="auto" w:frame="1"/>
            <w:shd w:val="clear" w:color="auto" w:fill="FFFFFF"/>
          </w:rPr>
          <w:t>http://bio-bwa.sourceforge.net/</w:t>
        </w:r>
      </w:hyperlink>
      <w:r w:rsidRPr="00847829">
        <w:rPr>
          <w:rStyle w:val="Emphasis"/>
          <w:rFonts w:ascii="Times New Roman" w:hAnsi="Times New Roman" w:cs="Times New Roman"/>
          <w:i w:val="0"/>
          <w:sz w:val="24"/>
          <w:szCs w:val="24"/>
          <w:bdr w:val="none" w:sz="0" w:space="0" w:color="auto" w:frame="1"/>
          <w:shd w:val="clear" w:color="auto" w:fill="FFFFFF"/>
        </w:rPr>
        <w:t xml:space="preserve"> )</w:t>
      </w:r>
    </w:p>
    <w:p w14:paraId="6BE04A64"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Install Samtools (</w:t>
      </w:r>
      <w:hyperlink r:id="rId11" w:history="1">
        <w:r w:rsidRPr="00847829">
          <w:rPr>
            <w:rStyle w:val="Hyperlink"/>
            <w:i/>
            <w:iCs/>
            <w:bdr w:val="none" w:sz="0" w:space="0" w:color="auto" w:frame="1"/>
            <w:shd w:val="clear" w:color="auto" w:fill="FFFFFF"/>
          </w:rPr>
          <w:t>http://samtools.sourceforge.net/</w:t>
        </w:r>
      </w:hyperlink>
      <w:r w:rsidRPr="00847829">
        <w:rPr>
          <w:rStyle w:val="Emphasis"/>
          <w:rFonts w:ascii="Times New Roman" w:hAnsi="Times New Roman" w:cs="Times New Roman"/>
          <w:i w:val="0"/>
          <w:sz w:val="24"/>
          <w:szCs w:val="24"/>
          <w:bdr w:val="none" w:sz="0" w:space="0" w:color="auto" w:frame="1"/>
          <w:shd w:val="clear" w:color="auto" w:fill="FFFFFF"/>
        </w:rPr>
        <w:t>)</w:t>
      </w:r>
    </w:p>
    <w:p w14:paraId="1692C32F" w14:textId="77777777" w:rsidR="00E7316D" w:rsidRPr="00847829"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Pick the specific tool for your OS, and follow the installation instructions for each one of them.</w:t>
      </w:r>
    </w:p>
    <w:p w14:paraId="1756A86F" w14:textId="26B5E9CE" w:rsidR="00E7316D" w:rsidRDefault="00E7316D"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847829">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847829">
        <w:rPr>
          <w:rFonts w:ascii="Times New Roman" w:hAnsi="Times New Roman" w:cs="Times New Roman"/>
          <w:sz w:val="24"/>
          <w:szCs w:val="24"/>
        </w:rPr>
        <w:t xml:space="preserve"> </w:t>
      </w:r>
      <w:r w:rsidRPr="00847829">
        <w:rPr>
          <w:rStyle w:val="Emphasis"/>
          <w:rFonts w:ascii="Times New Roman" w:hAnsi="Times New Roman" w:cs="Times New Roman"/>
          <w:i w:val="0"/>
          <w:sz w:val="24"/>
          <w:szCs w:val="24"/>
          <w:bdr w:val="none" w:sz="0" w:space="0" w:color="auto" w:frame="1"/>
          <w:shd w:val="clear" w:color="auto" w:fill="FFFFFF"/>
        </w:rPr>
        <w:t>bwa-0.7.17, and samtools-1.6</w:t>
      </w:r>
    </w:p>
    <w:p w14:paraId="2BD75C7A" w14:textId="30CBA527" w:rsidR="007263E5" w:rsidRPr="00376220" w:rsidRDefault="00376220"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376220">
        <w:rPr>
          <w:rStyle w:val="Emphasis"/>
          <w:rFonts w:ascii="Times New Roman" w:hAnsi="Times New Roman" w:cs="Times New Roman"/>
          <w:i w:val="0"/>
          <w:color w:val="FF0000"/>
          <w:sz w:val="24"/>
          <w:szCs w:val="24"/>
          <w:bdr w:val="none" w:sz="0" w:space="0" w:color="auto" w:frame="1"/>
          <w:shd w:val="clear" w:color="auto" w:fill="FFFFFF"/>
        </w:rPr>
        <w:t xml:space="preserve">Bowtie2 and </w:t>
      </w:r>
      <w:r w:rsidRPr="00376220">
        <w:rPr>
          <w:rStyle w:val="Emphasis"/>
          <w:rFonts w:ascii="Times New Roman" w:hAnsi="Times New Roman" w:cs="Times New Roman"/>
          <w:i w:val="0"/>
          <w:color w:val="FF0000"/>
          <w:sz w:val="24"/>
          <w:szCs w:val="24"/>
          <w:bdr w:val="none" w:sz="0" w:space="0" w:color="auto" w:frame="1"/>
          <w:shd w:val="clear" w:color="auto" w:fill="FFFFFF"/>
        </w:rPr>
        <w:t>Cygwin/MinGW</w:t>
      </w:r>
      <w:r w:rsidR="007263E5" w:rsidRPr="007263E5">
        <w:rPr>
          <w:rStyle w:val="Emphasis"/>
          <w:rFonts w:ascii="Times New Roman" w:hAnsi="Times New Roman" w:cs="Times New Roman"/>
          <w:i w:val="0"/>
          <w:sz w:val="24"/>
          <w:szCs w:val="24"/>
          <w:bdr w:val="none" w:sz="0" w:space="0" w:color="auto" w:frame="1"/>
          <w:shd w:val="clear" w:color="auto" w:fill="FFFFFF"/>
        </w:rPr>
        <w:t>:</w:t>
      </w:r>
      <w:r w:rsidR="00C66F3F">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To use </w:t>
      </w:r>
      <w:r w:rsidR="007263E5" w:rsidRPr="007263E5">
        <w:rPr>
          <w:rStyle w:val="Emphasis"/>
          <w:rFonts w:ascii="Times New Roman" w:hAnsi="Times New Roman" w:cs="Times New Roman"/>
          <w:i w:val="0"/>
          <w:sz w:val="24"/>
          <w:szCs w:val="24"/>
          <w:bdr w:val="none" w:sz="0" w:space="0" w:color="auto" w:frame="1"/>
          <w:shd w:val="clear" w:color="auto" w:fill="FFFFFF"/>
        </w:rPr>
        <w:t xml:space="preserve">Bowtie2 </w:t>
      </w:r>
      <w:r>
        <w:rPr>
          <w:rStyle w:val="Emphasis"/>
          <w:rFonts w:ascii="Times New Roman" w:hAnsi="Times New Roman" w:cs="Times New Roman"/>
          <w:i w:val="0"/>
          <w:sz w:val="24"/>
          <w:szCs w:val="24"/>
          <w:bdr w:val="none" w:sz="0" w:space="0" w:color="auto" w:frame="1"/>
          <w:shd w:val="clear" w:color="auto" w:fill="FFFFFF"/>
        </w:rPr>
        <w:t xml:space="preserve">in </w:t>
      </w:r>
      <w:r>
        <w:rPr>
          <w:rStyle w:val="Emphasis"/>
          <w:rFonts w:ascii="Times New Roman" w:hAnsi="Times New Roman" w:cs="Times New Roman"/>
          <w:i w:val="0"/>
          <w:sz w:val="24"/>
          <w:szCs w:val="24"/>
          <w:bdr w:val="none" w:sz="0" w:space="0" w:color="auto" w:frame="1"/>
          <w:shd w:val="clear" w:color="auto" w:fill="FFFFFF"/>
        </w:rPr>
        <w:t>Cygwin/MinGW</w:t>
      </w:r>
      <w:r>
        <w:rPr>
          <w:rStyle w:val="Emphasis"/>
          <w:rFonts w:ascii="Times New Roman" w:hAnsi="Times New Roman" w:cs="Times New Roman"/>
          <w:i w:val="0"/>
          <w:sz w:val="24"/>
          <w:szCs w:val="24"/>
          <w:bdr w:val="none" w:sz="0" w:space="0" w:color="auto" w:frame="1"/>
          <w:shd w:val="clear" w:color="auto" w:fill="FFFFFF"/>
        </w:rPr>
        <w:t xml:space="preserve">, the absolute path to the input </w:t>
      </w:r>
      <w:r w:rsidR="00C16094">
        <w:rPr>
          <w:rStyle w:val="Emphasis"/>
          <w:rFonts w:ascii="Times New Roman" w:hAnsi="Times New Roman" w:cs="Times New Roman"/>
          <w:i w:val="0"/>
          <w:sz w:val="24"/>
          <w:szCs w:val="24"/>
          <w:bdr w:val="none" w:sz="0" w:space="0" w:color="auto" w:frame="1"/>
          <w:shd w:val="clear" w:color="auto" w:fill="FFFFFF"/>
        </w:rPr>
        <w:t xml:space="preserve">file </w:t>
      </w:r>
      <w:bookmarkStart w:id="4" w:name="_GoBack"/>
      <w:bookmarkEnd w:id="4"/>
      <w:r>
        <w:rPr>
          <w:rStyle w:val="Emphasis"/>
          <w:rFonts w:ascii="Times New Roman" w:hAnsi="Times New Roman" w:cs="Times New Roman"/>
          <w:i w:val="0"/>
          <w:sz w:val="24"/>
          <w:szCs w:val="24"/>
          <w:bdr w:val="none" w:sz="0" w:space="0" w:color="auto" w:frame="1"/>
          <w:shd w:val="clear" w:color="auto" w:fill="FFFFFF"/>
        </w:rPr>
        <w:t>generate</w:t>
      </w:r>
      <w:r w:rsidR="008B3BAA">
        <w:rPr>
          <w:rStyle w:val="Emphasis"/>
          <w:rFonts w:ascii="Times New Roman" w:hAnsi="Times New Roman" w:cs="Times New Roman"/>
          <w:i w:val="0"/>
          <w:sz w:val="24"/>
          <w:szCs w:val="24"/>
          <w:bdr w:val="none" w:sz="0" w:space="0" w:color="auto" w:frame="1"/>
          <w:shd w:val="clear" w:color="auto" w:fill="FFFFFF"/>
        </w:rPr>
        <w:t>d from GenomeFlow might produce</w:t>
      </w:r>
      <w:r>
        <w:rPr>
          <w:rStyle w:val="Emphasis"/>
          <w:rFonts w:ascii="Times New Roman" w:hAnsi="Times New Roman" w:cs="Times New Roman"/>
          <w:i w:val="0"/>
          <w:sz w:val="24"/>
          <w:szCs w:val="24"/>
          <w:bdr w:val="none" w:sz="0" w:space="0" w:color="auto" w:frame="1"/>
          <w:shd w:val="clear" w:color="auto" w:fill="FFFFFF"/>
        </w:rPr>
        <w:t xml:space="preserve"> a</w:t>
      </w:r>
      <w:r w:rsidR="007263E5" w:rsidRPr="007263E5">
        <w:rPr>
          <w:rStyle w:val="Emphasis"/>
          <w:rFonts w:ascii="Times New Roman" w:hAnsi="Times New Roman" w:cs="Times New Roman"/>
          <w:sz w:val="24"/>
          <w:szCs w:val="24"/>
          <w:bdr w:val="none" w:sz="0" w:space="0" w:color="auto" w:frame="1"/>
          <w:shd w:val="clear" w:color="auto" w:fill="FFFFFF"/>
        </w:rPr>
        <w:t xml:space="preserve"> </w:t>
      </w:r>
      <w:r w:rsidR="007263E5" w:rsidRPr="00376220">
        <w:rPr>
          <w:rStyle w:val="Emphasis"/>
          <w:rFonts w:ascii="Times New Roman" w:hAnsi="Times New Roman" w:cs="Times New Roman"/>
          <w:i w:val="0"/>
          <w:color w:val="FF0000"/>
          <w:sz w:val="24"/>
          <w:szCs w:val="24"/>
          <w:bdr w:val="none" w:sz="0" w:space="0" w:color="auto" w:frame="1"/>
          <w:shd w:val="clear" w:color="auto" w:fill="FFFFFF"/>
        </w:rPr>
        <w:t>Warning:</w:t>
      </w:r>
      <w:r w:rsidR="007263E5" w:rsidRPr="00376220">
        <w:rPr>
          <w:rStyle w:val="Emphasis"/>
          <w:rFonts w:ascii="Times New Roman" w:hAnsi="Times New Roman" w:cs="Times New Roman"/>
          <w:color w:val="FF0000"/>
          <w:sz w:val="24"/>
          <w:szCs w:val="24"/>
          <w:bdr w:val="none" w:sz="0" w:space="0" w:color="auto" w:frame="1"/>
          <w:shd w:val="clear" w:color="auto" w:fill="FFFFFF"/>
        </w:rPr>
        <w:t xml:space="preserve"> Could not open read file</w:t>
      </w:r>
      <w:r>
        <w:rPr>
          <w:rStyle w:val="Emphasis"/>
          <w:rFonts w:ascii="Times New Roman" w:hAnsi="Times New Roman" w:cs="Times New Roman"/>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for some users</w:t>
      </w:r>
      <w:r>
        <w:rPr>
          <w:rStyle w:val="Emphasis"/>
          <w:rFonts w:ascii="Times New Roman" w:hAnsi="Times New Roman" w:cs="Times New Roman"/>
          <w:sz w:val="24"/>
          <w:szCs w:val="24"/>
          <w:bdr w:val="none" w:sz="0" w:space="0" w:color="auto" w:frame="1"/>
          <w:shd w:val="clear" w:color="auto" w:fill="FFFFFF"/>
        </w:rPr>
        <w:t xml:space="preserve">. </w:t>
      </w:r>
      <w:r w:rsidRPr="00376220">
        <w:rPr>
          <w:rStyle w:val="Emphasis"/>
          <w:rFonts w:ascii="Times New Roman" w:hAnsi="Times New Roman" w:cs="Times New Roman"/>
          <w:i w:val="0"/>
          <w:sz w:val="24"/>
          <w:szCs w:val="24"/>
          <w:bdr w:val="none" w:sz="0" w:space="0" w:color="auto" w:frame="1"/>
          <w:shd w:val="clear" w:color="auto" w:fill="FFFFFF"/>
        </w:rPr>
        <w:t>Use</w:t>
      </w:r>
      <w:r>
        <w:rPr>
          <w:rStyle w:val="Emphasis"/>
          <w:rFonts w:ascii="Times New Roman" w:hAnsi="Times New Roman" w:cs="Times New Roman"/>
          <w:i w:val="0"/>
          <w:sz w:val="24"/>
          <w:szCs w:val="24"/>
          <w:bdr w:val="none" w:sz="0" w:space="0" w:color="auto" w:frame="1"/>
          <w:shd w:val="clear" w:color="auto" w:fill="FFFFFF"/>
        </w:rPr>
        <w:t xml:space="preserve"> a relative path to the input file to locate the file by editing the generated GenomeFlow script.</w:t>
      </w:r>
    </w:p>
    <w:p w14:paraId="7288734D" w14:textId="77777777" w:rsidR="00E7316D" w:rsidRPr="00847829" w:rsidRDefault="00E7316D" w:rsidP="00E7316D">
      <w:pPr>
        <w:pStyle w:val="ListParagraph"/>
        <w:spacing w:before="100" w:beforeAutospacing="1" w:after="0" w:line="360" w:lineRule="auto"/>
        <w:ind w:left="990"/>
        <w:rPr>
          <w:rStyle w:val="Emphasis"/>
          <w:rFonts w:ascii="Times New Roman" w:hAnsi="Times New Roman" w:cs="Times New Roman"/>
          <w:i w:val="0"/>
          <w:color w:val="403838"/>
          <w:sz w:val="24"/>
          <w:szCs w:val="24"/>
          <w:bdr w:val="none" w:sz="0" w:space="0" w:color="auto" w:frame="1"/>
          <w:shd w:val="clear" w:color="auto" w:fill="FFFFFF"/>
        </w:rPr>
      </w:pPr>
    </w:p>
    <w:p w14:paraId="77BC4E06" w14:textId="77777777" w:rsidR="00E7316D" w:rsidRPr="00847829" w:rsidRDefault="00E7316D" w:rsidP="008B78C0">
      <w:pPr>
        <w:pStyle w:val="Heading2"/>
      </w:pPr>
      <w:bookmarkStart w:id="5" w:name="_Toc506390485"/>
      <w:r w:rsidRPr="00847829">
        <w:t>Create an index for a reference genome</w:t>
      </w:r>
      <w:bookmarkEnd w:id="5"/>
    </w:p>
    <w:p w14:paraId="0E0A4288" w14:textId="6E9203EB" w:rsidR="00E7316D" w:rsidRPr="00847829" w:rsidRDefault="00E7316D" w:rsidP="008B78C0">
      <w:pPr>
        <w:pStyle w:val="Heading3"/>
      </w:pPr>
      <w:bookmarkStart w:id="6" w:name="_Toc506390486"/>
      <w:r w:rsidRPr="00847829">
        <w:t>Purpose</w:t>
      </w:r>
      <w:bookmarkEnd w:id="6"/>
    </w:p>
    <w:p w14:paraId="3AA702BF"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To build index for the reference genome data. Indexing the reference genome makes querying fast, and can also compress the size of the genome data</w:t>
      </w:r>
    </w:p>
    <w:p w14:paraId="750B1407" w14:textId="77777777" w:rsidR="00E7316D" w:rsidRPr="008F1753" w:rsidRDefault="00E7316D" w:rsidP="008B78C0">
      <w:pPr>
        <w:pStyle w:val="Heading3"/>
      </w:pPr>
      <w:bookmarkStart w:id="7" w:name="_Toc506390487"/>
      <w:r w:rsidRPr="00847829">
        <w:lastRenderedPageBreak/>
        <w:t>Input</w:t>
      </w:r>
      <w:bookmarkEnd w:id="7"/>
    </w:p>
    <w:p w14:paraId="450C552B" w14:textId="0BE5E659" w:rsidR="00E7316D"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847829">
        <w:rPr>
          <w:rFonts w:ascii="Times New Roman" w:hAnsi="Times New Roman" w:cs="Times New Roman"/>
          <w:sz w:val="24"/>
          <w:szCs w:val="24"/>
        </w:rPr>
        <w:t xml:space="preserve">The reference input FASTA file </w:t>
      </w:r>
      <w:r w:rsidRPr="00847829">
        <w:rPr>
          <w:rFonts w:ascii="Times New Roman" w:hAnsi="Times New Roman" w:cs="Times New Roman"/>
          <w:sz w:val="24"/>
          <w:szCs w:val="24"/>
          <w:shd w:val="clear" w:color="auto" w:fill="FFFFFF"/>
        </w:rPr>
        <w:t>(usually having extension </w:t>
      </w:r>
      <w:r w:rsidR="00DB7E3E" w:rsidRPr="00847829">
        <w:rPr>
          <w:rFonts w:ascii="Times New Roman" w:hAnsi="Times New Roman" w:cs="Times New Roman"/>
          <w:sz w:val="24"/>
          <w:szCs w:val="24"/>
          <w:shd w:val="clear" w:color="auto" w:fill="FFFFFF"/>
        </w:rPr>
        <w:t>fa,</w:t>
      </w:r>
      <w:r w:rsidR="00DB7E3E" w:rsidRPr="00847829">
        <w:rPr>
          <w:rStyle w:val="HTMLCode"/>
          <w:rFonts w:ascii="Times New Roman" w:eastAsiaTheme="minorHAnsi" w:hAnsi="Times New Roman" w:cs="Times New Roman"/>
          <w:sz w:val="24"/>
          <w:szCs w:val="24"/>
          <w:shd w:val="clear" w:color="auto" w:fill="FFFFFF"/>
        </w:rPr>
        <w:t xml:space="preserve"> mfa,.</w:t>
      </w:r>
      <w:r w:rsidRPr="00847829">
        <w:rPr>
          <w:rStyle w:val="HTMLCode"/>
          <w:rFonts w:ascii="Times New Roman" w:eastAsiaTheme="minorHAnsi" w:hAnsi="Times New Roman" w:cs="Times New Roman"/>
          <w:sz w:val="24"/>
          <w:szCs w:val="24"/>
          <w:shd w:val="clear" w:color="auto" w:fill="FFFFFF"/>
        </w:rPr>
        <w:t>fna</w:t>
      </w:r>
      <w:r w:rsidRPr="00847829">
        <w:rPr>
          <w:rFonts w:ascii="Times New Roman" w:hAnsi="Times New Roman" w:cs="Times New Roman"/>
          <w:sz w:val="24"/>
          <w:szCs w:val="24"/>
          <w:shd w:val="clear" w:color="auto" w:fill="FFFFFF"/>
        </w:rPr>
        <w:t xml:space="preserve"> or similar). Read more about FASTA files here: </w:t>
      </w:r>
      <w:hyperlink r:id="rId12" w:history="1">
        <w:r w:rsidRPr="00847829">
          <w:rPr>
            <w:rStyle w:val="Hyperlink"/>
            <w:shd w:val="clear" w:color="auto" w:fill="FFFFFF"/>
          </w:rPr>
          <w:t>https://en.wikipedia.org/wiki/FASTA</w:t>
        </w:r>
      </w:hyperlink>
      <w:r w:rsidRPr="00847829">
        <w:rPr>
          <w:rFonts w:ascii="Times New Roman" w:hAnsi="Times New Roman" w:cs="Times New Roman"/>
          <w:color w:val="444444"/>
          <w:sz w:val="24"/>
          <w:szCs w:val="24"/>
          <w:shd w:val="clear" w:color="auto" w:fill="FFFFFF"/>
        </w:rPr>
        <w:t xml:space="preserve"> .</w:t>
      </w:r>
    </w:p>
    <w:p w14:paraId="0DC2A779" w14:textId="27A16062" w:rsidR="009571E0" w:rsidRPr="00847829" w:rsidRDefault="009571E0" w:rsidP="00E7316D">
      <w:pPr>
        <w:pStyle w:val="ListParagraph"/>
        <w:spacing w:before="100" w:beforeAutospacing="1" w:after="0" w:line="360" w:lineRule="auto"/>
        <w:ind w:left="1260"/>
        <w:rPr>
          <w:rFonts w:ascii="Times New Roman" w:hAnsi="Times New Roman" w:cs="Times New Roman"/>
          <w:sz w:val="24"/>
          <w:szCs w:val="24"/>
        </w:rPr>
      </w:pPr>
      <w:r w:rsidRPr="009571E0">
        <w:rPr>
          <w:rFonts w:ascii="Times New Roman" w:hAnsi="Times New Roman" w:cs="Times New Roman"/>
          <w:b/>
          <w:color w:val="444444"/>
          <w:sz w:val="24"/>
          <w:szCs w:val="24"/>
          <w:shd w:val="clear" w:color="auto" w:fill="FFFFFF"/>
        </w:rPr>
        <w:t>Example</w:t>
      </w:r>
      <w:r>
        <w:rPr>
          <w:rFonts w:ascii="Times New Roman" w:hAnsi="Times New Roman" w:cs="Times New Roman"/>
          <w:color w:val="444444"/>
          <w:sz w:val="24"/>
          <w:szCs w:val="24"/>
          <w:shd w:val="clear" w:color="auto" w:fill="FFFFFF"/>
        </w:rPr>
        <w:t>:</w:t>
      </w:r>
    </w:p>
    <w:p w14:paraId="052C1995" w14:textId="2BFEDA78" w:rsidR="00E7316D"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Pr>
          <w:rFonts w:ascii="Times New Roman" w:hAnsi="Times New Roman" w:cs="Times New Roman"/>
          <w:sz w:val="24"/>
          <w:szCs w:val="24"/>
        </w:rPr>
        <w:tab/>
      </w:r>
      <w:r w:rsidR="00A12A83">
        <w:rPr>
          <w:rFonts w:ascii="Times New Roman" w:hAnsi="Times New Roman" w:cs="Times New Roman"/>
          <w:sz w:val="24"/>
          <w:szCs w:val="24"/>
        </w:rPr>
        <w:t xml:space="preserve">The human </w:t>
      </w:r>
      <w:r w:rsidR="009C731C">
        <w:rPr>
          <w:rFonts w:ascii="Times New Roman" w:hAnsi="Times New Roman" w:cs="Times New Roman"/>
          <w:sz w:val="24"/>
          <w:szCs w:val="24"/>
        </w:rPr>
        <w:t>h</w:t>
      </w:r>
      <w:r>
        <w:rPr>
          <w:rFonts w:ascii="Times New Roman" w:hAnsi="Times New Roman" w:cs="Times New Roman"/>
          <w:sz w:val="24"/>
          <w:szCs w:val="24"/>
        </w:rPr>
        <w:t xml:space="preserve">g19 genome data (.fa) can be </w:t>
      </w:r>
      <w:r w:rsidR="00CE6898">
        <w:rPr>
          <w:rFonts w:ascii="Times New Roman" w:hAnsi="Times New Roman" w:cs="Times New Roman"/>
          <w:sz w:val="24"/>
          <w:szCs w:val="24"/>
        </w:rPr>
        <w:t>downloaded from</w:t>
      </w:r>
      <w:r>
        <w:rPr>
          <w:rFonts w:ascii="Times New Roman" w:hAnsi="Times New Roman" w:cs="Times New Roman"/>
          <w:sz w:val="24"/>
          <w:szCs w:val="24"/>
        </w:rPr>
        <w:t xml:space="preserve"> here:</w:t>
      </w:r>
      <w:r w:rsidR="009C731C">
        <w:rPr>
          <w:rFonts w:ascii="Times New Roman" w:hAnsi="Times New Roman" w:cs="Times New Roman"/>
          <w:sz w:val="24"/>
          <w:szCs w:val="24"/>
        </w:rPr>
        <w:t xml:space="preserve"> </w:t>
      </w:r>
      <w:hyperlink r:id="rId13" w:history="1">
        <w:r w:rsidR="009C731C" w:rsidRPr="003D50EE">
          <w:rPr>
            <w:rStyle w:val="Hyperlink"/>
            <w:rFonts w:ascii="Times New Roman" w:hAnsi="Times New Roman" w:cs="Times New Roman"/>
            <w:sz w:val="24"/>
            <w:szCs w:val="24"/>
          </w:rPr>
          <w:t>http://sysbio.rnet.missouri.edu/bdm_download/GenomeFlow/hg19_genome/hg19_genome_FASTA/</w:t>
        </w:r>
      </w:hyperlink>
    </w:p>
    <w:p w14:paraId="7DA6C03F" w14:textId="77777777" w:rsidR="009C731C" w:rsidRDefault="009C731C" w:rsidP="00E7316D">
      <w:pPr>
        <w:pStyle w:val="ListParagraph"/>
        <w:spacing w:before="100" w:beforeAutospacing="1" w:after="0" w:line="360" w:lineRule="auto"/>
        <w:ind w:left="1260" w:hanging="540"/>
        <w:rPr>
          <w:rFonts w:ascii="Times New Roman" w:hAnsi="Times New Roman" w:cs="Times New Roman"/>
          <w:sz w:val="24"/>
          <w:szCs w:val="24"/>
        </w:rPr>
      </w:pPr>
    </w:p>
    <w:p w14:paraId="56D13CA0" w14:textId="77777777" w:rsidR="00DB7E3E" w:rsidRPr="00847829" w:rsidRDefault="00DB7E3E" w:rsidP="00E7316D">
      <w:pPr>
        <w:pStyle w:val="ListParagraph"/>
        <w:spacing w:before="100" w:beforeAutospacing="1" w:after="0" w:line="360" w:lineRule="auto"/>
        <w:ind w:left="1260" w:hanging="540"/>
        <w:rPr>
          <w:rFonts w:ascii="Times New Roman" w:hAnsi="Times New Roman" w:cs="Times New Roman"/>
          <w:sz w:val="24"/>
          <w:szCs w:val="24"/>
        </w:rPr>
      </w:pPr>
    </w:p>
    <w:p w14:paraId="07DE1D22" w14:textId="77777777" w:rsidR="00E7316D" w:rsidRPr="00847829" w:rsidRDefault="00E7316D" w:rsidP="008B78C0">
      <w:pPr>
        <w:pStyle w:val="Heading3"/>
      </w:pPr>
      <w:bookmarkStart w:id="8" w:name="_Toc506390488"/>
      <w:r w:rsidRPr="00847829">
        <w:t>Output</w:t>
      </w:r>
      <w:bookmarkEnd w:id="8"/>
    </w:p>
    <w:p w14:paraId="6F105713" w14:textId="77777777" w:rsidR="00E7316D" w:rsidRDefault="00E7316D" w:rsidP="00E7316D">
      <w:pPr>
        <w:pStyle w:val="ListParagraph"/>
        <w:spacing w:before="100" w:beforeAutospacing="1" w:after="0" w:line="360" w:lineRule="auto"/>
        <w:ind w:left="1530"/>
        <w:rPr>
          <w:rFonts w:ascii="Times New Roman" w:hAnsi="Times New Roman" w:cs="Times New Roman"/>
          <w:sz w:val="24"/>
          <w:szCs w:val="24"/>
        </w:rPr>
      </w:pPr>
      <w:r>
        <w:rPr>
          <w:rFonts w:ascii="Times New Roman" w:hAnsi="Times New Roman" w:cs="Times New Roman"/>
          <w:sz w:val="24"/>
          <w:szCs w:val="24"/>
        </w:rPr>
        <w:t xml:space="preserve"> It generates a shell script with the name </w:t>
      </w:r>
      <w:r w:rsidRPr="00531CEF">
        <w:rPr>
          <w:rFonts w:ascii="Times New Roman" w:hAnsi="Times New Roman" w:cs="Times New Roman"/>
          <w:i/>
          <w:sz w:val="24"/>
          <w:szCs w:val="24"/>
        </w:rPr>
        <w:t>Indexer_script.sh</w:t>
      </w:r>
      <w:r>
        <w:rPr>
          <w:rFonts w:ascii="Times New Roman" w:hAnsi="Times New Roman" w:cs="Times New Roman"/>
          <w:sz w:val="24"/>
          <w:szCs w:val="24"/>
        </w:rPr>
        <w:t xml:space="preserve">.  </w:t>
      </w:r>
    </w:p>
    <w:p w14:paraId="60E956CE" w14:textId="77777777" w:rsidR="00E7316D" w:rsidRDefault="00E7316D" w:rsidP="008B78C0">
      <w:pPr>
        <w:pStyle w:val="Heading3"/>
      </w:pPr>
      <w:bookmarkStart w:id="9" w:name="_Toc506390489"/>
      <w:r w:rsidRPr="00701C67">
        <w:t>Output of script</w:t>
      </w:r>
      <w:r>
        <w:t>:</w:t>
      </w:r>
      <w:bookmarkEnd w:id="9"/>
    </w:p>
    <w:p w14:paraId="72B4140B" w14:textId="525D6FF1" w:rsidR="00E7316D"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B523B6">
        <w:rPr>
          <w:rFonts w:ascii="Times New Roman" w:hAnsi="Times New Roman" w:cs="Times New Roman"/>
          <w:sz w:val="24"/>
          <w:szCs w:val="24"/>
        </w:rPr>
        <w:t>A list of index files. This varies depending on the tool selected for indexing. BWA output 5 files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rPr>
        <w:t>.amb,</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shd w:val="clear" w:color="auto" w:fill="FFFFFF"/>
        </w:rPr>
        <w:t>. ann</w:t>
      </w:r>
      <w:r w:rsidRPr="00B523B6">
        <w:rPr>
          <w:rFonts w:ascii="Times New Roman" w:hAnsi="Times New Roman" w:cs="Times New Roman"/>
          <w:sz w:val="24"/>
          <w:szCs w:val="24"/>
        </w:rPr>
        <w:t>, NAME</w:t>
      </w:r>
      <w:r w:rsidRPr="00B523B6">
        <w:rPr>
          <w:rFonts w:ascii="Times New Roman" w:hAnsi="Times New Roman" w:cs="Times New Roman"/>
          <w:sz w:val="24"/>
          <w:szCs w:val="24"/>
          <w:shd w:val="clear" w:color="auto" w:fill="FFFFFF"/>
        </w:rPr>
        <w:t>. bwt</w:t>
      </w:r>
      <w:r w:rsidRPr="00B523B6">
        <w:rPr>
          <w:rFonts w:ascii="Times New Roman" w:hAnsi="Times New Roman" w:cs="Times New Roman"/>
          <w:sz w:val="24"/>
          <w:szCs w:val="24"/>
        </w:rPr>
        <w:t>, NAME</w:t>
      </w:r>
      <w:r w:rsidRPr="00B523B6">
        <w:rPr>
          <w:rFonts w:ascii="Times New Roman" w:hAnsi="Times New Roman" w:cs="Times New Roman"/>
          <w:sz w:val="24"/>
          <w:szCs w:val="24"/>
          <w:shd w:val="clear" w:color="auto" w:fill="FFFFFF"/>
        </w:rPr>
        <w:t> </w:t>
      </w:r>
      <w:r w:rsidRPr="00B523B6">
        <w:rPr>
          <w:rFonts w:ascii="Times New Roman" w:hAnsi="Times New Roman" w:cs="Times New Roman"/>
          <w:sz w:val="24"/>
          <w:szCs w:val="24"/>
        </w:rPr>
        <w:t xml:space="preserve">.pac, and </w:t>
      </w:r>
      <w:r w:rsidRPr="00B523B6">
        <w:rPr>
          <w:rFonts w:ascii="Times New Roman" w:hAnsi="Times New Roman" w:cs="Times New Roman"/>
          <w:sz w:val="24"/>
          <w:szCs w:val="24"/>
          <w:shd w:val="clear" w:color="auto" w:fill="FFFFFF"/>
        </w:rPr>
        <w:t>NAME.sa</w:t>
      </w:r>
      <w:r w:rsidRPr="00B523B6">
        <w:rPr>
          <w:rFonts w:ascii="Times New Roman" w:hAnsi="Times New Roman" w:cs="Times New Roman"/>
          <w:sz w:val="24"/>
          <w:szCs w:val="24"/>
        </w:rPr>
        <w:t xml:space="preserve">), where </w:t>
      </w:r>
      <w:r w:rsidRPr="00B523B6">
        <w:rPr>
          <w:rFonts w:ascii="Times New Roman" w:hAnsi="Times New Roman" w:cs="Times New Roman"/>
          <w:sz w:val="24"/>
          <w:szCs w:val="24"/>
          <w:shd w:val="clear" w:color="auto" w:fill="FFFFFF"/>
        </w:rPr>
        <w:t>NAME </w:t>
      </w:r>
      <w:r w:rsidRPr="00B523B6">
        <w:rPr>
          <w:rFonts w:ascii="Times New Roman" w:hAnsi="Times New Roman" w:cs="Times New Roman"/>
          <w:sz w:val="24"/>
          <w:szCs w:val="24"/>
        </w:rPr>
        <w:t>is a prefix string, and Bowtie outputs 6 files (</w:t>
      </w:r>
      <w:r w:rsidRPr="00B523B6">
        <w:rPr>
          <w:rStyle w:val="HTMLCode"/>
          <w:rFonts w:ascii="Times New Roman" w:eastAsiaTheme="minorHAnsi" w:hAnsi="Times New Roman" w:cs="Times New Roman"/>
          <w:sz w:val="24"/>
          <w:szCs w:val="24"/>
          <w:shd w:val="clear" w:color="auto" w:fill="FFFFFF"/>
        </w:rPr>
        <w:t>NAME.1.bt2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NAME.2.bt2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NAME.3.bt2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NAME.4.bt2</w:t>
      </w:r>
      <w:r w:rsidRPr="00B523B6">
        <w:rPr>
          <w:rFonts w:ascii="Times New Roman" w:hAnsi="Times New Roman" w:cs="Times New Roman"/>
          <w:sz w:val="24"/>
          <w:szCs w:val="24"/>
          <w:shd w:val="clear" w:color="auto" w:fill="FFFFFF"/>
        </w:rPr>
        <w:t>, </w:t>
      </w:r>
      <w:r w:rsidRPr="00B523B6">
        <w:rPr>
          <w:rStyle w:val="HTMLCode"/>
          <w:rFonts w:ascii="Times New Roman" w:eastAsiaTheme="minorHAnsi" w:hAnsi="Times New Roman" w:cs="Times New Roman"/>
          <w:sz w:val="24"/>
          <w:szCs w:val="24"/>
          <w:shd w:val="clear" w:color="auto" w:fill="FFFFFF"/>
        </w:rPr>
        <w:t>NAME.rev.1.bt2</w:t>
      </w:r>
      <w:r w:rsidRPr="00B523B6">
        <w:rPr>
          <w:rFonts w:ascii="Times New Roman" w:hAnsi="Times New Roman" w:cs="Times New Roman"/>
          <w:sz w:val="24"/>
          <w:szCs w:val="24"/>
          <w:shd w:val="clear" w:color="auto" w:fill="FFFFFF"/>
        </w:rPr>
        <w:t>, and </w:t>
      </w:r>
      <w:r w:rsidRPr="00B523B6">
        <w:rPr>
          <w:rStyle w:val="HTMLCode"/>
          <w:rFonts w:ascii="Times New Roman" w:eastAsiaTheme="minorHAnsi" w:hAnsi="Times New Roman" w:cs="Times New Roman"/>
          <w:sz w:val="24"/>
          <w:szCs w:val="24"/>
          <w:shd w:val="clear" w:color="auto" w:fill="FFFFFF"/>
        </w:rPr>
        <w:t>NAME.rev.2.bt2)</w:t>
      </w:r>
      <w:r w:rsidRPr="00B523B6">
        <w:rPr>
          <w:rFonts w:ascii="Times New Roman" w:hAnsi="Times New Roman" w:cs="Times New Roman"/>
          <w:sz w:val="24"/>
          <w:szCs w:val="24"/>
          <w:shd w:val="clear" w:color="auto" w:fill="FFFFFF"/>
        </w:rPr>
        <w:t xml:space="preserve"> where </w:t>
      </w:r>
      <w:r w:rsidRPr="00B523B6">
        <w:rPr>
          <w:rStyle w:val="HTMLCode"/>
          <w:rFonts w:ascii="Times New Roman" w:eastAsiaTheme="minorHAnsi" w:hAnsi="Times New Roman" w:cs="Times New Roman"/>
          <w:sz w:val="24"/>
          <w:szCs w:val="24"/>
          <w:shd w:val="clear" w:color="auto" w:fill="FFFFFF"/>
        </w:rPr>
        <w:t>NAME</w:t>
      </w:r>
      <w:r w:rsidRPr="00B523B6">
        <w:rPr>
          <w:rFonts w:ascii="Times New Roman" w:hAnsi="Times New Roman" w:cs="Times New Roman"/>
          <w:sz w:val="24"/>
          <w:szCs w:val="24"/>
          <w:shd w:val="clear" w:color="auto" w:fill="FFFFFF"/>
        </w:rPr>
        <w:t> is </w:t>
      </w:r>
      <w:r w:rsidRPr="00B523B6">
        <w:rPr>
          <w:rStyle w:val="HTMLCode"/>
          <w:rFonts w:ascii="Times New Roman" w:eastAsiaTheme="minorHAnsi" w:hAnsi="Times New Roman" w:cs="Times New Roman"/>
          <w:sz w:val="24"/>
          <w:szCs w:val="24"/>
          <w:shd w:val="clear" w:color="auto" w:fill="FFFFFF"/>
        </w:rPr>
        <w:t>&lt;bt2_base&gt;</w:t>
      </w:r>
      <w:r w:rsidRPr="00B523B6">
        <w:rPr>
          <w:rFonts w:ascii="Times New Roman" w:hAnsi="Times New Roman" w:cs="Times New Roman"/>
          <w:sz w:val="24"/>
          <w:szCs w:val="24"/>
          <w:shd w:val="clear" w:color="auto" w:fill="FFFFFF"/>
        </w:rPr>
        <w:t>.</w:t>
      </w:r>
    </w:p>
    <w:p w14:paraId="659C55D0" w14:textId="2DAB446A" w:rsidR="009571E0" w:rsidRDefault="009571E0"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9571E0">
        <w:rPr>
          <w:rFonts w:ascii="Times New Roman" w:hAnsi="Times New Roman" w:cs="Times New Roman"/>
          <w:b/>
          <w:sz w:val="24"/>
          <w:szCs w:val="24"/>
        </w:rPr>
        <w:t>Example</w:t>
      </w:r>
      <w:r>
        <w:rPr>
          <w:rFonts w:ascii="Times New Roman" w:hAnsi="Times New Roman" w:cs="Times New Roman"/>
          <w:sz w:val="24"/>
          <w:szCs w:val="24"/>
        </w:rPr>
        <w:t>:</w:t>
      </w:r>
    </w:p>
    <w:p w14:paraId="5E49A9CE" w14:textId="67ADB9EE" w:rsidR="009571E0" w:rsidRDefault="009571E0" w:rsidP="00E7316D">
      <w:pPr>
        <w:pStyle w:val="ListParagraph"/>
        <w:spacing w:before="100" w:beforeAutospacing="1" w:after="0" w:line="360" w:lineRule="auto"/>
        <w:ind w:left="1530"/>
        <w:rPr>
          <w:rFonts w:ascii="Times New Roman" w:hAnsi="Times New Roman" w:cs="Times New Roman"/>
          <w:sz w:val="24"/>
          <w:szCs w:val="24"/>
        </w:rPr>
      </w:pPr>
      <w:r>
        <w:rPr>
          <w:rFonts w:ascii="Times New Roman" w:hAnsi="Times New Roman" w:cs="Times New Roman"/>
          <w:sz w:val="24"/>
          <w:szCs w:val="24"/>
        </w:rPr>
        <w:t xml:space="preserve">Generated index for </w:t>
      </w:r>
      <w:r w:rsidR="000268AA">
        <w:rPr>
          <w:rFonts w:ascii="Times New Roman" w:hAnsi="Times New Roman" w:cs="Times New Roman"/>
          <w:sz w:val="24"/>
          <w:szCs w:val="24"/>
        </w:rPr>
        <w:t xml:space="preserve">the </w:t>
      </w:r>
      <w:r>
        <w:rPr>
          <w:rFonts w:ascii="Times New Roman" w:hAnsi="Times New Roman" w:cs="Times New Roman"/>
          <w:sz w:val="24"/>
          <w:szCs w:val="24"/>
        </w:rPr>
        <w:t xml:space="preserve">hg19 human genome by bowtie2 and bwa tools can be downloaded from here: </w:t>
      </w:r>
      <w:hyperlink r:id="rId14" w:history="1">
        <w:r w:rsidRPr="003D50EE">
          <w:rPr>
            <w:rStyle w:val="Hyperlink"/>
            <w:rFonts w:ascii="Times New Roman" w:hAnsi="Times New Roman" w:cs="Times New Roman"/>
            <w:sz w:val="24"/>
            <w:szCs w:val="24"/>
          </w:rPr>
          <w:t>http://sysbio.rnet.missouri.edu/bdm_download/GenomeFlow/hg19_genome/</w:t>
        </w:r>
      </w:hyperlink>
    </w:p>
    <w:p w14:paraId="50A17E1B" w14:textId="77777777" w:rsidR="009571E0" w:rsidRPr="00B523B6"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847829" w:rsidRDefault="00E7316D" w:rsidP="008B78C0">
      <w:pPr>
        <w:pStyle w:val="Heading3"/>
      </w:pPr>
      <w:bookmarkStart w:id="10" w:name="_Toc506390490"/>
      <w:r w:rsidRPr="00847829">
        <w:t>Running</w:t>
      </w:r>
      <w:bookmarkEnd w:id="10"/>
    </w:p>
    <w:p w14:paraId="1476F4DE" w14:textId="77777777" w:rsidR="00E7316D" w:rsidRPr="008F1753" w:rsidRDefault="00E7316D" w:rsidP="00E7316D">
      <w:pPr>
        <w:pStyle w:val="ListParagraph"/>
        <w:numPr>
          <w:ilvl w:val="0"/>
          <w:numId w:val="25"/>
        </w:numPr>
        <w:ind w:left="1530" w:hanging="270"/>
        <w:rPr>
          <w:rFonts w:ascii="Times New Roman" w:hAnsi="Times New Roman" w:cs="Times New Roman"/>
          <w:sz w:val="24"/>
          <w:szCs w:val="24"/>
        </w:rPr>
      </w:pPr>
      <w:r w:rsidRPr="008F1753">
        <w:rPr>
          <w:rFonts w:ascii="Times New Roman" w:hAnsi="Times New Roman" w:cs="Times New Roman"/>
          <w:sz w:val="24"/>
          <w:szCs w:val="24"/>
        </w:rPr>
        <w:t>Access the function from the menu toolbar: 1D-Functions/Build index for reference genome</w:t>
      </w:r>
    </w:p>
    <w:p w14:paraId="629F9752" w14:textId="77777777" w:rsidR="00EA772A" w:rsidRDefault="00E7316D" w:rsidP="00EA772A">
      <w:pPr>
        <w:pStyle w:val="ListParagraph"/>
        <w:numPr>
          <w:ilvl w:val="0"/>
          <w:numId w:val="25"/>
        </w:numPr>
        <w:ind w:left="1530" w:hanging="270"/>
        <w:rPr>
          <w:rFonts w:ascii="Times New Roman" w:hAnsi="Times New Roman" w:cs="Times New Roman"/>
          <w:sz w:val="24"/>
          <w:szCs w:val="24"/>
        </w:rPr>
      </w:pPr>
      <w:r w:rsidRPr="008F1753">
        <w:rPr>
          <w:rFonts w:ascii="Times New Roman" w:hAnsi="Times New Roman" w:cs="Times New Roman"/>
          <w:sz w:val="24"/>
          <w:szCs w:val="24"/>
        </w:rPr>
        <w:t xml:space="preserve">Generate </w:t>
      </w:r>
      <w:r>
        <w:rPr>
          <w:rFonts w:ascii="Times New Roman" w:hAnsi="Times New Roman" w:cs="Times New Roman"/>
          <w:sz w:val="24"/>
          <w:szCs w:val="24"/>
        </w:rPr>
        <w:t>a s</w:t>
      </w:r>
      <w:r w:rsidRPr="008F1753">
        <w:rPr>
          <w:rFonts w:ascii="Times New Roman" w:hAnsi="Times New Roman" w:cs="Times New Roman"/>
          <w:sz w:val="24"/>
          <w:szCs w:val="24"/>
        </w:rPr>
        <w:t>cript called Indexer_script.sh</w:t>
      </w:r>
    </w:p>
    <w:p w14:paraId="112EEE20" w14:textId="7804939B" w:rsidR="00EA772A" w:rsidRPr="00EA772A" w:rsidRDefault="00EA772A" w:rsidP="00EA772A">
      <w:pPr>
        <w:pStyle w:val="ListParagraph"/>
        <w:numPr>
          <w:ilvl w:val="0"/>
          <w:numId w:val="25"/>
        </w:numPr>
        <w:ind w:left="1530" w:hanging="270"/>
        <w:rPr>
          <w:rFonts w:ascii="Times New Roman" w:hAnsi="Times New Roman" w:cs="Times New Roman"/>
          <w:sz w:val="24"/>
          <w:szCs w:val="24"/>
        </w:rPr>
      </w:pPr>
      <w:r w:rsidRPr="00EA772A">
        <w:rPr>
          <w:rFonts w:ascii="Times New Roman" w:hAnsi="Times New Roman" w:cs="Times New Roman"/>
          <w:sz w:val="24"/>
          <w:szCs w:val="24"/>
        </w:rPr>
        <w:t>Open a Unix Terminal</w:t>
      </w:r>
    </w:p>
    <w:p w14:paraId="3FF418A4" w14:textId="77777777" w:rsidR="00E7316D" w:rsidRDefault="00E7316D" w:rsidP="00E7316D">
      <w:pPr>
        <w:pStyle w:val="ListParagraph"/>
        <w:numPr>
          <w:ilvl w:val="0"/>
          <w:numId w:val="25"/>
        </w:numPr>
        <w:ind w:left="1530" w:hanging="270"/>
        <w:rPr>
          <w:rFonts w:ascii="Times New Roman" w:hAnsi="Times New Roman" w:cs="Times New Roman"/>
          <w:sz w:val="24"/>
          <w:szCs w:val="24"/>
        </w:rPr>
      </w:pPr>
      <w:r>
        <w:rPr>
          <w:rFonts w:ascii="Times New Roman" w:hAnsi="Times New Roman" w:cs="Times New Roman"/>
          <w:sz w:val="24"/>
          <w:szCs w:val="24"/>
        </w:rPr>
        <w:t>Execute</w:t>
      </w:r>
      <w:r w:rsidRPr="008F1753">
        <w:rPr>
          <w:rFonts w:ascii="Times New Roman" w:hAnsi="Times New Roman" w:cs="Times New Roman"/>
          <w:sz w:val="24"/>
          <w:szCs w:val="24"/>
        </w:rPr>
        <w:t xml:space="preserve"> </w:t>
      </w:r>
      <w:r w:rsidRPr="00025EAD">
        <w:rPr>
          <w:rFonts w:ascii="Times New Roman" w:hAnsi="Times New Roman" w:cs="Times New Roman"/>
          <w:i/>
          <w:sz w:val="24"/>
          <w:szCs w:val="24"/>
        </w:rPr>
        <w:t>Indexer_script.sh</w:t>
      </w:r>
      <w:r w:rsidRPr="008F1753">
        <w:rPr>
          <w:rFonts w:ascii="Times New Roman" w:hAnsi="Times New Roman" w:cs="Times New Roman"/>
          <w:sz w:val="24"/>
          <w:szCs w:val="24"/>
        </w:rPr>
        <w:t xml:space="preserve"> in a </w:t>
      </w:r>
      <w:r>
        <w:rPr>
          <w:rFonts w:ascii="Times New Roman" w:hAnsi="Times New Roman" w:cs="Times New Roman"/>
          <w:sz w:val="24"/>
          <w:szCs w:val="24"/>
        </w:rPr>
        <w:t xml:space="preserve">Unix </w:t>
      </w:r>
      <w:r w:rsidRPr="008F1753">
        <w:rPr>
          <w:rFonts w:ascii="Times New Roman" w:hAnsi="Times New Roman" w:cs="Times New Roman"/>
          <w:sz w:val="24"/>
          <w:szCs w:val="24"/>
        </w:rPr>
        <w:t>Terminal</w:t>
      </w:r>
    </w:p>
    <w:p w14:paraId="12623365" w14:textId="77777777" w:rsidR="00E7316D" w:rsidRPr="00B523B6"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8F1753" w:rsidRDefault="00E7316D" w:rsidP="00E7316D">
      <w:pPr>
        <w:rPr>
          <w:rFonts w:ascii="Times New Roman" w:hAnsi="Times New Roman" w:cs="Times New Roman"/>
          <w:sz w:val="24"/>
          <w:szCs w:val="24"/>
        </w:rPr>
      </w:pPr>
    </w:p>
    <w:p w14:paraId="12A3A190" w14:textId="77777777" w:rsidR="00E7316D" w:rsidRPr="00847829" w:rsidRDefault="00E7316D" w:rsidP="00E7316D">
      <w:pPr>
        <w:jc w:val="center"/>
        <w:rPr>
          <w:rFonts w:ascii="Times New Roman" w:hAnsi="Times New Roman" w:cs="Times New Roman"/>
          <w:sz w:val="24"/>
          <w:szCs w:val="24"/>
        </w:rPr>
      </w:pPr>
      <w:r>
        <w:rPr>
          <w:noProof/>
        </w:rPr>
        <w:drawing>
          <wp:inline distT="0" distB="0" distL="0" distR="0" wp14:anchorId="3F029D1B" wp14:editId="6251DD90">
            <wp:extent cx="5943600" cy="229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92985"/>
                    </a:xfrm>
                    <a:prstGeom prst="rect">
                      <a:avLst/>
                    </a:prstGeom>
                  </pic:spPr>
                </pic:pic>
              </a:graphicData>
            </a:graphic>
          </wp:inline>
        </w:drawing>
      </w:r>
    </w:p>
    <w:p w14:paraId="2A79C790" w14:textId="77777777" w:rsidR="00E7316D" w:rsidRDefault="00E7316D" w:rsidP="008B139E">
      <w:pPr>
        <w:pStyle w:val="Figures"/>
      </w:pPr>
      <w:bookmarkStart w:id="11" w:name="_Toc506389389"/>
      <w:r w:rsidRPr="0094343A">
        <w:t>Figure 1: Create</w:t>
      </w:r>
      <w:r w:rsidRPr="00847829">
        <w:t xml:space="preserve"> an index for a reference genome</w:t>
      </w:r>
      <w:bookmarkEnd w:id="11"/>
    </w:p>
    <w:p w14:paraId="1CE9A646" w14:textId="77777777" w:rsidR="00E7316D" w:rsidRPr="0084782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1EAF278E" w14:textId="77777777" w:rsidTr="001F57D5">
        <w:tc>
          <w:tcPr>
            <w:tcW w:w="1705" w:type="dxa"/>
          </w:tcPr>
          <w:p w14:paraId="4A9C7F6E"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70D17B0C"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2F6A5E44" w14:textId="77777777" w:rsidR="00E7316D" w:rsidRPr="00847829" w:rsidRDefault="00E7316D" w:rsidP="001F57D5">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6D5DE8E6" w14:textId="77777777" w:rsidTr="001F57D5">
        <w:tc>
          <w:tcPr>
            <w:tcW w:w="1705" w:type="dxa"/>
          </w:tcPr>
          <w:p w14:paraId="408D25B0"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Input Reference Genome file</w:t>
            </w:r>
          </w:p>
        </w:tc>
        <w:tc>
          <w:tcPr>
            <w:tcW w:w="6210" w:type="dxa"/>
          </w:tcPr>
          <w:p w14:paraId="01EBA623"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A </w:t>
            </w:r>
            <w:r w:rsidRPr="0024642C">
              <w:rPr>
                <w:rFonts w:ascii="Times New Roman" w:hAnsi="Times New Roman" w:cs="Times New Roman"/>
                <w:sz w:val="24"/>
                <w:szCs w:val="24"/>
              </w:rPr>
              <w:t xml:space="preserve">reference genome file </w:t>
            </w:r>
            <w:r w:rsidRPr="0024642C">
              <w:rPr>
                <w:rFonts w:ascii="Times New Roman" w:hAnsi="Times New Roman" w:cs="Times New Roman"/>
                <w:sz w:val="24"/>
                <w:szCs w:val="24"/>
                <w:shd w:val="clear" w:color="auto" w:fill="FFFFFF"/>
              </w:rPr>
              <w:t>having extension. fa, </w:t>
            </w:r>
            <w:r w:rsidRPr="0024642C">
              <w:rPr>
                <w:rStyle w:val="HTMLCode"/>
                <w:rFonts w:ascii="Times New Roman" w:eastAsiaTheme="minorHAnsi" w:hAnsi="Times New Roman" w:cs="Times New Roman"/>
                <w:sz w:val="24"/>
                <w:szCs w:val="24"/>
                <w:shd w:val="clear" w:color="auto" w:fill="FFFFFF"/>
              </w:rPr>
              <w:t>.mfa</w:t>
            </w:r>
            <w:r w:rsidRPr="0024642C">
              <w:rPr>
                <w:rFonts w:ascii="Times New Roman" w:hAnsi="Times New Roman" w:cs="Times New Roman"/>
                <w:sz w:val="24"/>
                <w:szCs w:val="24"/>
                <w:shd w:val="clear" w:color="auto" w:fill="FFFFFF"/>
              </w:rPr>
              <w:t>, </w:t>
            </w:r>
            <w:r w:rsidRPr="0024642C">
              <w:rPr>
                <w:rStyle w:val="HTMLCode"/>
                <w:rFonts w:ascii="Times New Roman" w:eastAsiaTheme="minorHAnsi" w:hAnsi="Times New Roman" w:cs="Times New Roman"/>
                <w:sz w:val="24"/>
                <w:szCs w:val="24"/>
                <w:shd w:val="clear" w:color="auto" w:fill="FFFFFF"/>
              </w:rPr>
              <w:t>.fna</w:t>
            </w:r>
            <w:r w:rsidRPr="0024642C">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7BF743E" w14:textId="77777777" w:rsidTr="001F57D5">
        <w:tc>
          <w:tcPr>
            <w:tcW w:w="1705" w:type="dxa"/>
          </w:tcPr>
          <w:p w14:paraId="46BCB3EB"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504F1BA8"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05E4DB58"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100CCA1" w14:textId="77777777" w:rsidTr="001F57D5">
        <w:tc>
          <w:tcPr>
            <w:tcW w:w="1705" w:type="dxa"/>
          </w:tcPr>
          <w:p w14:paraId="46DB4DFB"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664B7FC1"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16"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17" w:history="1">
              <w:r w:rsidRPr="00847829">
                <w:rPr>
                  <w:rStyle w:val="Hyperlink"/>
                </w:rPr>
                <w:t>Bowtie2</w:t>
              </w:r>
            </w:hyperlink>
            <w:r w:rsidRPr="00847829">
              <w:rPr>
                <w:rFonts w:ascii="Times New Roman" w:hAnsi="Times New Roman" w:cs="Times New Roman"/>
                <w:sz w:val="24"/>
                <w:szCs w:val="24"/>
              </w:rPr>
              <w:t xml:space="preserve">. </w:t>
            </w:r>
          </w:p>
        </w:tc>
        <w:tc>
          <w:tcPr>
            <w:tcW w:w="1435" w:type="dxa"/>
          </w:tcPr>
          <w:p w14:paraId="79710CB1"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bwa</w:t>
            </w:r>
          </w:p>
        </w:tc>
      </w:tr>
      <w:tr w:rsidR="00E7316D" w:rsidRPr="00847829" w14:paraId="58EAB1E0" w14:textId="77777777" w:rsidTr="001F57D5">
        <w:tc>
          <w:tcPr>
            <w:tcW w:w="1705" w:type="dxa"/>
          </w:tcPr>
          <w:p w14:paraId="16B6E660"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Binary file</w:t>
            </w:r>
          </w:p>
        </w:tc>
        <w:tc>
          <w:tcPr>
            <w:tcW w:w="6210" w:type="dxa"/>
          </w:tcPr>
          <w:p w14:paraId="01B0B8F6"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73B46A4D"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BWA: Select the </w:t>
            </w:r>
            <w:r w:rsidRPr="00DF192D">
              <w:rPr>
                <w:rFonts w:ascii="Times New Roman" w:hAnsi="Times New Roman" w:cs="Times New Roman"/>
                <w:b/>
                <w:color w:val="0070C0"/>
                <w:sz w:val="24"/>
                <w:szCs w:val="24"/>
              </w:rPr>
              <w:t>bwa</w:t>
            </w:r>
            <w:r>
              <w:rPr>
                <w:rFonts w:ascii="Times New Roman" w:hAnsi="Times New Roman" w:cs="Times New Roman"/>
                <w:sz w:val="24"/>
                <w:szCs w:val="24"/>
              </w:rPr>
              <w:t xml:space="preserve"> binary you compiled from the dependency section</w:t>
            </w:r>
          </w:p>
          <w:p w14:paraId="6B5F059E" w14:textId="77777777" w:rsidR="00E7316D" w:rsidRPr="00847829" w:rsidRDefault="00E7316D" w:rsidP="001F57D5">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Bowtie2: Select the </w:t>
            </w:r>
            <w:r w:rsidRPr="00DF192D">
              <w:rPr>
                <w:rFonts w:ascii="Times New Roman" w:hAnsi="Times New Roman" w:cs="Times New Roman"/>
                <w:b/>
                <w:color w:val="0070C0"/>
                <w:sz w:val="24"/>
                <w:szCs w:val="24"/>
              </w:rPr>
              <w:t>bowtie2-biuild</w:t>
            </w:r>
            <w:r w:rsidRPr="00DF192D">
              <w:rPr>
                <w:rFonts w:ascii="Times New Roman" w:hAnsi="Times New Roman" w:cs="Times New Roman"/>
                <w:color w:val="0070C0"/>
                <w:sz w:val="24"/>
                <w:szCs w:val="24"/>
              </w:rPr>
              <w:t xml:space="preserve"> </w:t>
            </w:r>
            <w:r w:rsidRPr="00847829">
              <w:rPr>
                <w:rFonts w:ascii="Times New Roman" w:hAnsi="Times New Roman" w:cs="Times New Roman"/>
                <w:sz w:val="24"/>
                <w:szCs w:val="24"/>
              </w:rPr>
              <w:t xml:space="preserve">indexer </w:t>
            </w:r>
          </w:p>
          <w:p w14:paraId="37677E74" w14:textId="77777777" w:rsidR="00E7316D" w:rsidRPr="00847829" w:rsidRDefault="00E7316D" w:rsidP="001F57D5">
            <w:pPr>
              <w:spacing w:before="100" w:beforeAutospacing="1" w:line="360" w:lineRule="auto"/>
              <w:rPr>
                <w:rFonts w:ascii="Times New Roman" w:hAnsi="Times New Roman" w:cs="Times New Roman"/>
                <w:sz w:val="24"/>
                <w:szCs w:val="24"/>
              </w:rPr>
            </w:pPr>
          </w:p>
        </w:tc>
        <w:tc>
          <w:tcPr>
            <w:tcW w:w="1435" w:type="dxa"/>
          </w:tcPr>
          <w:p w14:paraId="186AEBF4"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7C0A47E1" w14:textId="77777777" w:rsidTr="001F57D5">
        <w:tc>
          <w:tcPr>
            <w:tcW w:w="1705" w:type="dxa"/>
          </w:tcPr>
          <w:p w14:paraId="3EB6CE18"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lastRenderedPageBreak/>
              <w:t>Number of threads</w:t>
            </w:r>
          </w:p>
        </w:tc>
        <w:tc>
          <w:tcPr>
            <w:tcW w:w="6210" w:type="dxa"/>
          </w:tcPr>
          <w:p w14:paraId="060D41E5"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45A59322"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586DEA5A" w14:textId="77777777" w:rsidTr="001F57D5">
        <w:tc>
          <w:tcPr>
            <w:tcW w:w="1705" w:type="dxa"/>
          </w:tcPr>
          <w:p w14:paraId="31747C5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5CD334AD"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This button generates a shell script (.sh) that can be used be run on a UNIX terminal by the use. This basic parameters required by each tool for genome indexing.</w:t>
            </w:r>
          </w:p>
        </w:tc>
        <w:tc>
          <w:tcPr>
            <w:tcW w:w="1435" w:type="dxa"/>
          </w:tcPr>
          <w:p w14:paraId="2D98C297"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p>
        </w:tc>
      </w:tr>
      <w:tr w:rsidR="00E7316D" w:rsidRPr="00847829" w14:paraId="1C189919" w14:textId="77777777" w:rsidTr="001F57D5">
        <w:tc>
          <w:tcPr>
            <w:tcW w:w="1705" w:type="dxa"/>
          </w:tcPr>
          <w:p w14:paraId="0BC47430"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0AAA01B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18" w:history="1">
              <w:r w:rsidRPr="00847829">
                <w:rPr>
                  <w:rStyle w:val="Hyperlink"/>
                  <w:bdr w:val="none" w:sz="0" w:space="0" w:color="auto" w:frame="1"/>
                  <w:shd w:val="clear" w:color="auto" w:fill="FFFFFF"/>
                </w:rPr>
                <w:t>Cygwin</w:t>
              </w:r>
            </w:hyperlink>
          </w:p>
        </w:tc>
        <w:tc>
          <w:tcPr>
            <w:tcW w:w="1435" w:type="dxa"/>
          </w:tcPr>
          <w:p w14:paraId="3710D719" w14:textId="77777777" w:rsidR="00E7316D" w:rsidRPr="0084782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Default="00E7316D" w:rsidP="00E7316D">
      <w:pPr>
        <w:jc w:val="center"/>
        <w:rPr>
          <w:rFonts w:ascii="Times New Roman" w:hAnsi="Times New Roman" w:cs="Times New Roman"/>
          <w:sz w:val="24"/>
          <w:szCs w:val="24"/>
        </w:rPr>
      </w:pPr>
    </w:p>
    <w:p w14:paraId="44AAF850" w14:textId="77777777" w:rsidR="00E7316D" w:rsidRPr="002133EF" w:rsidRDefault="00E7316D" w:rsidP="008B78C0">
      <w:pPr>
        <w:pStyle w:val="Heading2"/>
      </w:pPr>
      <w:bookmarkStart w:id="12" w:name="_Toc506390491"/>
      <w:r>
        <w:t>Mapping the raw single or pair read FASTQ files</w:t>
      </w:r>
      <w:bookmarkEnd w:id="12"/>
    </w:p>
    <w:p w14:paraId="6E04F6B1" w14:textId="77777777" w:rsidR="00E7316D" w:rsidRPr="00847829" w:rsidRDefault="00E7316D" w:rsidP="008B78C0">
      <w:pPr>
        <w:pStyle w:val="Heading3"/>
      </w:pPr>
      <w:bookmarkStart w:id="13" w:name="_Toc506390492"/>
      <w:r w:rsidRPr="00847829">
        <w:t>Purpose</w:t>
      </w:r>
      <w:bookmarkEnd w:id="13"/>
    </w:p>
    <w:p w14:paraId="4F78D824"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 xml:space="preserve">o perform alignment of the index and a set of sequencing read files </w:t>
      </w:r>
    </w:p>
    <w:p w14:paraId="6A08B006"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6A55B2F0" w14:textId="77777777" w:rsidR="00E7316D" w:rsidRPr="00847829" w:rsidRDefault="00E7316D" w:rsidP="008B78C0">
      <w:pPr>
        <w:pStyle w:val="Heading3"/>
      </w:pPr>
      <w:bookmarkStart w:id="14" w:name="_Toc506390493"/>
      <w:r w:rsidRPr="00847829">
        <w:t>Input</w:t>
      </w:r>
      <w:bookmarkEnd w:id="14"/>
    </w:p>
    <w:p w14:paraId="74BE9C71"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 xml:space="preserve">A FASTQ read files usually with extension .fq or .fastq. </w:t>
      </w:r>
      <w:r w:rsidRPr="00847829">
        <w:rPr>
          <w:rFonts w:ascii="Times New Roman" w:hAnsi="Times New Roman" w:cs="Times New Roman"/>
          <w:sz w:val="24"/>
          <w:szCs w:val="24"/>
          <w:shd w:val="clear" w:color="auto" w:fill="FFFFFF"/>
        </w:rPr>
        <w:t>Read more about FASTA files here:</w:t>
      </w:r>
      <w:r>
        <w:rPr>
          <w:rFonts w:ascii="Times New Roman" w:hAnsi="Times New Roman" w:cs="Times New Roman"/>
          <w:sz w:val="24"/>
          <w:szCs w:val="24"/>
          <w:shd w:val="clear" w:color="auto" w:fill="FFFFFF"/>
        </w:rPr>
        <w:t xml:space="preserve"> </w:t>
      </w:r>
      <w:hyperlink r:id="rId19" w:history="1">
        <w:r w:rsidRPr="003D50EE">
          <w:rPr>
            <w:rStyle w:val="Hyperlink"/>
          </w:rPr>
          <w:t>https://en.wikipedia.org/wiki/FASTQ_format</w:t>
        </w:r>
      </w:hyperlink>
    </w:p>
    <w:p w14:paraId="54C0E797" w14:textId="0B6828F4" w:rsidR="002428AA" w:rsidRPr="00A35910" w:rsidRDefault="002428AA" w:rsidP="00E7316D">
      <w:pPr>
        <w:pStyle w:val="ListParagraph"/>
        <w:spacing w:before="100" w:beforeAutospacing="1" w:after="0" w:line="360" w:lineRule="auto"/>
        <w:ind w:left="1260" w:hanging="540"/>
        <w:rPr>
          <w:rFonts w:ascii="Times New Roman" w:hAnsi="Times New Roman" w:cs="Times New Roman"/>
          <w:b/>
          <w:sz w:val="24"/>
          <w:szCs w:val="24"/>
        </w:rPr>
      </w:pPr>
      <w:r>
        <w:rPr>
          <w:rFonts w:ascii="Times New Roman" w:hAnsi="Times New Roman" w:cs="Times New Roman"/>
          <w:sz w:val="24"/>
          <w:szCs w:val="24"/>
        </w:rPr>
        <w:tab/>
      </w:r>
      <w:r w:rsidR="00A35910" w:rsidRPr="00A35910">
        <w:rPr>
          <w:rFonts w:ascii="Times New Roman" w:hAnsi="Times New Roman" w:cs="Times New Roman"/>
          <w:b/>
          <w:sz w:val="24"/>
          <w:szCs w:val="24"/>
        </w:rPr>
        <w:t>Example</w:t>
      </w:r>
    </w:p>
    <w:p w14:paraId="4F849389" w14:textId="54FBA10B" w:rsidR="00E7316D" w:rsidRDefault="002428AA" w:rsidP="002428AA">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Test datasets can be found here</w:t>
      </w:r>
      <w:r w:rsidR="009571E0">
        <w:rPr>
          <w:rFonts w:ascii="Times New Roman" w:hAnsi="Times New Roman" w:cs="Times New Roman"/>
          <w:sz w:val="24"/>
          <w:szCs w:val="24"/>
        </w:rPr>
        <w:t>:</w:t>
      </w:r>
    </w:p>
    <w:p w14:paraId="3D593433" w14:textId="130F1E4D" w:rsidR="002428AA" w:rsidRDefault="002428AA" w:rsidP="002428AA">
      <w:pPr>
        <w:pStyle w:val="ListParagraph"/>
        <w:numPr>
          <w:ilvl w:val="0"/>
          <w:numId w:val="30"/>
        </w:numPr>
        <w:spacing w:before="100" w:beforeAutospacing="1" w:after="0" w:line="360" w:lineRule="auto"/>
        <w:rPr>
          <w:rFonts w:ascii="Segoe UI" w:hAnsi="Segoe UI" w:cs="Segoe UI"/>
          <w:color w:val="24292E"/>
          <w:shd w:val="clear" w:color="auto" w:fill="FFFFFF"/>
        </w:rPr>
      </w:pPr>
      <w:r w:rsidRPr="002428AA">
        <w:rPr>
          <w:rFonts w:ascii="Segoe UI" w:hAnsi="Segoe UI" w:cs="Segoe UI"/>
          <w:color w:val="000000" w:themeColor="text1"/>
          <w:shd w:val="clear" w:color="auto" w:fill="FFFFFF"/>
        </w:rPr>
        <w:t xml:space="preserve">MiSeq GM12878 in-situ files: </w:t>
      </w:r>
      <w:hyperlink r:id="rId20" w:history="1">
        <w:r w:rsidRPr="003D50EE">
          <w:rPr>
            <w:rStyle w:val="Hyperlink"/>
            <w:rFonts w:ascii="Segoe UI" w:hAnsi="Segoe UI" w:cs="Segoe UI"/>
            <w:shd w:val="clear" w:color="auto" w:fill="FFFFFF"/>
          </w:rPr>
          <w:t>http://sysbio.rnet.missouri.edu/bdm_download/GenomeFlow/MiSeq_GM12878/MiSeq_GM12878_Data/</w:t>
        </w:r>
      </w:hyperlink>
    </w:p>
    <w:p w14:paraId="20DDFB2B" w14:textId="531F308B" w:rsidR="002428AA"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2428AA">
        <w:rPr>
          <w:rFonts w:ascii="Times New Roman" w:hAnsi="Times New Roman" w:cs="Times New Roman"/>
          <w:color w:val="000000" w:themeColor="text1"/>
          <w:shd w:val="clear" w:color="auto" w:fill="FFFFFF"/>
        </w:rPr>
        <w:t>A karyotypically normal human lymphoblastoid cell line</w:t>
      </w:r>
      <w:r>
        <w:rPr>
          <w:rFonts w:ascii="Times New Roman" w:hAnsi="Times New Roman" w:cs="Times New Roman"/>
          <w:color w:val="000000" w:themeColor="text1"/>
          <w:shd w:val="clear" w:color="auto" w:fill="FFFFFF"/>
        </w:rPr>
        <w:t xml:space="preserve"> (</w:t>
      </w:r>
      <w:bookmarkStart w:id="15" w:name="OLE_LINK15"/>
      <w:bookmarkStart w:id="16" w:name="OLE_LINK16"/>
      <w:r w:rsidRPr="002428AA">
        <w:rPr>
          <w:rFonts w:ascii="Times New Roman" w:hAnsi="Times New Roman" w:cs="Times New Roman"/>
          <w:color w:val="000000" w:themeColor="text1"/>
          <w:shd w:val="clear" w:color="auto" w:fill="FFFFFF"/>
        </w:rPr>
        <w:t>GM06990</w:t>
      </w:r>
      <w:bookmarkEnd w:id="15"/>
      <w:bookmarkEnd w:id="16"/>
      <w:r>
        <w:rPr>
          <w:rFonts w:ascii="Times New Roman" w:hAnsi="Times New Roman" w:cs="Times New Roman"/>
          <w:color w:val="000000" w:themeColor="text1"/>
          <w:shd w:val="clear" w:color="auto" w:fill="FFFFFF"/>
        </w:rPr>
        <w:t>)</w:t>
      </w:r>
      <w:r w:rsidRPr="002428AA">
        <w:rPr>
          <w:rFonts w:ascii="Times New Roman" w:hAnsi="Times New Roman" w:cs="Times New Roman"/>
          <w:color w:val="000000" w:themeColor="text1"/>
          <w:shd w:val="clear" w:color="auto" w:fill="FFFFFF"/>
        </w:rPr>
        <w:t xml:space="preserve"> from Aiden et al:</w:t>
      </w:r>
      <w:r w:rsidRPr="002428AA">
        <w:rPr>
          <w:rFonts w:ascii="Times New Roman" w:hAnsi="Times New Roman" w:cs="Times New Roman"/>
          <w:color w:val="000000" w:themeColor="text1"/>
          <w:sz w:val="24"/>
          <w:szCs w:val="24"/>
        </w:rPr>
        <w:t xml:space="preserve"> </w:t>
      </w:r>
      <w:hyperlink r:id="rId21" w:history="1">
        <w:r w:rsidRPr="003D50EE">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963722" w:rsidRDefault="00E7316D" w:rsidP="008B78C0">
      <w:pPr>
        <w:pStyle w:val="Heading3"/>
      </w:pPr>
      <w:bookmarkStart w:id="17" w:name="_Toc506390494"/>
      <w:r w:rsidRPr="00847829">
        <w:t>Output</w:t>
      </w:r>
      <w:bookmarkEnd w:id="17"/>
    </w:p>
    <w:p w14:paraId="67BBD52B" w14:textId="77777777"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lastRenderedPageBreak/>
        <w:t xml:space="preserve">It generates a shell script with name </w:t>
      </w:r>
      <w:r w:rsidRPr="00531CEF">
        <w:rPr>
          <w:rFonts w:ascii="Times New Roman" w:hAnsi="Times New Roman" w:cs="Times New Roman"/>
          <w:i/>
          <w:sz w:val="24"/>
          <w:szCs w:val="24"/>
        </w:rPr>
        <w:t>Mapper_script_bowtie2.sh</w:t>
      </w:r>
      <w:r>
        <w:rPr>
          <w:rFonts w:ascii="Times New Roman" w:hAnsi="Times New Roman" w:cs="Times New Roman"/>
          <w:sz w:val="24"/>
          <w:szCs w:val="24"/>
        </w:rPr>
        <w:t xml:space="preserve"> for bowtie2 tool an </w:t>
      </w:r>
      <w:r w:rsidRPr="00531CEF">
        <w:rPr>
          <w:rFonts w:ascii="Times New Roman" w:hAnsi="Times New Roman" w:cs="Times New Roman"/>
          <w:i/>
          <w:sz w:val="24"/>
          <w:szCs w:val="24"/>
        </w:rPr>
        <w:t>Mapper_script_bwa.sh</w:t>
      </w:r>
      <w:r>
        <w:rPr>
          <w:rFonts w:ascii="Times New Roman" w:hAnsi="Times New Roman" w:cs="Times New Roman"/>
          <w:sz w:val="24"/>
          <w:szCs w:val="24"/>
        </w:rPr>
        <w:t xml:space="preserve"> for bwa tool.</w:t>
      </w:r>
    </w:p>
    <w:p w14:paraId="2BEDC6FC" w14:textId="77777777" w:rsidR="00E7316D" w:rsidRDefault="00E7316D" w:rsidP="008B78C0">
      <w:pPr>
        <w:pStyle w:val="Heading3"/>
      </w:pPr>
      <w:bookmarkStart w:id="18" w:name="_Toc506390495"/>
      <w:r w:rsidRPr="00701C67">
        <w:t>Output of script</w:t>
      </w:r>
      <w:r>
        <w:t>:</w:t>
      </w:r>
      <w:bookmarkEnd w:id="18"/>
    </w:p>
    <w:p w14:paraId="5BF78EC2" w14:textId="77777777" w:rsidR="00E7316D" w:rsidRPr="00F90E9B" w:rsidRDefault="00E7316D" w:rsidP="00E7316D">
      <w:pPr>
        <w:spacing w:before="100" w:beforeAutospacing="1" w:after="0" w:line="360" w:lineRule="auto"/>
        <w:ind w:left="1267"/>
        <w:rPr>
          <w:rFonts w:ascii="Times New Roman" w:hAnsi="Times New Roman" w:cs="Times New Roman"/>
          <w:color w:val="0070C0"/>
          <w:sz w:val="24"/>
          <w:szCs w:val="24"/>
        </w:rPr>
      </w:pPr>
      <w:r w:rsidRPr="00F90E9B">
        <w:rPr>
          <w:rFonts w:ascii="Times New Roman" w:hAnsi="Times New Roman" w:cs="Times New Roman"/>
          <w:color w:val="000000" w:themeColor="text1"/>
          <w:sz w:val="24"/>
          <w:szCs w:val="24"/>
          <w:shd w:val="clear" w:color="auto" w:fill="FFFFFF"/>
        </w:rPr>
        <w:t xml:space="preserve">The output will be found in a folder bowtie2_align for </w:t>
      </w:r>
      <w:r w:rsidRPr="00F90E9B">
        <w:rPr>
          <w:rFonts w:ascii="Times New Roman" w:hAnsi="Times New Roman" w:cs="Times New Roman"/>
          <w:color w:val="0070C0"/>
          <w:sz w:val="24"/>
          <w:szCs w:val="24"/>
          <w:shd w:val="clear" w:color="auto" w:fill="FFFFFF"/>
        </w:rPr>
        <w:t>bowtie2</w:t>
      </w:r>
      <w:r w:rsidRPr="00F90E9B">
        <w:rPr>
          <w:rFonts w:ascii="Times New Roman" w:hAnsi="Times New Roman" w:cs="Times New Roman"/>
          <w:color w:val="000000" w:themeColor="text1"/>
          <w:sz w:val="24"/>
          <w:szCs w:val="24"/>
          <w:shd w:val="clear" w:color="auto" w:fill="FFFFFF"/>
        </w:rPr>
        <w:t xml:space="preserve"> and bwa_align for </w:t>
      </w:r>
      <w:r w:rsidRPr="00F90E9B">
        <w:rPr>
          <w:rFonts w:ascii="Times New Roman" w:hAnsi="Times New Roman" w:cs="Times New Roman"/>
          <w:color w:val="0070C0"/>
          <w:sz w:val="24"/>
          <w:szCs w:val="24"/>
          <w:shd w:val="clear" w:color="auto" w:fill="FFFFFF"/>
        </w:rPr>
        <w:t>bwa</w:t>
      </w:r>
      <w:r w:rsidRPr="00F90E9B">
        <w:rPr>
          <w:rFonts w:ascii="Times New Roman" w:hAnsi="Times New Roman" w:cs="Times New Roman"/>
          <w:color w:val="000000" w:themeColor="text1"/>
          <w:sz w:val="24"/>
          <w:szCs w:val="24"/>
          <w:shd w:val="clear" w:color="auto" w:fill="FFFFFF"/>
        </w:rPr>
        <w:t xml:space="preserve">. By default, </w:t>
      </w:r>
      <w:r w:rsidRPr="00F90E9B">
        <w:rPr>
          <w:rFonts w:ascii="Times New Roman" w:hAnsi="Times New Roman" w:cs="Times New Roman"/>
          <w:sz w:val="24"/>
          <w:szCs w:val="24"/>
        </w:rPr>
        <w:t xml:space="preserve">the output BAM file is named </w:t>
      </w:r>
      <w:r w:rsidRPr="00F90E9B">
        <w:rPr>
          <w:rFonts w:ascii="Times New Roman" w:hAnsi="Times New Roman" w:cs="Times New Roman"/>
          <w:i/>
          <w:sz w:val="24"/>
          <w:szCs w:val="24"/>
        </w:rPr>
        <w:t>bwa_mapped.bam</w:t>
      </w:r>
      <w:r w:rsidRPr="00F90E9B">
        <w:rPr>
          <w:rFonts w:ascii="Times New Roman" w:hAnsi="Times New Roman" w:cs="Times New Roman"/>
          <w:sz w:val="24"/>
          <w:szCs w:val="24"/>
        </w:rPr>
        <w:t xml:space="preserve"> </w:t>
      </w:r>
      <w:r>
        <w:rPr>
          <w:rFonts w:ascii="Times New Roman" w:hAnsi="Times New Roman" w:cs="Times New Roman"/>
          <w:sz w:val="24"/>
          <w:szCs w:val="24"/>
        </w:rPr>
        <w:t xml:space="preserve">for </w:t>
      </w:r>
      <w:r w:rsidRPr="00F90E9B">
        <w:rPr>
          <w:rFonts w:ascii="Times New Roman" w:hAnsi="Times New Roman" w:cs="Times New Roman"/>
          <w:color w:val="0070C0"/>
          <w:sz w:val="24"/>
          <w:szCs w:val="24"/>
        </w:rPr>
        <w:t>bwa</w:t>
      </w:r>
      <w:r>
        <w:rPr>
          <w:rFonts w:ascii="Times New Roman" w:hAnsi="Times New Roman" w:cs="Times New Roman"/>
          <w:sz w:val="24"/>
          <w:szCs w:val="24"/>
        </w:rPr>
        <w:t xml:space="preserve"> </w:t>
      </w:r>
      <w:r w:rsidRPr="00F90E9B">
        <w:rPr>
          <w:rFonts w:ascii="Times New Roman" w:hAnsi="Times New Roman" w:cs="Times New Roman"/>
          <w:sz w:val="24"/>
          <w:szCs w:val="24"/>
        </w:rPr>
        <w:t xml:space="preserve">and named </w:t>
      </w:r>
      <w:r w:rsidRPr="00F90E9B">
        <w:rPr>
          <w:rFonts w:ascii="Times New Roman" w:hAnsi="Times New Roman" w:cs="Times New Roman"/>
          <w:i/>
          <w:sz w:val="24"/>
          <w:szCs w:val="24"/>
        </w:rPr>
        <w:t>bowtie2_mapped.bam</w:t>
      </w:r>
      <w:r>
        <w:rPr>
          <w:rFonts w:ascii="Times New Roman" w:hAnsi="Times New Roman" w:cs="Times New Roman"/>
          <w:sz w:val="24"/>
          <w:szCs w:val="24"/>
        </w:rPr>
        <w:t xml:space="preserve"> for </w:t>
      </w:r>
      <w:r w:rsidRPr="00F90E9B">
        <w:rPr>
          <w:rFonts w:ascii="Times New Roman" w:hAnsi="Times New Roman" w:cs="Times New Roman"/>
          <w:color w:val="0070C0"/>
          <w:sz w:val="24"/>
          <w:szCs w:val="24"/>
        </w:rPr>
        <w:t>bowtie2</w:t>
      </w:r>
      <w:r>
        <w:rPr>
          <w:rFonts w:ascii="Times New Roman" w:hAnsi="Times New Roman" w:cs="Times New Roman"/>
          <w:color w:val="0070C0"/>
          <w:sz w:val="24"/>
          <w:szCs w:val="24"/>
        </w:rPr>
        <w:t>.</w:t>
      </w:r>
    </w:p>
    <w:p w14:paraId="432C80D1" w14:textId="77777777" w:rsidR="00E7316D"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F90E9B">
        <w:rPr>
          <w:rFonts w:ascii="Times New Roman" w:hAnsi="Times New Roman" w:cs="Times New Roman"/>
          <w:color w:val="000000" w:themeColor="text1"/>
          <w:sz w:val="24"/>
          <w:szCs w:val="24"/>
        </w:rPr>
        <w:t xml:space="preserve">A </w:t>
      </w:r>
      <w:r w:rsidRPr="00F90E9B">
        <w:rPr>
          <w:rFonts w:ascii="Times New Roman" w:hAnsi="Times New Roman" w:cs="Times New Roman"/>
          <w:color w:val="000000" w:themeColor="text1"/>
          <w:sz w:val="24"/>
          <w:szCs w:val="24"/>
          <w:shd w:val="clear" w:color="auto" w:fill="FFFFFF"/>
        </w:rPr>
        <w:t xml:space="preserve">BAM binary format (. bam) obtained by converting a SAM file from </w:t>
      </w:r>
      <w:r w:rsidRPr="00F90E9B">
        <w:rPr>
          <w:rFonts w:ascii="Times New Roman" w:hAnsi="Times New Roman" w:cs="Times New Roman"/>
          <w:color w:val="0070C0"/>
          <w:sz w:val="24"/>
          <w:szCs w:val="24"/>
          <w:shd w:val="clear" w:color="auto" w:fill="FFFFFF"/>
        </w:rPr>
        <w:t>samtools</w:t>
      </w:r>
      <w:r w:rsidRPr="00F90E9B">
        <w:rPr>
          <w:rFonts w:ascii="Times New Roman" w:hAnsi="Times New Roman" w:cs="Times New Roman"/>
          <w:color w:val="000000" w:themeColor="text1"/>
          <w:sz w:val="24"/>
          <w:szCs w:val="24"/>
          <w:shd w:val="clear" w:color="auto" w:fill="FFFFFF"/>
        </w:rPr>
        <w:t xml:space="preserve"> into a BAM file.</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sz w:val="24"/>
          <w:szCs w:val="24"/>
          <w:shd w:val="clear" w:color="auto" w:fill="FFFFFF"/>
        </w:rPr>
        <w:t>C</w:t>
      </w:r>
      <w:r w:rsidRPr="00CB2509">
        <w:rPr>
          <w:rFonts w:ascii="Times New Roman" w:hAnsi="Times New Roman" w:cs="Times New Roman"/>
          <w:color w:val="000000"/>
          <w:sz w:val="24"/>
          <w:szCs w:val="24"/>
          <w:shd w:val="clear" w:color="auto" w:fill="FFFFFF"/>
        </w:rPr>
        <w:t xml:space="preserve">heck </w:t>
      </w:r>
      <w:hyperlink r:id="rId22" w:history="1">
        <w:r w:rsidRPr="00CB2509">
          <w:rPr>
            <w:rStyle w:val="Hyperlink"/>
            <w:color w:val="0092E8"/>
            <w:shd w:val="clear" w:color="auto" w:fill="FFFFFF"/>
          </w:rPr>
          <w:t>http://samtools.sourceforge.net</w:t>
        </w:r>
      </w:hyperlink>
      <w:r>
        <w:rPr>
          <w:rFonts w:ascii="Times New Roman" w:hAnsi="Times New Roman" w:cs="Times New Roman"/>
          <w:sz w:val="24"/>
          <w:szCs w:val="24"/>
        </w:rPr>
        <w:t xml:space="preserve">  </w:t>
      </w:r>
      <w:r w:rsidRPr="00CB2509">
        <w:rPr>
          <w:rFonts w:ascii="Times New Roman" w:hAnsi="Times New Roman" w:cs="Times New Roman"/>
          <w:color w:val="000000"/>
          <w:sz w:val="24"/>
          <w:szCs w:val="24"/>
          <w:shd w:val="clear" w:color="auto" w:fill="FFFFFF"/>
        </w:rPr>
        <w:t>for the</w:t>
      </w:r>
      <w:r>
        <w:rPr>
          <w:rFonts w:ascii="Times New Roman" w:hAnsi="Times New Roman" w:cs="Times New Roman"/>
          <w:color w:val="000000"/>
          <w:sz w:val="24"/>
          <w:szCs w:val="24"/>
          <w:shd w:val="clear" w:color="auto" w:fill="FFFFFF"/>
        </w:rPr>
        <w:t xml:space="preserve"> SAM</w:t>
      </w:r>
      <w:r w:rsidRPr="00CB2509">
        <w:rPr>
          <w:rFonts w:ascii="Times New Roman" w:hAnsi="Times New Roman" w:cs="Times New Roman"/>
          <w:color w:val="000000"/>
          <w:sz w:val="24"/>
          <w:szCs w:val="24"/>
          <w:shd w:val="clear" w:color="auto" w:fill="FFFFFF"/>
        </w:rPr>
        <w:t xml:space="preserve"> format specification and the tools for post-processing the alignment.</w:t>
      </w:r>
    </w:p>
    <w:p w14:paraId="1D56B1B0" w14:textId="77777777" w:rsidR="00E7316D" w:rsidRPr="00CB250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04D97252" w:rsidR="00E7316D" w:rsidRDefault="006E04A5" w:rsidP="00E7316D">
      <w:pPr>
        <w:pStyle w:val="ListParagraph"/>
        <w:spacing w:before="100" w:beforeAutospacing="1" w:after="0" w:line="360" w:lineRule="auto"/>
        <w:ind w:left="1530" w:hanging="270"/>
        <w:rPr>
          <w:rFonts w:ascii="Times New Roman" w:hAnsi="Times New Roman" w:cs="Times New Roman"/>
          <w:sz w:val="24"/>
          <w:szCs w:val="24"/>
        </w:rPr>
      </w:pPr>
      <w:r w:rsidRPr="002428AA">
        <w:rPr>
          <w:rFonts w:ascii="Times New Roman" w:hAnsi="Times New Roman" w:cs="Times New Roman"/>
          <w:b/>
          <w:sz w:val="24"/>
          <w:szCs w:val="24"/>
        </w:rPr>
        <w:t>Example</w:t>
      </w:r>
      <w:r>
        <w:rPr>
          <w:rFonts w:ascii="Times New Roman" w:hAnsi="Times New Roman" w:cs="Times New Roman"/>
          <w:sz w:val="24"/>
          <w:szCs w:val="24"/>
        </w:rPr>
        <w:t>:</w:t>
      </w:r>
    </w:p>
    <w:p w14:paraId="25035A14" w14:textId="501CF391" w:rsidR="006E04A5" w:rsidRDefault="006E04A5" w:rsidP="00007B5F">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The generated bowtie2 and bwa alignment BAM file can be downloaded from the link below for each test data</w:t>
      </w:r>
      <w:r w:rsidR="00A403CE">
        <w:rPr>
          <w:rFonts w:ascii="Segoe UI" w:hAnsi="Segoe UI" w:cs="Segoe UI"/>
          <w:color w:val="000000" w:themeColor="text1"/>
          <w:shd w:val="clear" w:color="auto" w:fill="FFFFFF"/>
        </w:rPr>
        <w:t>:</w:t>
      </w:r>
    </w:p>
    <w:p w14:paraId="01D7FF7F" w14:textId="227EAE7E" w:rsidR="006E04A5" w:rsidRDefault="006E04A5" w:rsidP="006E04A5">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3E3BEC6E" w14:textId="5BE70439" w:rsidR="006E04A5" w:rsidRDefault="006E04A5" w:rsidP="006E04A5">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23" w:history="1">
        <w:r w:rsidRPr="003D50EE">
          <w:rPr>
            <w:rStyle w:val="Hyperlink"/>
            <w:rFonts w:ascii="Segoe UI" w:hAnsi="Segoe UI" w:cs="Segoe UI"/>
            <w:shd w:val="clear" w:color="auto" w:fill="FFFFFF"/>
          </w:rPr>
          <w:t>http://sysbio.rnet.missouri.edu/bdm_download/GenomeFlow/MiSeq_GM12878/bowtie2_align_Miseq/</w:t>
        </w:r>
      </w:hyperlink>
    </w:p>
    <w:p w14:paraId="0D89E7A2" w14:textId="5EBE0210" w:rsidR="006E04A5" w:rsidRDefault="006E04A5" w:rsidP="006E04A5">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Bwa: </w:t>
      </w:r>
      <w:hyperlink r:id="rId24" w:history="1">
        <w:r w:rsidRPr="003D50EE">
          <w:rPr>
            <w:rStyle w:val="Hyperlink"/>
            <w:rFonts w:ascii="Segoe UI" w:hAnsi="Segoe UI" w:cs="Segoe UI"/>
            <w:shd w:val="clear" w:color="auto" w:fill="FFFFFF"/>
          </w:rPr>
          <w:t>http://sysbio.rnet.missouri.edu/bdm_download/GenomeFlow/MiSeq_GM12878/bwa_align_Miseq/</w:t>
        </w:r>
      </w:hyperlink>
    </w:p>
    <w:p w14:paraId="3FAC5685" w14:textId="77777777" w:rsidR="00BB1E70" w:rsidRPr="00BB1E70" w:rsidRDefault="006E04A5" w:rsidP="00BB1E70">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3D1FDE46" w14:textId="77777777" w:rsidR="00BB1E70" w:rsidRDefault="006E04A5" w:rsidP="00BB1E70">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BB1E70">
        <w:rPr>
          <w:rFonts w:ascii="Segoe UI" w:hAnsi="Segoe UI" w:cs="Segoe UI"/>
          <w:color w:val="000000" w:themeColor="text1"/>
          <w:shd w:val="clear" w:color="auto" w:fill="FFFFFF"/>
        </w:rPr>
        <w:t xml:space="preserve">Bowtie2: </w:t>
      </w:r>
      <w:hyperlink r:id="rId25" w:history="1">
        <w:r w:rsidRPr="00BB1E70">
          <w:rPr>
            <w:rStyle w:val="Hyperlink"/>
            <w:rFonts w:ascii="Segoe UI" w:hAnsi="Segoe UI" w:cs="Segoe UI"/>
            <w:shd w:val="clear" w:color="auto" w:fill="FFFFFF"/>
          </w:rPr>
          <w:t>http://sysbio.rnet.missouri.edu/bdm_download/GenomeFlow/GM06990/bowtie2_align/</w:t>
        </w:r>
      </w:hyperlink>
    </w:p>
    <w:p w14:paraId="75AC3345" w14:textId="5B7BF2D6" w:rsidR="006E04A5" w:rsidRPr="00BB1E70" w:rsidRDefault="006E04A5" w:rsidP="00BB1E70">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BB1E70">
        <w:rPr>
          <w:rFonts w:ascii="Segoe UI" w:hAnsi="Segoe UI" w:cs="Segoe UI"/>
          <w:color w:val="000000" w:themeColor="text1"/>
          <w:shd w:val="clear" w:color="auto" w:fill="FFFFFF"/>
        </w:rPr>
        <w:t xml:space="preserve">Bwa: </w:t>
      </w:r>
    </w:p>
    <w:p w14:paraId="0B73196A" w14:textId="4789A5B8" w:rsidR="006E04A5" w:rsidRDefault="00331CC2" w:rsidP="00BB1E70">
      <w:pPr>
        <w:pStyle w:val="ListParagraph"/>
        <w:spacing w:before="100" w:beforeAutospacing="1" w:after="0" w:line="360" w:lineRule="auto"/>
        <w:ind w:left="2700"/>
        <w:rPr>
          <w:rFonts w:ascii="Segoe UI" w:hAnsi="Segoe UI" w:cs="Segoe UI"/>
          <w:color w:val="000000" w:themeColor="text1"/>
          <w:shd w:val="clear" w:color="auto" w:fill="FFFFFF"/>
        </w:rPr>
      </w:pPr>
      <w:hyperlink r:id="rId26" w:history="1">
        <w:r w:rsidR="00BB1E70" w:rsidRPr="003D50EE">
          <w:rPr>
            <w:rStyle w:val="Hyperlink"/>
            <w:rFonts w:ascii="Segoe UI" w:hAnsi="Segoe UI" w:cs="Segoe UI"/>
            <w:shd w:val="clear" w:color="auto" w:fill="FFFFFF"/>
          </w:rPr>
          <w:t>http://sysbio.rnet.missouri.edu/bdm_download/GenomeFlow/GM06990/bwa_align/</w:t>
        </w:r>
      </w:hyperlink>
    </w:p>
    <w:p w14:paraId="5EA7CB20" w14:textId="77777777" w:rsidR="00E7316D" w:rsidRPr="00847829" w:rsidRDefault="00E7316D" w:rsidP="008B78C0">
      <w:pPr>
        <w:pStyle w:val="Heading3"/>
      </w:pPr>
      <w:bookmarkStart w:id="19" w:name="_Toc506390496"/>
      <w:r w:rsidRPr="008B78C0">
        <w:t>Running</w:t>
      </w:r>
      <w:bookmarkEnd w:id="19"/>
    </w:p>
    <w:p w14:paraId="66287672" w14:textId="77777777" w:rsidR="00E7316D" w:rsidRPr="00701C67" w:rsidRDefault="00E7316D" w:rsidP="00E7316D">
      <w:pPr>
        <w:pStyle w:val="ListParagraph"/>
        <w:numPr>
          <w:ilvl w:val="2"/>
          <w:numId w:val="26"/>
        </w:numPr>
        <w:ind w:left="1620"/>
        <w:rPr>
          <w:rFonts w:ascii="Times New Roman" w:hAnsi="Times New Roman" w:cs="Times New Roman"/>
          <w:sz w:val="24"/>
          <w:szCs w:val="24"/>
        </w:rPr>
      </w:pPr>
      <w:r w:rsidRPr="00701C67">
        <w:rPr>
          <w:rFonts w:ascii="Times New Roman" w:hAnsi="Times New Roman" w:cs="Times New Roman"/>
          <w:sz w:val="24"/>
          <w:szCs w:val="24"/>
        </w:rPr>
        <w:lastRenderedPageBreak/>
        <w:t xml:space="preserve">Access the function from the menu toolbar: 1D-Functions/Map the </w:t>
      </w:r>
      <w:r>
        <w:rPr>
          <w:rFonts w:ascii="Times New Roman" w:hAnsi="Times New Roman" w:cs="Times New Roman"/>
          <w:sz w:val="24"/>
          <w:szCs w:val="24"/>
        </w:rPr>
        <w:t>raw FASTQ</w:t>
      </w:r>
      <w:r w:rsidRPr="00701C67">
        <w:rPr>
          <w:rFonts w:ascii="Times New Roman" w:hAnsi="Times New Roman" w:cs="Times New Roman"/>
          <w:sz w:val="24"/>
          <w:szCs w:val="24"/>
        </w:rPr>
        <w:t xml:space="preserve"> files</w:t>
      </w:r>
    </w:p>
    <w:p w14:paraId="45C698F7"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701C67">
        <w:rPr>
          <w:rFonts w:ascii="Times New Roman" w:hAnsi="Times New Roman" w:cs="Times New Roman"/>
          <w:sz w:val="24"/>
          <w:szCs w:val="24"/>
        </w:rPr>
        <w:t xml:space="preserve">Generate </w:t>
      </w:r>
      <w:r>
        <w:rPr>
          <w:rFonts w:ascii="Times New Roman" w:hAnsi="Times New Roman" w:cs="Times New Roman"/>
          <w:sz w:val="24"/>
          <w:szCs w:val="24"/>
        </w:rPr>
        <w:t>a s</w:t>
      </w:r>
      <w:r w:rsidRPr="00701C67">
        <w:rPr>
          <w:rFonts w:ascii="Times New Roman" w:hAnsi="Times New Roman" w:cs="Times New Roman"/>
          <w:sz w:val="24"/>
          <w:szCs w:val="24"/>
        </w:rPr>
        <w:t xml:space="preserve">cript called </w:t>
      </w:r>
      <w:r w:rsidRPr="00531CEF">
        <w:rPr>
          <w:rFonts w:ascii="Times New Roman" w:hAnsi="Times New Roman" w:cs="Times New Roman"/>
          <w:i/>
          <w:sz w:val="24"/>
          <w:szCs w:val="24"/>
        </w:rPr>
        <w:t>Mapper_script_bowtie2.sh</w:t>
      </w:r>
      <w:r>
        <w:rPr>
          <w:rFonts w:ascii="Times New Roman" w:hAnsi="Times New Roman" w:cs="Times New Roman"/>
          <w:i/>
          <w:sz w:val="24"/>
          <w:szCs w:val="24"/>
        </w:rPr>
        <w:t xml:space="preserve"> or </w:t>
      </w:r>
      <w:r w:rsidRPr="00531CEF">
        <w:rPr>
          <w:rFonts w:ascii="Times New Roman" w:hAnsi="Times New Roman" w:cs="Times New Roman"/>
          <w:i/>
          <w:sz w:val="24"/>
          <w:szCs w:val="24"/>
        </w:rPr>
        <w:t>Mapper_script_bwa.sh</w:t>
      </w:r>
      <w:r w:rsidR="00EC7E0A" w:rsidRPr="00EC7E0A">
        <w:rPr>
          <w:rFonts w:ascii="Times New Roman" w:hAnsi="Times New Roman" w:cs="Times New Roman"/>
          <w:sz w:val="24"/>
          <w:szCs w:val="24"/>
        </w:rPr>
        <w:t xml:space="preserve"> </w:t>
      </w:r>
    </w:p>
    <w:p w14:paraId="66739AA9" w14:textId="757E875E" w:rsidR="00EC7E0A" w:rsidRPr="00EC7E0A"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07838F12" w14:textId="77777777" w:rsidR="00E7316D" w:rsidRPr="00701C67" w:rsidRDefault="00E7316D" w:rsidP="00E7316D">
      <w:pPr>
        <w:pStyle w:val="ListParagraph"/>
        <w:numPr>
          <w:ilvl w:val="2"/>
          <w:numId w:val="26"/>
        </w:numPr>
        <w:ind w:left="1620"/>
        <w:rPr>
          <w:rFonts w:ascii="Times New Roman" w:hAnsi="Times New Roman" w:cs="Times New Roman"/>
          <w:sz w:val="24"/>
          <w:szCs w:val="24"/>
        </w:rPr>
      </w:pPr>
      <w:r>
        <w:rPr>
          <w:rFonts w:ascii="Times New Roman" w:hAnsi="Times New Roman" w:cs="Times New Roman"/>
          <w:sz w:val="24"/>
          <w:szCs w:val="24"/>
        </w:rPr>
        <w:t>Execute</w:t>
      </w:r>
      <w:r w:rsidRPr="00701C67">
        <w:rPr>
          <w:rFonts w:ascii="Times New Roman" w:hAnsi="Times New Roman" w:cs="Times New Roman"/>
          <w:sz w:val="24"/>
          <w:szCs w:val="24"/>
        </w:rPr>
        <w:t xml:space="preserve"> </w:t>
      </w:r>
      <w:r w:rsidRPr="00531CEF">
        <w:rPr>
          <w:rFonts w:ascii="Times New Roman" w:hAnsi="Times New Roman" w:cs="Times New Roman"/>
          <w:i/>
          <w:sz w:val="24"/>
          <w:szCs w:val="24"/>
        </w:rPr>
        <w:t>Mapper_script_bowtie2.sh</w:t>
      </w:r>
      <w:r>
        <w:rPr>
          <w:rFonts w:ascii="Times New Roman" w:hAnsi="Times New Roman" w:cs="Times New Roman"/>
          <w:sz w:val="24"/>
          <w:szCs w:val="24"/>
        </w:rPr>
        <w:t xml:space="preserve"> </w:t>
      </w:r>
      <w:r w:rsidRPr="00701C67">
        <w:rPr>
          <w:rFonts w:ascii="Times New Roman" w:hAnsi="Times New Roman" w:cs="Times New Roman"/>
          <w:sz w:val="24"/>
          <w:szCs w:val="24"/>
        </w:rPr>
        <w:t>in a Unix Terminal</w:t>
      </w:r>
    </w:p>
    <w:p w14:paraId="5D145A96" w14:textId="77777777" w:rsidR="00E7316D" w:rsidRPr="00847829" w:rsidRDefault="00E7316D" w:rsidP="00E7316D">
      <w:pPr>
        <w:ind w:left="1260"/>
        <w:rPr>
          <w:rFonts w:ascii="Times New Roman" w:hAnsi="Times New Roman" w:cs="Times New Roman"/>
          <w:sz w:val="24"/>
          <w:szCs w:val="24"/>
        </w:rPr>
      </w:pPr>
    </w:p>
    <w:p w14:paraId="70E41D68" w14:textId="77777777" w:rsidR="00E7316D" w:rsidRDefault="00E7316D" w:rsidP="00E7316D">
      <w:pPr>
        <w:rPr>
          <w:rFonts w:ascii="Times New Roman" w:hAnsi="Times New Roman" w:cs="Times New Roman"/>
          <w:sz w:val="24"/>
          <w:szCs w:val="24"/>
        </w:rPr>
      </w:pPr>
      <w:r>
        <w:rPr>
          <w:noProof/>
        </w:rPr>
        <w:drawing>
          <wp:inline distT="0" distB="0" distL="0" distR="0" wp14:anchorId="79ADC576" wp14:editId="1A7D2C24">
            <wp:extent cx="5943600" cy="3441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41065"/>
                    </a:xfrm>
                    <a:prstGeom prst="rect">
                      <a:avLst/>
                    </a:prstGeom>
                  </pic:spPr>
                </pic:pic>
              </a:graphicData>
            </a:graphic>
          </wp:inline>
        </w:drawing>
      </w:r>
    </w:p>
    <w:p w14:paraId="7A4914B7" w14:textId="77777777" w:rsidR="00E7316D" w:rsidRDefault="00E7316D" w:rsidP="008B139E">
      <w:pPr>
        <w:pStyle w:val="Figures"/>
      </w:pPr>
      <w:bookmarkStart w:id="20" w:name="_Toc506389390"/>
      <w:r>
        <w:t>Figure 2: Mapping the raw</w:t>
      </w:r>
      <w:r w:rsidRPr="004B7777">
        <w:t xml:space="preserve"> </w:t>
      </w:r>
      <w:r>
        <w:t xml:space="preserve">FASTQ </w:t>
      </w:r>
      <w:r w:rsidRPr="004B7777">
        <w:t>files</w:t>
      </w:r>
      <w:bookmarkEnd w:id="20"/>
    </w:p>
    <w:p w14:paraId="60ACAD16" w14:textId="77777777" w:rsidR="00E7316D" w:rsidRDefault="00E7316D" w:rsidP="00E7316D">
      <w:pPr>
        <w:jc w:val="center"/>
        <w:rPr>
          <w:rFonts w:ascii="Times New Roman" w:hAnsi="Times New Roman" w:cs="Times New Roman"/>
          <w:b/>
          <w:sz w:val="24"/>
          <w:szCs w:val="24"/>
        </w:rPr>
      </w:pPr>
    </w:p>
    <w:p w14:paraId="5B790187" w14:textId="77777777" w:rsidR="00E7316D" w:rsidRPr="004B7777"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286256E1" w14:textId="77777777" w:rsidTr="001F57D5">
        <w:tc>
          <w:tcPr>
            <w:tcW w:w="1705" w:type="dxa"/>
          </w:tcPr>
          <w:p w14:paraId="4C3C7E65"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47C9C72D"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22EAE510"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3A50FBCC" w14:textId="77777777" w:rsidTr="001F57D5">
        <w:tc>
          <w:tcPr>
            <w:tcW w:w="1705" w:type="dxa"/>
          </w:tcPr>
          <w:p w14:paraId="5FABB4D4"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Index Directory</w:t>
            </w:r>
          </w:p>
        </w:tc>
        <w:tc>
          <w:tcPr>
            <w:tcW w:w="6210" w:type="dxa"/>
          </w:tcPr>
          <w:p w14:paraId="5945009B"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path to the index created using bwa or bowtie2</w:t>
            </w:r>
          </w:p>
          <w:p w14:paraId="4735211C" w14:textId="77777777" w:rsidR="00E7316D" w:rsidRPr="00847829" w:rsidRDefault="00E7316D" w:rsidP="00E7316D">
            <w:pPr>
              <w:spacing w:before="100" w:beforeAutospacing="1" w:line="360" w:lineRule="auto"/>
              <w:rPr>
                <w:rFonts w:ascii="Times New Roman" w:hAnsi="Times New Roman" w:cs="Times New Roman"/>
                <w:sz w:val="24"/>
                <w:szCs w:val="24"/>
              </w:rPr>
            </w:pPr>
          </w:p>
        </w:tc>
        <w:tc>
          <w:tcPr>
            <w:tcW w:w="1435" w:type="dxa"/>
          </w:tcPr>
          <w:p w14:paraId="5C44111A"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D24BAAE" w14:textId="77777777" w:rsidTr="001F57D5">
        <w:tc>
          <w:tcPr>
            <w:tcW w:w="1705" w:type="dxa"/>
          </w:tcPr>
          <w:p w14:paraId="4FD8836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4036968F"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093ABB0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11CBC67D" w14:textId="77777777" w:rsidTr="001F57D5">
        <w:tc>
          <w:tcPr>
            <w:tcW w:w="1705" w:type="dxa"/>
          </w:tcPr>
          <w:p w14:paraId="751A6A38"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Read-1(.fastq)</w:t>
            </w:r>
          </w:p>
        </w:tc>
        <w:tc>
          <w:tcPr>
            <w:tcW w:w="6210" w:type="dxa"/>
          </w:tcPr>
          <w:p w14:paraId="1169CB5A"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1, or file for a single read e.g </w:t>
            </w:r>
            <w:r w:rsidRPr="00257217">
              <w:rPr>
                <w:rFonts w:ascii="Times New Roman" w:hAnsi="Times New Roman" w:cs="Times New Roman"/>
                <w:sz w:val="24"/>
                <w:szCs w:val="24"/>
              </w:rPr>
              <w:t>HIC003_S2_L001_R1_001.fastq</w:t>
            </w:r>
          </w:p>
        </w:tc>
        <w:tc>
          <w:tcPr>
            <w:tcW w:w="1435" w:type="dxa"/>
          </w:tcPr>
          <w:p w14:paraId="22AAE97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3ACBD3DA" w14:textId="77777777" w:rsidTr="001F57D5">
        <w:tc>
          <w:tcPr>
            <w:tcW w:w="1705" w:type="dxa"/>
          </w:tcPr>
          <w:p w14:paraId="518A62BB"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lastRenderedPageBreak/>
              <w:t>Load Read-2(.fastq)</w:t>
            </w:r>
          </w:p>
        </w:tc>
        <w:tc>
          <w:tcPr>
            <w:tcW w:w="6210" w:type="dxa"/>
          </w:tcPr>
          <w:p w14:paraId="44FA780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2 e.g </w:t>
            </w:r>
            <w:r w:rsidRPr="00257217">
              <w:rPr>
                <w:rFonts w:ascii="Times New Roman" w:hAnsi="Times New Roman" w:cs="Times New Roman"/>
                <w:sz w:val="24"/>
                <w:szCs w:val="24"/>
              </w:rPr>
              <w:t>HIC003_S2_L001_R2_001.fastq</w:t>
            </w:r>
          </w:p>
        </w:tc>
        <w:tc>
          <w:tcPr>
            <w:tcW w:w="1435" w:type="dxa"/>
          </w:tcPr>
          <w:p w14:paraId="57DC5593"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683A8907" w14:textId="77777777" w:rsidTr="001F57D5">
        <w:tc>
          <w:tcPr>
            <w:tcW w:w="1705" w:type="dxa"/>
          </w:tcPr>
          <w:p w14:paraId="388B17CE"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Is Pair-End Read</w:t>
            </w:r>
          </w:p>
        </w:tc>
        <w:tc>
          <w:tcPr>
            <w:tcW w:w="6210" w:type="dxa"/>
          </w:tcPr>
          <w:p w14:paraId="4B1D09DC"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Check if the data is a pair end read data</w:t>
            </w:r>
          </w:p>
        </w:tc>
        <w:tc>
          <w:tcPr>
            <w:tcW w:w="1435" w:type="dxa"/>
          </w:tcPr>
          <w:p w14:paraId="34101676" w14:textId="77777777" w:rsidR="00E7316D"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7316D" w:rsidRPr="00847829" w14:paraId="1EDFB0AD" w14:textId="77777777" w:rsidTr="001F57D5">
        <w:tc>
          <w:tcPr>
            <w:tcW w:w="1705" w:type="dxa"/>
          </w:tcPr>
          <w:p w14:paraId="28A7BB6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45CDC499" w14:textId="77777777" w:rsidR="00E7316D"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28"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29" w:history="1">
              <w:r w:rsidRPr="00847829">
                <w:rPr>
                  <w:rStyle w:val="Hyperlink"/>
                </w:rPr>
                <w:t>Bowtie2</w:t>
              </w:r>
            </w:hyperlink>
            <w:r w:rsidRPr="00847829">
              <w:rPr>
                <w:rFonts w:ascii="Times New Roman" w:hAnsi="Times New Roman" w:cs="Times New Roman"/>
                <w:sz w:val="24"/>
                <w:szCs w:val="24"/>
              </w:rPr>
              <w:t xml:space="preserve">. </w:t>
            </w:r>
          </w:p>
          <w:p w14:paraId="01FBFB6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t>Important</w:t>
            </w:r>
            <w:r>
              <w:rPr>
                <w:rFonts w:ascii="Times New Roman" w:hAnsi="Times New Roman" w:cs="Times New Roman"/>
                <w:sz w:val="24"/>
                <w:szCs w:val="24"/>
              </w:rPr>
              <w:t xml:space="preserve">: Only select the tool which was used to generated the reference genome Index. </w:t>
            </w:r>
            <w:r w:rsidRPr="00B12BBA">
              <w:rPr>
                <w:rFonts w:ascii="Times New Roman" w:hAnsi="Times New Roman" w:cs="Times New Roman"/>
                <w:i/>
                <w:sz w:val="24"/>
                <w:szCs w:val="24"/>
              </w:rPr>
              <w:t>bwa can only be used to Map bwa index, and bowtie2 can only be used to map bowtie2 index</w:t>
            </w:r>
            <w:r>
              <w:rPr>
                <w:rFonts w:ascii="Times New Roman" w:hAnsi="Times New Roman" w:cs="Times New Roman"/>
                <w:sz w:val="24"/>
                <w:szCs w:val="24"/>
              </w:rPr>
              <w:t>.</w:t>
            </w:r>
          </w:p>
        </w:tc>
        <w:tc>
          <w:tcPr>
            <w:tcW w:w="1435" w:type="dxa"/>
          </w:tcPr>
          <w:p w14:paraId="3AE92FE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w:t>
            </w:r>
            <w:r w:rsidRPr="00847829">
              <w:rPr>
                <w:rFonts w:ascii="Times New Roman" w:hAnsi="Times New Roman" w:cs="Times New Roman"/>
                <w:sz w:val="24"/>
                <w:szCs w:val="24"/>
              </w:rPr>
              <w:t>wa</w:t>
            </w:r>
          </w:p>
        </w:tc>
      </w:tr>
      <w:tr w:rsidR="00E7316D" w:rsidRPr="00847829" w14:paraId="18D53FA0" w14:textId="77777777" w:rsidTr="001F57D5">
        <w:tc>
          <w:tcPr>
            <w:tcW w:w="1705" w:type="dxa"/>
          </w:tcPr>
          <w:p w14:paraId="06899BB7"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Binary file</w:t>
            </w:r>
          </w:p>
        </w:tc>
        <w:tc>
          <w:tcPr>
            <w:tcW w:w="6210" w:type="dxa"/>
          </w:tcPr>
          <w:p w14:paraId="68277E2A"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4E20046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BWA: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bwa</w:t>
            </w:r>
            <w:r w:rsidRPr="00DF192D">
              <w:rPr>
                <w:rFonts w:ascii="Times New Roman" w:hAnsi="Times New Roman" w:cs="Times New Roman"/>
                <w:color w:val="0070C0"/>
                <w:sz w:val="24"/>
                <w:szCs w:val="24"/>
              </w:rPr>
              <w:t xml:space="preserve"> </w:t>
            </w:r>
            <w:r>
              <w:rPr>
                <w:rFonts w:ascii="Times New Roman" w:hAnsi="Times New Roman" w:cs="Times New Roman"/>
                <w:sz w:val="24"/>
                <w:szCs w:val="24"/>
              </w:rPr>
              <w:t>binary you compiled from the dependency section</w:t>
            </w:r>
          </w:p>
          <w:p w14:paraId="3D56840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Bowtie2: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bowtie2</w:t>
            </w:r>
            <w:r w:rsidRPr="00DF192D">
              <w:rPr>
                <w:rFonts w:ascii="Times New Roman" w:hAnsi="Times New Roman" w:cs="Times New Roman"/>
                <w:color w:val="0070C0"/>
                <w:sz w:val="24"/>
                <w:szCs w:val="24"/>
              </w:rPr>
              <w:t xml:space="preserve"> </w:t>
            </w:r>
            <w:r w:rsidRPr="00125F92">
              <w:rPr>
                <w:rFonts w:ascii="Times New Roman" w:hAnsi="Times New Roman" w:cs="Times New Roman"/>
                <w:color w:val="000000" w:themeColor="text1"/>
                <w:sz w:val="24"/>
                <w:szCs w:val="24"/>
              </w:rPr>
              <w:t>file</w:t>
            </w:r>
            <w:r>
              <w:rPr>
                <w:rFonts w:ascii="Times New Roman" w:hAnsi="Times New Roman" w:cs="Times New Roman"/>
                <w:color w:val="0070C0"/>
                <w:sz w:val="24"/>
                <w:szCs w:val="24"/>
              </w:rPr>
              <w:t xml:space="preserve"> </w:t>
            </w:r>
            <w:r>
              <w:rPr>
                <w:rFonts w:ascii="Times New Roman" w:hAnsi="Times New Roman" w:cs="Times New Roman"/>
                <w:sz w:val="24"/>
                <w:szCs w:val="24"/>
              </w:rPr>
              <w:t>to align</w:t>
            </w:r>
            <w:r w:rsidRPr="00847829">
              <w:rPr>
                <w:rFonts w:ascii="Times New Roman" w:hAnsi="Times New Roman" w:cs="Times New Roman"/>
                <w:sz w:val="24"/>
                <w:szCs w:val="24"/>
              </w:rPr>
              <w:t xml:space="preserve"> </w:t>
            </w:r>
          </w:p>
        </w:tc>
        <w:tc>
          <w:tcPr>
            <w:tcW w:w="1435" w:type="dxa"/>
          </w:tcPr>
          <w:p w14:paraId="3B14678C"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444D7D77" w14:textId="77777777" w:rsidTr="001F57D5">
        <w:tc>
          <w:tcPr>
            <w:tcW w:w="1705" w:type="dxa"/>
          </w:tcPr>
          <w:p w14:paraId="47F6A7D4"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5C914D86"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4D5801E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2625EAC1" w14:textId="77777777" w:rsidTr="001F57D5">
        <w:tc>
          <w:tcPr>
            <w:tcW w:w="1705" w:type="dxa"/>
          </w:tcPr>
          <w:p w14:paraId="6BD31ED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1D51F093" w14:textId="77777777" w:rsidR="00E7316D" w:rsidRPr="002D2B2F" w:rsidRDefault="00331CC2"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0" w:history="1">
              <w:r w:rsidR="00E7316D" w:rsidRPr="002D2B2F">
                <w:rPr>
                  <w:rStyle w:val="Hyperlink"/>
                  <w:color w:val="000000" w:themeColor="text1"/>
                  <w:shd w:val="clear" w:color="auto" w:fill="FFFFFF"/>
                </w:rPr>
                <w:t>SAMtools</w:t>
              </w:r>
            </w:hyperlink>
            <w:r w:rsidR="00E7316D" w:rsidRPr="002D2B2F">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77777777" w:rsidR="00E7316D" w:rsidRPr="00847829" w:rsidRDefault="00E7316D" w:rsidP="00E7316D">
            <w:pPr>
              <w:spacing w:before="100" w:beforeAutospacing="1" w:line="360" w:lineRule="auto"/>
              <w:rPr>
                <w:rFonts w:ascii="Times New Roman" w:hAnsi="Times New Roman" w:cs="Times New Roman"/>
                <w:sz w:val="24"/>
                <w:szCs w:val="24"/>
              </w:rPr>
            </w:pPr>
            <w:r w:rsidRPr="00DF192D">
              <w:rPr>
                <w:rFonts w:ascii="Times New Roman" w:hAnsi="Times New Roman" w:cs="Times New Roman"/>
                <w:sz w:val="24"/>
                <w:szCs w:val="24"/>
              </w:rPr>
              <w:t>Browse and select the</w:t>
            </w:r>
            <w:r w:rsidRPr="00DF192D">
              <w:rPr>
                <w:rFonts w:ascii="Times New Roman" w:hAnsi="Times New Roman" w:cs="Times New Roman"/>
                <w:b/>
                <w:color w:val="0070C0"/>
                <w:sz w:val="24"/>
                <w:szCs w:val="24"/>
              </w:rPr>
              <w:t xml:space="preserve"> samtools</w:t>
            </w:r>
            <w:r w:rsidRPr="00DF192D">
              <w:rPr>
                <w:rFonts w:ascii="Times New Roman" w:hAnsi="Times New Roman" w:cs="Times New Roman"/>
                <w:color w:val="0070C0"/>
                <w:sz w:val="24"/>
                <w:szCs w:val="24"/>
              </w:rPr>
              <w:t xml:space="preserve"> </w:t>
            </w:r>
            <w:r w:rsidRPr="00DF192D">
              <w:rPr>
                <w:rFonts w:ascii="Times New Roman" w:hAnsi="Times New Roman" w:cs="Times New Roman"/>
                <w:sz w:val="24"/>
                <w:szCs w:val="24"/>
              </w:rPr>
              <w:t>binary file</w:t>
            </w:r>
            <w:r>
              <w:rPr>
                <w:rFonts w:ascii="Times New Roman" w:hAnsi="Times New Roman" w:cs="Times New Roman"/>
                <w:sz w:val="24"/>
                <w:szCs w:val="24"/>
              </w:rPr>
              <w:t xml:space="preserve"> </w:t>
            </w:r>
          </w:p>
        </w:tc>
        <w:tc>
          <w:tcPr>
            <w:tcW w:w="1435" w:type="dxa"/>
          </w:tcPr>
          <w:p w14:paraId="33C4F634"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448904B" w14:textId="77777777" w:rsidTr="001F57D5">
        <w:tc>
          <w:tcPr>
            <w:tcW w:w="1705" w:type="dxa"/>
          </w:tcPr>
          <w:p w14:paraId="17ABBAF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323163B0"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Mapping the pair reads to a reference index</w:t>
            </w:r>
            <w:r w:rsidRPr="008B5785">
              <w:rPr>
                <w:rFonts w:ascii="Times New Roman" w:hAnsi="Times New Roman" w:cs="Times New Roman"/>
                <w:sz w:val="24"/>
                <w:szCs w:val="24"/>
              </w:rPr>
              <w:t>.</w:t>
            </w:r>
          </w:p>
        </w:tc>
        <w:tc>
          <w:tcPr>
            <w:tcW w:w="1435" w:type="dxa"/>
          </w:tcPr>
          <w:p w14:paraId="2BCA205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2226E499" w14:textId="77777777" w:rsidTr="001F57D5">
        <w:tc>
          <w:tcPr>
            <w:tcW w:w="1705" w:type="dxa"/>
          </w:tcPr>
          <w:p w14:paraId="6ED42E10"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5CF80B14"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31" w:history="1">
              <w:r w:rsidRPr="00847829">
                <w:rPr>
                  <w:rStyle w:val="Hyperlink"/>
                  <w:bdr w:val="none" w:sz="0" w:space="0" w:color="auto" w:frame="1"/>
                  <w:shd w:val="clear" w:color="auto" w:fill="FFFFFF"/>
                </w:rPr>
                <w:t>Cygwin</w:t>
              </w:r>
            </w:hyperlink>
          </w:p>
        </w:tc>
        <w:tc>
          <w:tcPr>
            <w:tcW w:w="1435" w:type="dxa"/>
          </w:tcPr>
          <w:p w14:paraId="32CDF46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8F1753" w:rsidRDefault="00E7316D" w:rsidP="008B78C0">
      <w:pPr>
        <w:pStyle w:val="Heading2"/>
      </w:pPr>
      <w:bookmarkStart w:id="21" w:name="_Toc506390497"/>
      <w:r>
        <w:lastRenderedPageBreak/>
        <w:t>Filter a BAM alignment file</w:t>
      </w:r>
      <w:bookmarkEnd w:id="21"/>
    </w:p>
    <w:p w14:paraId="65F6F8C5" w14:textId="77777777" w:rsidR="00E7316D" w:rsidRPr="00847829" w:rsidRDefault="00E7316D" w:rsidP="008B78C0">
      <w:pPr>
        <w:pStyle w:val="Heading3"/>
      </w:pPr>
      <w:bookmarkStart w:id="22" w:name="_Toc506390498"/>
      <w:r w:rsidRPr="00847829">
        <w:t>Purpose</w:t>
      </w:r>
      <w:bookmarkEnd w:id="22"/>
    </w:p>
    <w:p w14:paraId="4EB29B38" w14:textId="77777777"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o perform filtering of a BAM file to remove low quality map reads, and unmapped reads among others.</w:t>
      </w:r>
    </w:p>
    <w:p w14:paraId="34F9A4A3" w14:textId="77777777" w:rsidR="00E7316D" w:rsidRPr="00847829" w:rsidRDefault="00E7316D" w:rsidP="00E7316D">
      <w:pPr>
        <w:pStyle w:val="ListParagraph"/>
        <w:spacing w:before="100" w:beforeAutospacing="1" w:after="0" w:line="360" w:lineRule="auto"/>
        <w:ind w:left="1260" w:hanging="540"/>
        <w:rPr>
          <w:rFonts w:ascii="Times New Roman" w:hAnsi="Times New Roman" w:cs="Times New Roman"/>
          <w:sz w:val="24"/>
          <w:szCs w:val="24"/>
        </w:rPr>
      </w:pPr>
    </w:p>
    <w:p w14:paraId="682DCD44" w14:textId="77777777" w:rsidR="00E7316D" w:rsidRPr="00847829" w:rsidRDefault="00E7316D" w:rsidP="008B78C0">
      <w:pPr>
        <w:pStyle w:val="Heading3"/>
      </w:pPr>
      <w:bookmarkStart w:id="23" w:name="_Toc506390499"/>
      <w:r w:rsidRPr="00847829">
        <w:t>Input</w:t>
      </w:r>
      <w:bookmarkEnd w:id="23"/>
    </w:p>
    <w:p w14:paraId="4028918E" w14:textId="7C7EA3B5"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The BAM file generated from the mapping step above. For example, by default bwa BAM files is named bwa_mapped.bam and bowtie2 BAM files is named bowtie2_mapped.bam</w:t>
      </w:r>
    </w:p>
    <w:p w14:paraId="215B43B4" w14:textId="77777777" w:rsidR="00007B5F" w:rsidRDefault="00007B5F" w:rsidP="00E7316D">
      <w:pPr>
        <w:pStyle w:val="ListParagraph"/>
        <w:spacing w:before="100" w:beforeAutospacing="1" w:after="0" w:line="360" w:lineRule="auto"/>
        <w:ind w:left="1260"/>
        <w:rPr>
          <w:rFonts w:ascii="Times New Roman" w:hAnsi="Times New Roman" w:cs="Times New Roman"/>
          <w:sz w:val="24"/>
          <w:szCs w:val="24"/>
        </w:rPr>
      </w:pPr>
    </w:p>
    <w:p w14:paraId="6F64C4FB" w14:textId="41749CBD" w:rsidR="00E7316D" w:rsidRDefault="00007B5F" w:rsidP="00E7316D">
      <w:pPr>
        <w:pStyle w:val="ListParagraph"/>
        <w:spacing w:before="100" w:beforeAutospacing="1" w:after="0" w:line="360" w:lineRule="auto"/>
        <w:ind w:left="1260" w:hanging="540"/>
        <w:rPr>
          <w:rFonts w:ascii="Times New Roman" w:hAnsi="Times New Roman" w:cs="Times New Roman"/>
          <w:b/>
          <w:sz w:val="24"/>
          <w:szCs w:val="24"/>
        </w:rPr>
      </w:pPr>
      <w:r>
        <w:rPr>
          <w:rFonts w:ascii="Times New Roman" w:hAnsi="Times New Roman" w:cs="Times New Roman"/>
          <w:sz w:val="24"/>
          <w:szCs w:val="24"/>
        </w:rPr>
        <w:tab/>
      </w:r>
      <w:r w:rsidRPr="00007B5F">
        <w:rPr>
          <w:rFonts w:ascii="Times New Roman" w:hAnsi="Times New Roman" w:cs="Times New Roman"/>
          <w:b/>
          <w:sz w:val="24"/>
          <w:szCs w:val="24"/>
        </w:rPr>
        <w:t>Example:</w:t>
      </w:r>
    </w:p>
    <w:p w14:paraId="599C4D20" w14:textId="70295F85" w:rsidR="00007B5F" w:rsidRDefault="00007B5F" w:rsidP="00007B5F">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The generated bowtie2 alignment BAM file can be downloaded from the link below for each test data</w:t>
      </w:r>
      <w:r w:rsidR="00A403CE">
        <w:rPr>
          <w:rFonts w:ascii="Segoe UI" w:hAnsi="Segoe UI" w:cs="Segoe UI"/>
          <w:color w:val="000000" w:themeColor="text1"/>
          <w:shd w:val="clear" w:color="auto" w:fill="FFFFFF"/>
        </w:rPr>
        <w:t>:</w:t>
      </w:r>
    </w:p>
    <w:p w14:paraId="31ADE6BD" w14:textId="77777777" w:rsidR="00007B5F" w:rsidRDefault="00007B5F" w:rsidP="00E7316D">
      <w:pPr>
        <w:pStyle w:val="ListParagraph"/>
        <w:spacing w:before="100" w:beforeAutospacing="1" w:after="0" w:line="360" w:lineRule="auto"/>
        <w:ind w:left="1260" w:hanging="540"/>
        <w:rPr>
          <w:rFonts w:ascii="Times New Roman" w:hAnsi="Times New Roman" w:cs="Times New Roman"/>
          <w:b/>
          <w:sz w:val="24"/>
          <w:szCs w:val="24"/>
        </w:rPr>
      </w:pPr>
    </w:p>
    <w:p w14:paraId="3E591D0F" w14:textId="77777777" w:rsidR="00007B5F" w:rsidRDefault="00007B5F" w:rsidP="00007B5F">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7BBCA967" w14:textId="575B7D5B" w:rsidR="00007B5F" w:rsidRDefault="00007B5F" w:rsidP="00007B5F">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bookmarkStart w:id="24" w:name="OLE_LINK12"/>
      <w:bookmarkStart w:id="25" w:name="OLE_LINK13"/>
      <w:bookmarkStart w:id="26" w:name="OLE_LINK14"/>
      <w:r>
        <w:rPr>
          <w:rFonts w:ascii="Segoe UI" w:hAnsi="Segoe UI" w:cs="Segoe UI"/>
          <w:color w:val="000000" w:themeColor="text1"/>
          <w:shd w:val="clear" w:color="auto" w:fill="FFFFFF"/>
        </w:rPr>
        <w:t xml:space="preserve">Bowtie2: </w:t>
      </w:r>
      <w:bookmarkEnd w:id="24"/>
      <w:bookmarkEnd w:id="25"/>
      <w:bookmarkEnd w:id="26"/>
      <w:r>
        <w:rPr>
          <w:rFonts w:ascii="Segoe UI" w:hAnsi="Segoe UI" w:cs="Segoe UI"/>
          <w:color w:val="000000" w:themeColor="text1"/>
          <w:shd w:val="clear" w:color="auto" w:fill="FFFFFF"/>
        </w:rPr>
        <w:fldChar w:fldCharType="begin"/>
      </w:r>
      <w:r>
        <w:rPr>
          <w:rFonts w:ascii="Segoe UI" w:hAnsi="Segoe UI" w:cs="Segoe UI"/>
          <w:color w:val="000000" w:themeColor="text1"/>
          <w:shd w:val="clear" w:color="auto" w:fill="FFFFFF"/>
        </w:rPr>
        <w:instrText xml:space="preserve"> HYPERLINK "</w:instrText>
      </w:r>
      <w:r w:rsidRPr="006E04A5">
        <w:rPr>
          <w:rFonts w:ascii="Segoe UI" w:hAnsi="Segoe UI" w:cs="Segoe UI"/>
          <w:color w:val="000000" w:themeColor="text1"/>
          <w:shd w:val="clear" w:color="auto" w:fill="FFFFFF"/>
        </w:rPr>
        <w:instrText>http://sysbio.rnet.missouri.edu/bdm_download/GenomeFlow/MiSeq_GM12878/bowtie2_align_Miseq/</w:instrText>
      </w:r>
      <w:r>
        <w:rPr>
          <w:rFonts w:ascii="Segoe UI" w:hAnsi="Segoe UI" w:cs="Segoe UI"/>
          <w:color w:val="000000" w:themeColor="text1"/>
          <w:shd w:val="clear" w:color="auto" w:fill="FFFFFF"/>
        </w:rPr>
        <w:instrText xml:space="preserve">" </w:instrText>
      </w:r>
      <w:r>
        <w:rPr>
          <w:rFonts w:ascii="Segoe UI" w:hAnsi="Segoe UI" w:cs="Segoe UI"/>
          <w:color w:val="000000" w:themeColor="text1"/>
          <w:shd w:val="clear" w:color="auto" w:fill="FFFFFF"/>
        </w:rPr>
        <w:fldChar w:fldCharType="separate"/>
      </w:r>
      <w:r w:rsidRPr="003D50EE">
        <w:rPr>
          <w:rStyle w:val="Hyperlink"/>
          <w:rFonts w:ascii="Segoe UI" w:hAnsi="Segoe UI" w:cs="Segoe UI"/>
          <w:shd w:val="clear" w:color="auto" w:fill="FFFFFF"/>
        </w:rPr>
        <w:t>http://sysbio.rnet.missouri.edu/bdm_download/GenomeFlow/MiSeq_GM12878/bowtie2_align_Miseq/</w:t>
      </w:r>
      <w:r>
        <w:rPr>
          <w:rFonts w:ascii="Segoe UI" w:hAnsi="Segoe UI" w:cs="Segoe UI"/>
          <w:color w:val="000000" w:themeColor="text1"/>
          <w:shd w:val="clear" w:color="auto" w:fill="FFFFFF"/>
        </w:rPr>
        <w:fldChar w:fldCharType="end"/>
      </w:r>
    </w:p>
    <w:p w14:paraId="6BE4F568" w14:textId="020E4E15" w:rsidR="00DF5BBB" w:rsidRDefault="00DF5BBB" w:rsidP="00007B5F">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Bwa:</w:t>
      </w:r>
    </w:p>
    <w:p w14:paraId="79D61E18" w14:textId="07A3AB86" w:rsidR="00DF5BBB" w:rsidRDefault="00331CC2" w:rsidP="00DF5BBB">
      <w:pPr>
        <w:pStyle w:val="ListParagraph"/>
        <w:spacing w:before="100" w:beforeAutospacing="1" w:after="0" w:line="360" w:lineRule="auto"/>
        <w:ind w:left="2700"/>
        <w:rPr>
          <w:rFonts w:ascii="Segoe UI" w:hAnsi="Segoe UI" w:cs="Segoe UI"/>
          <w:color w:val="000000" w:themeColor="text1"/>
          <w:shd w:val="clear" w:color="auto" w:fill="FFFFFF"/>
        </w:rPr>
      </w:pPr>
      <w:hyperlink r:id="rId32" w:history="1">
        <w:r w:rsidR="00DF5BBB" w:rsidRPr="003D50EE">
          <w:rPr>
            <w:rStyle w:val="Hyperlink"/>
            <w:rFonts w:ascii="Segoe UI" w:hAnsi="Segoe UI" w:cs="Segoe UI"/>
            <w:shd w:val="clear" w:color="auto" w:fill="FFFFFF"/>
          </w:rPr>
          <w:t>http://sysbio.rnet.missouri.edu/bdm_download/GenomeFlow/MiSeq_GM12878/bwa_align_Miseq/</w:t>
        </w:r>
      </w:hyperlink>
    </w:p>
    <w:p w14:paraId="2CF7EAAE" w14:textId="77777777" w:rsidR="00B72118" w:rsidRDefault="00B72118" w:rsidP="00DF5BBB">
      <w:pPr>
        <w:pStyle w:val="ListParagraph"/>
        <w:spacing w:before="100" w:beforeAutospacing="1" w:after="0" w:line="360" w:lineRule="auto"/>
        <w:ind w:left="2700"/>
        <w:rPr>
          <w:rFonts w:ascii="Segoe UI" w:hAnsi="Segoe UI" w:cs="Segoe UI"/>
          <w:color w:val="000000" w:themeColor="text1"/>
          <w:shd w:val="clear" w:color="auto" w:fill="FFFFFF"/>
        </w:rPr>
      </w:pPr>
    </w:p>
    <w:p w14:paraId="24F56A6F" w14:textId="77777777" w:rsidR="001208B0" w:rsidRPr="00BB1E70" w:rsidRDefault="001208B0" w:rsidP="001208B0">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bookmarkStart w:id="27" w:name="OLE_LINK17"/>
      <w:bookmarkStart w:id="28" w:name="OLE_LINK18"/>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bookmarkEnd w:id="27"/>
    <w:bookmarkEnd w:id="28"/>
    <w:p w14:paraId="026E8206" w14:textId="18E12752" w:rsidR="00007B5F" w:rsidRPr="00A403CE"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Pr>
          <w:rFonts w:ascii="Segoe UI" w:hAnsi="Segoe UI" w:cs="Segoe UI"/>
          <w:color w:val="000000" w:themeColor="text1"/>
          <w:shd w:val="clear" w:color="auto" w:fill="FFFFFF"/>
        </w:rPr>
        <w:t>Bowtie2:</w:t>
      </w:r>
    </w:p>
    <w:p w14:paraId="10AE4078" w14:textId="3DE18E99" w:rsidR="00A403CE" w:rsidRDefault="00331CC2" w:rsidP="00A403CE">
      <w:pPr>
        <w:pStyle w:val="ListParagraph"/>
        <w:spacing w:before="100" w:beforeAutospacing="1" w:after="0" w:line="360" w:lineRule="auto"/>
        <w:ind w:left="2700"/>
        <w:rPr>
          <w:rFonts w:ascii="Times New Roman" w:hAnsi="Times New Roman" w:cs="Times New Roman"/>
          <w:sz w:val="24"/>
          <w:szCs w:val="24"/>
        </w:rPr>
      </w:pPr>
      <w:hyperlink r:id="rId33" w:history="1">
        <w:r w:rsidR="00A403CE" w:rsidRPr="003D50EE">
          <w:rPr>
            <w:rStyle w:val="Hyperlink"/>
            <w:rFonts w:ascii="Times New Roman" w:hAnsi="Times New Roman" w:cs="Times New Roman"/>
            <w:sz w:val="24"/>
            <w:szCs w:val="24"/>
          </w:rPr>
          <w:t>http://sysbio.rnet.missouri.edu/bdm_download/GenomeFlow/GM06990/bowtie2_align/</w:t>
        </w:r>
      </w:hyperlink>
    </w:p>
    <w:p w14:paraId="7278872D" w14:textId="0F2DC3C3" w:rsidR="00A403CE"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A403CE">
        <w:rPr>
          <w:rFonts w:ascii="Times New Roman" w:hAnsi="Times New Roman" w:cs="Times New Roman"/>
          <w:sz w:val="24"/>
          <w:szCs w:val="24"/>
        </w:rPr>
        <w:t>Bwa</w:t>
      </w:r>
      <w:r>
        <w:rPr>
          <w:rFonts w:ascii="Times New Roman" w:hAnsi="Times New Roman" w:cs="Times New Roman"/>
          <w:sz w:val="24"/>
          <w:szCs w:val="24"/>
        </w:rPr>
        <w:t>:</w:t>
      </w:r>
    </w:p>
    <w:p w14:paraId="69BBD4FF" w14:textId="2A26A45B" w:rsidR="00A403CE" w:rsidRDefault="00331CC2" w:rsidP="00A403CE">
      <w:pPr>
        <w:pStyle w:val="ListParagraph"/>
        <w:spacing w:before="100" w:beforeAutospacing="1" w:after="0" w:line="360" w:lineRule="auto"/>
        <w:ind w:left="2700"/>
        <w:rPr>
          <w:rFonts w:ascii="Times New Roman" w:hAnsi="Times New Roman" w:cs="Times New Roman"/>
          <w:sz w:val="24"/>
          <w:szCs w:val="24"/>
        </w:rPr>
      </w:pPr>
      <w:hyperlink r:id="rId34" w:history="1">
        <w:r w:rsidR="00A403CE" w:rsidRPr="003D50EE">
          <w:rPr>
            <w:rStyle w:val="Hyperlink"/>
            <w:rFonts w:ascii="Times New Roman" w:hAnsi="Times New Roman" w:cs="Times New Roman"/>
            <w:sz w:val="24"/>
            <w:szCs w:val="24"/>
          </w:rPr>
          <w:t>http://sysbio.rnet.missouri.edu/bdm_download/GenomeFlow/GM06990/bwa_align/</w:t>
        </w:r>
      </w:hyperlink>
    </w:p>
    <w:p w14:paraId="69ED2E59" w14:textId="77777777" w:rsidR="00A403CE"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A403CE"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847829" w:rsidRDefault="00E7316D" w:rsidP="008B78C0">
      <w:pPr>
        <w:pStyle w:val="Heading3"/>
      </w:pPr>
      <w:bookmarkStart w:id="29" w:name="_Toc506390500"/>
      <w:r w:rsidRPr="00847829">
        <w:t>Output</w:t>
      </w:r>
      <w:bookmarkEnd w:id="29"/>
    </w:p>
    <w:p w14:paraId="160BFB3C"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A03372">
        <w:rPr>
          <w:rFonts w:ascii="Times New Roman" w:hAnsi="Times New Roman" w:cs="Times New Roman"/>
          <w:i/>
          <w:sz w:val="24"/>
          <w:szCs w:val="24"/>
        </w:rPr>
        <w:t>Filter_script_samtools.sh</w:t>
      </w:r>
    </w:p>
    <w:p w14:paraId="64B1F22E" w14:textId="77777777" w:rsidR="00E7316D" w:rsidRDefault="00E7316D" w:rsidP="008B78C0">
      <w:pPr>
        <w:pStyle w:val="Heading3"/>
      </w:pPr>
      <w:bookmarkStart w:id="30" w:name="_Toc506390501"/>
      <w:r w:rsidRPr="00B05979">
        <w:t xml:space="preserve">Output </w:t>
      </w:r>
      <w:r>
        <w:t xml:space="preserve">of the </w:t>
      </w:r>
      <w:r w:rsidRPr="00B05979">
        <w:t>script:</w:t>
      </w:r>
      <w:bookmarkEnd w:id="30"/>
    </w:p>
    <w:p w14:paraId="19A4B032" w14:textId="45C5D7A7" w:rsidR="00E7316D" w:rsidRDefault="00E7316D" w:rsidP="00E7316D">
      <w:pPr>
        <w:spacing w:before="100" w:beforeAutospacing="1" w:after="0" w:line="360" w:lineRule="auto"/>
        <w:ind w:left="1260"/>
        <w:rPr>
          <w:rFonts w:ascii="Times New Roman" w:hAnsi="Times New Roman" w:cs="Times New Roman"/>
          <w:color w:val="0070C0"/>
          <w:sz w:val="24"/>
          <w:szCs w:val="24"/>
          <w:shd w:val="clear" w:color="auto" w:fill="FFFFFF"/>
        </w:rPr>
      </w:pPr>
      <w:r w:rsidRPr="00F53801">
        <w:rPr>
          <w:rFonts w:ascii="Times New Roman" w:hAnsi="Times New Roman" w:cs="Times New Roman"/>
          <w:color w:val="000000" w:themeColor="text1"/>
          <w:sz w:val="24"/>
          <w:szCs w:val="24"/>
        </w:rPr>
        <w:t xml:space="preserve">A </w:t>
      </w:r>
      <w:r w:rsidRPr="00F53801">
        <w:rPr>
          <w:rFonts w:ascii="Times New Roman" w:hAnsi="Times New Roman" w:cs="Times New Roman"/>
          <w:color w:val="000000" w:themeColor="text1"/>
          <w:sz w:val="24"/>
          <w:szCs w:val="24"/>
          <w:shd w:val="clear" w:color="auto" w:fill="FFFFFF"/>
        </w:rPr>
        <w:t>BAM binary forma</w:t>
      </w:r>
      <w:r>
        <w:rPr>
          <w:rFonts w:ascii="Times New Roman" w:hAnsi="Times New Roman" w:cs="Times New Roman"/>
          <w:color w:val="000000" w:themeColor="text1"/>
          <w:sz w:val="24"/>
          <w:szCs w:val="24"/>
          <w:shd w:val="clear" w:color="auto" w:fill="FFFFFF"/>
        </w:rPr>
        <w:t xml:space="preserve">t </w:t>
      </w:r>
      <w:r w:rsidRPr="00F53801">
        <w:rPr>
          <w:rFonts w:ascii="Times New Roman" w:hAnsi="Times New Roman" w:cs="Times New Roman"/>
          <w:color w:val="000000" w:themeColor="text1"/>
          <w:sz w:val="24"/>
          <w:szCs w:val="24"/>
          <w:shd w:val="clear" w:color="auto" w:fill="FFFFFF"/>
        </w:rPr>
        <w:t>(. bam)</w:t>
      </w:r>
      <w:r>
        <w:rPr>
          <w:rFonts w:ascii="Times New Roman" w:hAnsi="Times New Roman" w:cs="Times New Roman"/>
          <w:color w:val="000000" w:themeColor="text1"/>
          <w:sz w:val="24"/>
          <w:szCs w:val="24"/>
          <w:shd w:val="clear" w:color="auto" w:fill="FFFFFF"/>
        </w:rPr>
        <w:t xml:space="preserve"> named </w:t>
      </w:r>
      <w:r w:rsidRPr="00B05979">
        <w:rPr>
          <w:rFonts w:ascii="Times New Roman" w:hAnsi="Times New Roman" w:cs="Times New Roman"/>
          <w:i/>
          <w:color w:val="000000" w:themeColor="text1"/>
          <w:sz w:val="24"/>
          <w:szCs w:val="24"/>
          <w:shd w:val="clear" w:color="auto" w:fill="FFFFFF"/>
        </w:rPr>
        <w:t>bowtie2_mapped.filtered.bam</w:t>
      </w:r>
      <w:r>
        <w:rPr>
          <w:rFonts w:ascii="Times New Roman" w:hAnsi="Times New Roman" w:cs="Times New Roman"/>
          <w:color w:val="000000" w:themeColor="text1"/>
          <w:sz w:val="24"/>
          <w:szCs w:val="24"/>
          <w:shd w:val="clear" w:color="auto" w:fill="FFFFFF"/>
        </w:rPr>
        <w:t xml:space="preserve"> for </w:t>
      </w:r>
      <w:r w:rsidRPr="00B05979">
        <w:rPr>
          <w:rFonts w:ascii="Times New Roman" w:hAnsi="Times New Roman" w:cs="Times New Roman"/>
          <w:color w:val="0070C0"/>
          <w:sz w:val="24"/>
          <w:szCs w:val="24"/>
          <w:shd w:val="clear" w:color="auto" w:fill="FFFFFF"/>
        </w:rPr>
        <w:t>bowtie2</w:t>
      </w:r>
      <w:r>
        <w:rPr>
          <w:rFonts w:ascii="Times New Roman" w:hAnsi="Times New Roman" w:cs="Times New Roman"/>
          <w:color w:val="000000" w:themeColor="text1"/>
          <w:sz w:val="24"/>
          <w:szCs w:val="24"/>
          <w:shd w:val="clear" w:color="auto" w:fill="FFFFFF"/>
        </w:rPr>
        <w:t xml:space="preserve"> and </w:t>
      </w:r>
      <w:r w:rsidRPr="00B05979">
        <w:rPr>
          <w:rFonts w:ascii="Times New Roman" w:hAnsi="Times New Roman" w:cs="Times New Roman"/>
          <w:i/>
          <w:color w:val="000000" w:themeColor="text1"/>
          <w:sz w:val="24"/>
          <w:szCs w:val="24"/>
          <w:shd w:val="clear" w:color="auto" w:fill="FFFFFF"/>
        </w:rPr>
        <w:t>bwa_mapped.filtered.bam</w:t>
      </w:r>
      <w:r>
        <w:rPr>
          <w:rFonts w:ascii="Times New Roman" w:hAnsi="Times New Roman" w:cs="Times New Roman"/>
          <w:color w:val="000000" w:themeColor="text1"/>
          <w:sz w:val="24"/>
          <w:szCs w:val="24"/>
          <w:shd w:val="clear" w:color="auto" w:fill="FFFFFF"/>
        </w:rPr>
        <w:t xml:space="preserve"> for </w:t>
      </w:r>
      <w:r w:rsidRPr="00B05979">
        <w:rPr>
          <w:rFonts w:ascii="Times New Roman" w:hAnsi="Times New Roman" w:cs="Times New Roman"/>
          <w:color w:val="0070C0"/>
          <w:sz w:val="24"/>
          <w:szCs w:val="24"/>
          <w:shd w:val="clear" w:color="auto" w:fill="FFFFFF"/>
        </w:rPr>
        <w:t>bwa</w:t>
      </w:r>
    </w:p>
    <w:p w14:paraId="51EEFD74" w14:textId="17DF29BF" w:rsidR="00007B5F" w:rsidRDefault="00007B5F" w:rsidP="00E7316D">
      <w:pPr>
        <w:spacing w:before="100" w:beforeAutospacing="1" w:after="0" w:line="360" w:lineRule="auto"/>
        <w:ind w:left="1260"/>
        <w:rPr>
          <w:rFonts w:ascii="Times New Roman" w:hAnsi="Times New Roman" w:cs="Times New Roman"/>
          <w:b/>
          <w:color w:val="000000" w:themeColor="text1"/>
          <w:sz w:val="24"/>
          <w:szCs w:val="24"/>
        </w:rPr>
      </w:pPr>
      <w:r w:rsidRPr="00007B5F">
        <w:rPr>
          <w:rFonts w:ascii="Times New Roman" w:hAnsi="Times New Roman" w:cs="Times New Roman"/>
          <w:b/>
          <w:color w:val="000000" w:themeColor="text1"/>
          <w:sz w:val="24"/>
          <w:szCs w:val="24"/>
        </w:rPr>
        <w:t>Example:</w:t>
      </w:r>
    </w:p>
    <w:p w14:paraId="2F1F5039" w14:textId="54001229" w:rsidR="00007B5F" w:rsidRDefault="00007B5F" w:rsidP="00007B5F">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The generated </w:t>
      </w:r>
      <w:r w:rsidR="00A903A4">
        <w:rPr>
          <w:rFonts w:ascii="Segoe UI" w:hAnsi="Segoe UI" w:cs="Segoe UI"/>
          <w:color w:val="000000" w:themeColor="text1"/>
          <w:shd w:val="clear" w:color="auto" w:fill="FFFFFF"/>
        </w:rPr>
        <w:t xml:space="preserve">filtered </w:t>
      </w:r>
      <w:r>
        <w:rPr>
          <w:rFonts w:ascii="Segoe UI" w:hAnsi="Segoe UI" w:cs="Segoe UI"/>
          <w:color w:val="000000" w:themeColor="text1"/>
          <w:shd w:val="clear" w:color="auto" w:fill="FFFFFF"/>
        </w:rPr>
        <w:t xml:space="preserve">bowtie2 </w:t>
      </w:r>
      <w:r w:rsidR="00DF5BBB">
        <w:rPr>
          <w:rFonts w:ascii="Segoe UI" w:hAnsi="Segoe UI" w:cs="Segoe UI"/>
          <w:color w:val="000000" w:themeColor="text1"/>
          <w:shd w:val="clear" w:color="auto" w:fill="FFFFFF"/>
        </w:rPr>
        <w:t xml:space="preserve">and bwa </w:t>
      </w:r>
      <w:r>
        <w:rPr>
          <w:rFonts w:ascii="Segoe UI" w:hAnsi="Segoe UI" w:cs="Segoe UI"/>
          <w:color w:val="000000" w:themeColor="text1"/>
          <w:shd w:val="clear" w:color="auto" w:fill="FFFFFF"/>
        </w:rPr>
        <w:t>alignment BAM file can be download</w:t>
      </w:r>
      <w:r w:rsidR="00033C59">
        <w:rPr>
          <w:rFonts w:ascii="Segoe UI" w:hAnsi="Segoe UI" w:cs="Segoe UI"/>
          <w:color w:val="000000" w:themeColor="text1"/>
          <w:shd w:val="clear" w:color="auto" w:fill="FFFFFF"/>
        </w:rPr>
        <w:t xml:space="preserve">ed from the link below for the MiSeq GM12878 in-situ </w:t>
      </w:r>
      <w:r>
        <w:rPr>
          <w:rFonts w:ascii="Segoe UI" w:hAnsi="Segoe UI" w:cs="Segoe UI"/>
          <w:color w:val="000000" w:themeColor="text1"/>
          <w:shd w:val="clear" w:color="auto" w:fill="FFFFFF"/>
        </w:rPr>
        <w:t>test data</w:t>
      </w:r>
    </w:p>
    <w:p w14:paraId="6826616A" w14:textId="77777777" w:rsidR="00007B5F" w:rsidRDefault="00007B5F" w:rsidP="00007B5F">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23741021" w14:textId="00DDA5CB" w:rsidR="00007B5F" w:rsidRDefault="00007B5F" w:rsidP="00DF5BBB">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35" w:history="1">
        <w:r w:rsidR="001A6B02" w:rsidRPr="003D50EE">
          <w:rPr>
            <w:rStyle w:val="Hyperlink"/>
            <w:rFonts w:ascii="Segoe UI" w:hAnsi="Segoe UI" w:cs="Segoe UI"/>
            <w:shd w:val="clear" w:color="auto" w:fill="FFFFFF"/>
          </w:rPr>
          <w:t>http://sysbio.rnet.missouri.edu/bdm_download/GenomeFlow/MiSeq_GM12878/bowtie2_Miseq_mapped.filtered.bam</w:t>
        </w:r>
      </w:hyperlink>
    </w:p>
    <w:p w14:paraId="5243736F" w14:textId="123666CA" w:rsidR="001A6B02" w:rsidRPr="001A6B02" w:rsidRDefault="00DF5BBB" w:rsidP="00227AF0">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18CAB1BF" w14:textId="6EBD16DC" w:rsidR="001A6B02" w:rsidRDefault="00331CC2" w:rsidP="001A6B02">
      <w:pPr>
        <w:pStyle w:val="ListParagraph"/>
        <w:spacing w:before="100" w:beforeAutospacing="1" w:after="0" w:line="360" w:lineRule="auto"/>
        <w:ind w:left="2700"/>
        <w:rPr>
          <w:rFonts w:ascii="Segoe UI" w:hAnsi="Segoe UI" w:cs="Segoe UI"/>
          <w:color w:val="000000" w:themeColor="text1"/>
          <w:shd w:val="clear" w:color="auto" w:fill="FFFFFF"/>
        </w:rPr>
      </w:pPr>
      <w:hyperlink r:id="rId36" w:history="1">
        <w:r w:rsidR="001A6B02" w:rsidRPr="003D50EE">
          <w:rPr>
            <w:rStyle w:val="Hyperlink"/>
            <w:rFonts w:ascii="Segoe UI" w:hAnsi="Segoe UI" w:cs="Segoe UI"/>
            <w:shd w:val="clear" w:color="auto" w:fill="FFFFFF"/>
          </w:rPr>
          <w:t>http://sysbio.rnet.missouri.edu/bdm_download/GenomeFlow/MiSeq_GM12878/bwa_Miseq_mapped.filtered.bam</w:t>
        </w:r>
      </w:hyperlink>
    </w:p>
    <w:p w14:paraId="356527E0" w14:textId="77777777" w:rsidR="00A403CE" w:rsidRPr="00A403CE" w:rsidRDefault="00A403CE" w:rsidP="00A403CE">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bookmarkStart w:id="31" w:name="OLE_LINK19"/>
      <w:bookmarkStart w:id="32" w:name="OLE_LINK20"/>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6095C835" w14:textId="37A514C7"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531AE1F8" w14:textId="0DF1692B" w:rsidR="00A403CE" w:rsidRDefault="00331CC2" w:rsidP="00A403CE">
      <w:pPr>
        <w:pStyle w:val="ListParagraph"/>
        <w:spacing w:before="100" w:beforeAutospacing="1" w:after="0" w:line="360" w:lineRule="auto"/>
        <w:ind w:left="2700"/>
        <w:rPr>
          <w:rFonts w:ascii="Segoe UI" w:hAnsi="Segoe UI" w:cs="Segoe UI"/>
          <w:color w:val="000000" w:themeColor="text1"/>
          <w:shd w:val="clear" w:color="auto" w:fill="FFFFFF"/>
        </w:rPr>
      </w:pPr>
      <w:hyperlink r:id="rId37" w:history="1">
        <w:r w:rsidR="00A403CE" w:rsidRPr="003D50EE">
          <w:rPr>
            <w:rStyle w:val="Hyperlink"/>
            <w:rFonts w:ascii="Segoe UI" w:hAnsi="Segoe UI" w:cs="Segoe UI"/>
            <w:shd w:val="clear" w:color="auto" w:fill="FFFFFF"/>
          </w:rPr>
          <w:t>http://sysbio.rnet.missouri.edu/bdm_download/GenomeFlow/GM06990/bowtie2_mapped.filtered.bam</w:t>
        </w:r>
      </w:hyperlink>
    </w:p>
    <w:p w14:paraId="5FBF1A28" w14:textId="0888C3FA"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Bwa</w:t>
      </w:r>
      <w:r>
        <w:rPr>
          <w:rFonts w:ascii="Segoe UI" w:hAnsi="Segoe UI" w:cs="Segoe UI"/>
          <w:color w:val="000000" w:themeColor="text1"/>
          <w:shd w:val="clear" w:color="auto" w:fill="FFFFFF"/>
        </w:rPr>
        <w:t xml:space="preserve">: </w:t>
      </w:r>
      <w:hyperlink r:id="rId38" w:history="1">
        <w:r w:rsidRPr="003D50EE">
          <w:rPr>
            <w:rStyle w:val="Hyperlink"/>
            <w:rFonts w:ascii="Segoe UI" w:hAnsi="Segoe UI" w:cs="Segoe UI"/>
            <w:shd w:val="clear" w:color="auto" w:fill="FFFFFF"/>
          </w:rPr>
          <w:t>http://sysbio.rnet.missouri.edu/bdm_download/GenomeFlow/GM06990/bwa_mapped.filtered.bam</w:t>
        </w:r>
      </w:hyperlink>
    </w:p>
    <w:bookmarkEnd w:id="31"/>
    <w:bookmarkEnd w:id="32"/>
    <w:p w14:paraId="6060DE28" w14:textId="77777777" w:rsidR="00A403CE" w:rsidRPr="00A403CE" w:rsidRDefault="00A403CE" w:rsidP="00A403CE">
      <w:pPr>
        <w:pStyle w:val="ListParagraph"/>
        <w:spacing w:before="100" w:beforeAutospacing="1" w:after="0" w:line="360" w:lineRule="auto"/>
        <w:ind w:left="2700"/>
        <w:rPr>
          <w:rFonts w:ascii="Segoe UI" w:hAnsi="Segoe UI" w:cs="Segoe UI"/>
          <w:color w:val="000000" w:themeColor="text1"/>
          <w:shd w:val="clear" w:color="auto" w:fill="FFFFFF"/>
        </w:rPr>
      </w:pPr>
    </w:p>
    <w:p w14:paraId="5E082DB4" w14:textId="77777777" w:rsidR="00E7316D" w:rsidRPr="00847829" w:rsidRDefault="00E7316D" w:rsidP="008B78C0">
      <w:pPr>
        <w:pStyle w:val="Heading3"/>
      </w:pPr>
      <w:bookmarkStart w:id="33" w:name="_Toc506390502"/>
      <w:r w:rsidRPr="00847829">
        <w:t>Running</w:t>
      </w:r>
      <w:bookmarkEnd w:id="33"/>
    </w:p>
    <w:p w14:paraId="7ACE2D6D" w14:textId="77777777" w:rsidR="00E7316D" w:rsidRPr="00365E54"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1D-Functions/Filter a BAM alignment file</w:t>
      </w:r>
    </w:p>
    <w:p w14:paraId="0C3F691E"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365E54">
        <w:rPr>
          <w:rFonts w:ascii="Times New Roman" w:hAnsi="Times New Roman" w:cs="Times New Roman"/>
          <w:sz w:val="24"/>
          <w:szCs w:val="24"/>
        </w:rPr>
        <w:t xml:space="preserve">Generate a script called </w:t>
      </w:r>
      <w:r w:rsidRPr="00365E54">
        <w:rPr>
          <w:rFonts w:ascii="Times New Roman" w:hAnsi="Times New Roman" w:cs="Times New Roman"/>
          <w:i/>
          <w:sz w:val="24"/>
          <w:szCs w:val="24"/>
        </w:rPr>
        <w:t>Filter_script_samtools.sh</w:t>
      </w:r>
      <w:r w:rsidR="00EC7E0A" w:rsidRPr="00EC7E0A">
        <w:rPr>
          <w:rFonts w:ascii="Times New Roman" w:hAnsi="Times New Roman" w:cs="Times New Roman"/>
          <w:sz w:val="24"/>
          <w:szCs w:val="24"/>
        </w:rPr>
        <w:t xml:space="preserve"> </w:t>
      </w:r>
    </w:p>
    <w:p w14:paraId="52B1A309" w14:textId="3C8E4741" w:rsidR="00E7316D"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03C8749A" w14:textId="77777777" w:rsidR="00E7316D"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 xml:space="preserve">Run </w:t>
      </w:r>
      <w:r w:rsidRPr="00365E54">
        <w:rPr>
          <w:rFonts w:ascii="Times New Roman" w:hAnsi="Times New Roman" w:cs="Times New Roman"/>
          <w:i/>
          <w:sz w:val="24"/>
          <w:szCs w:val="24"/>
        </w:rPr>
        <w:t>Filter_script_samtools.sh</w:t>
      </w:r>
      <w:r w:rsidRPr="00365E54">
        <w:rPr>
          <w:rFonts w:ascii="Times New Roman" w:hAnsi="Times New Roman" w:cs="Times New Roman"/>
          <w:sz w:val="24"/>
          <w:szCs w:val="24"/>
        </w:rPr>
        <w:t xml:space="preserve"> in a Unix Terminal</w:t>
      </w:r>
    </w:p>
    <w:p w14:paraId="3C2DF3BD" w14:textId="77777777" w:rsidR="00E7316D" w:rsidRPr="00365E54" w:rsidRDefault="00E7316D" w:rsidP="00E7316D">
      <w:pPr>
        <w:pStyle w:val="ListParagraph"/>
        <w:ind w:left="1620"/>
        <w:rPr>
          <w:rFonts w:ascii="Times New Roman" w:hAnsi="Times New Roman" w:cs="Times New Roman"/>
          <w:sz w:val="24"/>
          <w:szCs w:val="24"/>
        </w:rPr>
      </w:pPr>
    </w:p>
    <w:p w14:paraId="49EC718D" w14:textId="77777777" w:rsidR="00E7316D" w:rsidRPr="00847829" w:rsidRDefault="00E7316D" w:rsidP="00E7316D">
      <w:pPr>
        <w:ind w:left="1260"/>
        <w:rPr>
          <w:rFonts w:ascii="Times New Roman" w:hAnsi="Times New Roman" w:cs="Times New Roman"/>
          <w:sz w:val="24"/>
          <w:szCs w:val="24"/>
        </w:rPr>
      </w:pPr>
    </w:p>
    <w:p w14:paraId="0ECD0A8A" w14:textId="77777777" w:rsidR="00E7316D" w:rsidRDefault="00E7316D" w:rsidP="00E7316D">
      <w:pPr>
        <w:jc w:val="center"/>
        <w:rPr>
          <w:rFonts w:ascii="Times New Roman" w:hAnsi="Times New Roman" w:cs="Times New Roman"/>
          <w:sz w:val="24"/>
          <w:szCs w:val="24"/>
        </w:rPr>
      </w:pPr>
      <w:r>
        <w:rPr>
          <w:noProof/>
        </w:rPr>
        <w:drawing>
          <wp:inline distT="0" distB="0" distL="0" distR="0" wp14:anchorId="4F1326B0" wp14:editId="2CBFFDF6">
            <wp:extent cx="5943600" cy="2745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5740"/>
                    </a:xfrm>
                    <a:prstGeom prst="rect">
                      <a:avLst/>
                    </a:prstGeom>
                  </pic:spPr>
                </pic:pic>
              </a:graphicData>
            </a:graphic>
          </wp:inline>
        </w:drawing>
      </w:r>
    </w:p>
    <w:p w14:paraId="6B19FB37" w14:textId="77777777" w:rsidR="00E7316D" w:rsidRDefault="00E7316D" w:rsidP="008B139E">
      <w:pPr>
        <w:pStyle w:val="Figures"/>
      </w:pPr>
      <w:bookmarkStart w:id="34" w:name="_Toc506389391"/>
      <w:r w:rsidRPr="00FE680C">
        <w:t>Figure 3: Filter a BAM alignment file</w:t>
      </w:r>
      <w:bookmarkEnd w:id="34"/>
    </w:p>
    <w:p w14:paraId="5EC757D4" w14:textId="77777777" w:rsidR="00E7316D"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08FB3750" w14:textId="77777777" w:rsidTr="001F57D5">
        <w:tc>
          <w:tcPr>
            <w:tcW w:w="1705" w:type="dxa"/>
          </w:tcPr>
          <w:p w14:paraId="20813AC2"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18B7D6AE"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5FB39F82"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6AA09C72" w14:textId="77777777" w:rsidTr="001F57D5">
        <w:tc>
          <w:tcPr>
            <w:tcW w:w="1705" w:type="dxa"/>
          </w:tcPr>
          <w:p w14:paraId="2885BFEC"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.bam file</w:t>
            </w:r>
          </w:p>
        </w:tc>
        <w:tc>
          <w:tcPr>
            <w:tcW w:w="6210" w:type="dxa"/>
          </w:tcPr>
          <w:p w14:paraId="2E207BA1"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Select the BAM file generated using either BWA or bowtie2. Select the BAM file named bwa_mapped.bam for </w:t>
            </w:r>
            <w:r w:rsidRPr="00365E54">
              <w:rPr>
                <w:rFonts w:ascii="Times New Roman" w:hAnsi="Times New Roman" w:cs="Times New Roman"/>
                <w:b/>
                <w:color w:val="0070C0"/>
                <w:sz w:val="24"/>
                <w:szCs w:val="24"/>
              </w:rPr>
              <w:t>bwa</w:t>
            </w:r>
            <w:r>
              <w:rPr>
                <w:rFonts w:ascii="Times New Roman" w:hAnsi="Times New Roman" w:cs="Times New Roman"/>
                <w:sz w:val="24"/>
                <w:szCs w:val="24"/>
              </w:rPr>
              <w:t xml:space="preserve"> and BAM file named bowtie2_mapped.bam for </w:t>
            </w:r>
            <w:r w:rsidRPr="00365E54">
              <w:rPr>
                <w:rFonts w:ascii="Times New Roman" w:hAnsi="Times New Roman" w:cs="Times New Roman"/>
                <w:b/>
                <w:color w:val="0070C0"/>
                <w:sz w:val="24"/>
                <w:szCs w:val="24"/>
              </w:rPr>
              <w:t>bowtie2</w:t>
            </w:r>
          </w:p>
        </w:tc>
        <w:tc>
          <w:tcPr>
            <w:tcW w:w="1435" w:type="dxa"/>
          </w:tcPr>
          <w:p w14:paraId="2F33A07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C7E90D0" w14:textId="77777777" w:rsidTr="001F57D5">
        <w:tc>
          <w:tcPr>
            <w:tcW w:w="1705" w:type="dxa"/>
          </w:tcPr>
          <w:p w14:paraId="2E9EB4BB"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19883251"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18FF12B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3504759" w14:textId="77777777" w:rsidTr="001F57D5">
        <w:tc>
          <w:tcPr>
            <w:tcW w:w="1705" w:type="dxa"/>
          </w:tcPr>
          <w:p w14:paraId="6E863F38"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lastRenderedPageBreak/>
              <w:t>Samtools b</w:t>
            </w:r>
            <w:r w:rsidRPr="00847829">
              <w:rPr>
                <w:rFonts w:ascii="Times New Roman" w:hAnsi="Times New Roman" w:cs="Times New Roman"/>
                <w:sz w:val="24"/>
                <w:szCs w:val="24"/>
              </w:rPr>
              <w:t>inary file</w:t>
            </w:r>
          </w:p>
        </w:tc>
        <w:tc>
          <w:tcPr>
            <w:tcW w:w="6210" w:type="dxa"/>
          </w:tcPr>
          <w:p w14:paraId="2F34485F" w14:textId="77777777" w:rsidR="00E7316D" w:rsidRPr="008B5785"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8B5785">
              <w:rPr>
                <w:rStyle w:val="Strong"/>
                <w:rFonts w:ascii="Times New Roman" w:hAnsi="Times New Roman" w:cs="Times New Roman"/>
                <w:color w:val="0070C0"/>
                <w:sz w:val="24"/>
                <w:szCs w:val="24"/>
                <w:shd w:val="clear" w:color="auto" w:fill="FFFFFF"/>
              </w:rPr>
              <w:t>samtools</w:t>
            </w:r>
            <w:r w:rsidRPr="008B5785">
              <w:rPr>
                <w:rFonts w:ascii="Times New Roman" w:hAnsi="Times New Roman" w:cs="Times New Roman"/>
                <w:color w:val="444444"/>
                <w:sz w:val="24"/>
                <w:szCs w:val="24"/>
                <w:shd w:val="clear" w:color="auto" w:fill="FFFFFF"/>
              </w:rPr>
              <w:t> </w:t>
            </w:r>
            <w:r w:rsidRPr="002D2B2F">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Fonts w:ascii="Times New Roman" w:hAnsi="Times New Roman" w:cs="Times New Roman"/>
                <w:sz w:val="24"/>
                <w:szCs w:val="24"/>
              </w:rPr>
              <w:t>Browse and select the</w:t>
            </w:r>
            <w:r w:rsidRPr="008B5785">
              <w:rPr>
                <w:rFonts w:ascii="Times New Roman" w:hAnsi="Times New Roman" w:cs="Times New Roman"/>
                <w:b/>
                <w:color w:val="0070C0"/>
                <w:sz w:val="24"/>
                <w:szCs w:val="24"/>
              </w:rPr>
              <w:t xml:space="preserve"> samtools</w:t>
            </w:r>
            <w:r w:rsidRPr="008B5785">
              <w:rPr>
                <w:rFonts w:ascii="Times New Roman" w:hAnsi="Times New Roman" w:cs="Times New Roman"/>
                <w:color w:val="0070C0"/>
                <w:sz w:val="24"/>
                <w:szCs w:val="24"/>
              </w:rPr>
              <w:t xml:space="preserve"> </w:t>
            </w:r>
            <w:r w:rsidRPr="008B5785">
              <w:rPr>
                <w:rFonts w:ascii="Times New Roman" w:hAnsi="Times New Roman" w:cs="Times New Roman"/>
                <w:sz w:val="24"/>
                <w:szCs w:val="24"/>
              </w:rPr>
              <w:t xml:space="preserve">binary file </w:t>
            </w:r>
          </w:p>
        </w:tc>
        <w:tc>
          <w:tcPr>
            <w:tcW w:w="1435" w:type="dxa"/>
          </w:tcPr>
          <w:p w14:paraId="5933625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D242E5B" w14:textId="77777777" w:rsidTr="001F57D5">
        <w:tc>
          <w:tcPr>
            <w:tcW w:w="1705" w:type="dxa"/>
          </w:tcPr>
          <w:p w14:paraId="59CDED75"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Flag (-F)</w:t>
            </w:r>
          </w:p>
        </w:tc>
        <w:tc>
          <w:tcPr>
            <w:tcW w:w="6210" w:type="dxa"/>
          </w:tcPr>
          <w:p w14:paraId="4C1B9053"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Style w:val="Strong"/>
                <w:rFonts w:ascii="Times New Roman" w:hAnsi="Times New Roman" w:cs="Times New Roman"/>
                <w:color w:val="0070C0"/>
                <w:sz w:val="24"/>
                <w:szCs w:val="24"/>
                <w:shd w:val="clear" w:color="auto" w:fill="FFFFFF"/>
              </w:rPr>
              <w:t>samtools</w:t>
            </w:r>
            <w:r w:rsidRPr="008B5785">
              <w:rPr>
                <w:rStyle w:val="Strong"/>
                <w:rFonts w:ascii="Times New Roman" w:hAnsi="Times New Roman" w:cs="Times New Roman"/>
                <w:color w:val="333333"/>
                <w:sz w:val="24"/>
                <w:szCs w:val="24"/>
                <w:shd w:val="clear" w:color="auto" w:fill="FFFFFF"/>
              </w:rPr>
              <w:t> </w:t>
            </w:r>
            <w:r w:rsidRPr="008B5785">
              <w:rPr>
                <w:rFonts w:ascii="Times New Roman" w:hAnsi="Times New Roman" w:cs="Times New Roman"/>
                <w:color w:val="333333"/>
                <w:sz w:val="24"/>
                <w:szCs w:val="24"/>
                <w:shd w:val="clear" w:color="auto" w:fill="FFFFFF"/>
              </w:rPr>
              <w:t>allows you to sort based on certain flags that are specified on </w:t>
            </w:r>
            <w:hyperlink r:id="rId40" w:history="1">
              <w:r w:rsidRPr="008B5785">
                <w:rPr>
                  <w:rStyle w:val="Hyperlink"/>
                  <w:color w:val="3B73AF"/>
                  <w:shd w:val="clear" w:color="auto" w:fill="FFFFFF"/>
                </w:rPr>
                <w:t>page 5 on the SAM format specification</w:t>
              </w:r>
            </w:hyperlink>
          </w:p>
        </w:tc>
        <w:tc>
          <w:tcPr>
            <w:tcW w:w="1435" w:type="dxa"/>
          </w:tcPr>
          <w:p w14:paraId="587C8C6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0x4</w:t>
            </w:r>
          </w:p>
        </w:tc>
      </w:tr>
      <w:tr w:rsidR="00E7316D" w:rsidRPr="00847829" w14:paraId="4223BF16" w14:textId="77777777" w:rsidTr="001F57D5">
        <w:tc>
          <w:tcPr>
            <w:tcW w:w="1705" w:type="dxa"/>
          </w:tcPr>
          <w:p w14:paraId="30131D18"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MAPQ (-q)</w:t>
            </w:r>
          </w:p>
        </w:tc>
        <w:tc>
          <w:tcPr>
            <w:tcW w:w="6210" w:type="dxa"/>
          </w:tcPr>
          <w:p w14:paraId="684FF8DC" w14:textId="77777777" w:rsidR="00E7316D" w:rsidRPr="008B5785"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2D2B2F">
              <w:rPr>
                <w:rFonts w:ascii="Times New Roman" w:hAnsi="Times New Roman" w:cs="Times New Roman"/>
                <w:color w:val="000000" w:themeColor="text1"/>
                <w:sz w:val="24"/>
                <w:szCs w:val="24"/>
              </w:rPr>
              <w:t xml:space="preserve">An integer value to </w:t>
            </w:r>
            <w:r w:rsidRPr="002D2B2F">
              <w:rPr>
                <w:rFonts w:ascii="Times New Roman" w:hAnsi="Times New Roman" w:cs="Times New Roman"/>
                <w:color w:val="000000" w:themeColor="text1"/>
                <w:sz w:val="24"/>
                <w:szCs w:val="24"/>
                <w:shd w:val="clear" w:color="auto" w:fill="FFFFFF"/>
              </w:rPr>
              <w:t>Skip alignments with MAPQ smaller than </w:t>
            </w:r>
            <w:r w:rsidRPr="002D2B2F">
              <w:rPr>
                <w:rStyle w:val="Emphasis"/>
                <w:rFonts w:ascii="Times New Roman" w:hAnsi="Times New Roman" w:cs="Times New Roman"/>
                <w:color w:val="000000" w:themeColor="text1"/>
                <w:sz w:val="24"/>
                <w:szCs w:val="24"/>
                <w:shd w:val="clear" w:color="auto" w:fill="FFFFFF"/>
              </w:rPr>
              <w:t xml:space="preserve">INT. </w:t>
            </w:r>
            <w:r w:rsidRPr="002D2B2F">
              <w:rPr>
                <w:rFonts w:ascii="Times New Roman" w:hAnsi="Times New Roman" w:cs="Times New Roman"/>
                <w:color w:val="000000" w:themeColor="text1"/>
                <w:sz w:val="24"/>
                <w:szCs w:val="24"/>
                <w:shd w:val="clear" w:color="auto" w:fill="FFFFFF"/>
              </w:rPr>
              <w:t>The lowest score is a mapping quality of zero, or </w:t>
            </w:r>
            <w:r w:rsidRPr="002D2B2F">
              <w:rPr>
                <w:rStyle w:val="Strong"/>
                <w:rFonts w:ascii="Times New Roman" w:hAnsi="Times New Roman" w:cs="Times New Roman"/>
                <w:color w:val="000000" w:themeColor="text1"/>
                <w:sz w:val="24"/>
                <w:szCs w:val="24"/>
                <w:shd w:val="clear" w:color="auto" w:fill="FFFFFF"/>
              </w:rPr>
              <w:t>mq0</w:t>
            </w:r>
            <w:r w:rsidRPr="002D2B2F">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8B5785">
              <w:rPr>
                <w:rFonts w:ascii="Times New Roman" w:hAnsi="Times New Roman" w:cs="Times New Roman"/>
                <w:color w:val="333333"/>
                <w:sz w:val="24"/>
                <w:szCs w:val="24"/>
                <w:shd w:val="clear" w:color="auto" w:fill="FFFFFF"/>
              </w:rPr>
              <w:t>.</w:t>
            </w:r>
          </w:p>
        </w:tc>
        <w:tc>
          <w:tcPr>
            <w:tcW w:w="1435" w:type="dxa"/>
          </w:tcPr>
          <w:p w14:paraId="5F0AF346"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7316D" w:rsidRPr="00847829" w14:paraId="2E69A386" w14:textId="77777777" w:rsidTr="001F57D5">
        <w:tc>
          <w:tcPr>
            <w:tcW w:w="1705" w:type="dxa"/>
          </w:tcPr>
          <w:p w14:paraId="7066961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2A98EE29"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filtering</w:t>
            </w:r>
            <w:r w:rsidRPr="008B5785">
              <w:rPr>
                <w:rFonts w:ascii="Times New Roman" w:hAnsi="Times New Roman" w:cs="Times New Roman"/>
                <w:sz w:val="24"/>
                <w:szCs w:val="24"/>
              </w:rPr>
              <w:t>.</w:t>
            </w:r>
          </w:p>
        </w:tc>
        <w:tc>
          <w:tcPr>
            <w:tcW w:w="1435" w:type="dxa"/>
          </w:tcPr>
          <w:p w14:paraId="47F573D6"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6C4FF42C" w14:textId="77777777" w:rsidTr="001F57D5">
        <w:tc>
          <w:tcPr>
            <w:tcW w:w="1705" w:type="dxa"/>
          </w:tcPr>
          <w:p w14:paraId="25B309CC"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608BA0D6"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determines if the user’s Operating System is compatible for running the script directly without a need for a </w:t>
            </w:r>
            <w:r>
              <w:rPr>
                <w:rStyle w:val="Emphasis"/>
                <w:rFonts w:ascii="Times New Roman" w:hAnsi="Times New Roman" w:cs="Times New Roman"/>
                <w:i w:val="0"/>
                <w:sz w:val="24"/>
                <w:szCs w:val="24"/>
                <w:bdr w:val="none" w:sz="0" w:space="0" w:color="auto" w:frame="1"/>
                <w:shd w:val="clear" w:color="auto" w:fill="FFFFFF"/>
              </w:rPr>
              <w:t>Unix</w:t>
            </w:r>
            <w:r w:rsidRPr="008B5785">
              <w:rPr>
                <w:rStyle w:val="Emphasis"/>
                <w:rFonts w:ascii="Times New Roman" w:hAnsi="Times New Roman" w:cs="Times New Roman"/>
                <w:i w:val="0"/>
                <w:sz w:val="24"/>
                <w:szCs w:val="24"/>
                <w:bdr w:val="none" w:sz="0" w:space="0" w:color="auto" w:frame="1"/>
                <w:shd w:val="clear" w:color="auto" w:fill="FFFFFF"/>
              </w:rPr>
              <w:t xml:space="preserve">-like environment for example </w:t>
            </w:r>
            <w:hyperlink r:id="rId41" w:history="1">
              <w:r w:rsidRPr="008B5785">
                <w:rPr>
                  <w:rStyle w:val="Hyperlink"/>
                  <w:bdr w:val="none" w:sz="0" w:space="0" w:color="auto" w:frame="1"/>
                  <w:shd w:val="clear" w:color="auto" w:fill="FFFFFF"/>
                </w:rPr>
                <w:t>Cygwin</w:t>
              </w:r>
            </w:hyperlink>
          </w:p>
        </w:tc>
        <w:tc>
          <w:tcPr>
            <w:tcW w:w="1435" w:type="dxa"/>
          </w:tcPr>
          <w:p w14:paraId="67A627C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Default="00E7316D" w:rsidP="00E7316D">
      <w:pPr>
        <w:jc w:val="center"/>
        <w:rPr>
          <w:rFonts w:ascii="Times New Roman" w:hAnsi="Times New Roman" w:cs="Times New Roman"/>
          <w:sz w:val="24"/>
          <w:szCs w:val="24"/>
        </w:rPr>
      </w:pPr>
    </w:p>
    <w:p w14:paraId="755CA9D3" w14:textId="77777777" w:rsidR="00E7316D" w:rsidRDefault="00E7316D" w:rsidP="00E7316D">
      <w:pPr>
        <w:jc w:val="center"/>
        <w:rPr>
          <w:rFonts w:ascii="Times New Roman" w:hAnsi="Times New Roman" w:cs="Times New Roman"/>
          <w:sz w:val="24"/>
          <w:szCs w:val="24"/>
        </w:rPr>
      </w:pPr>
    </w:p>
    <w:p w14:paraId="7EEBE8F4" w14:textId="77777777" w:rsidR="00E7316D" w:rsidRPr="00125F92" w:rsidRDefault="00E7316D" w:rsidP="008B78C0">
      <w:pPr>
        <w:pStyle w:val="Heading2"/>
      </w:pPr>
      <w:bookmarkStart w:id="35" w:name="_Toc506390503"/>
      <w:r>
        <w:t>Convert a BAM file to a HiC input file format</w:t>
      </w:r>
      <w:bookmarkEnd w:id="35"/>
    </w:p>
    <w:p w14:paraId="3B54C8A9" w14:textId="77777777" w:rsidR="00E7316D" w:rsidRPr="00847829" w:rsidRDefault="00E7316D" w:rsidP="008B78C0">
      <w:pPr>
        <w:pStyle w:val="Heading3"/>
      </w:pPr>
      <w:bookmarkStart w:id="36" w:name="_Toc506390504"/>
      <w:r w:rsidRPr="00847829">
        <w:t>Purpose</w:t>
      </w:r>
      <w:bookmarkEnd w:id="36"/>
    </w:p>
    <w:p w14:paraId="09812BA2" w14:textId="4864EAD0" w:rsidR="00E82DE4" w:rsidRPr="00ED5EC9" w:rsidRDefault="00E7316D" w:rsidP="00E82DE4">
      <w:pPr>
        <w:pStyle w:val="ListParagraph"/>
        <w:spacing w:before="100" w:beforeAutospacing="1" w:after="0" w:line="360" w:lineRule="auto"/>
        <w:rPr>
          <w:rFonts w:ascii="Times New Roman" w:hAnsi="Times New Roman" w:cs="Times New Roman"/>
          <w:sz w:val="24"/>
          <w:szCs w:val="24"/>
        </w:rPr>
      </w:pPr>
      <w:r w:rsidRPr="00AC15F8">
        <w:rPr>
          <w:rFonts w:ascii="Times New Roman" w:hAnsi="Times New Roman" w:cs="Times New Roman"/>
          <w:sz w:val="24"/>
          <w:szCs w:val="24"/>
        </w:rPr>
        <w:t xml:space="preserve"> </w:t>
      </w:r>
      <w:bookmarkStart w:id="37" w:name="OLE_LINK28"/>
      <w:bookmarkStart w:id="38" w:name="OLE_LINK29"/>
      <w:bookmarkStart w:id="39" w:name="OLE_LINK30"/>
      <w:r w:rsidRPr="00847829">
        <w:rPr>
          <w:rFonts w:ascii="Times New Roman" w:hAnsi="Times New Roman" w:cs="Times New Roman"/>
          <w:sz w:val="24"/>
          <w:szCs w:val="24"/>
        </w:rPr>
        <w:t>T</w:t>
      </w:r>
      <w:r w:rsidR="00E65500">
        <w:rPr>
          <w:rFonts w:ascii="Times New Roman" w:hAnsi="Times New Roman" w:cs="Times New Roman"/>
          <w:sz w:val="24"/>
          <w:szCs w:val="24"/>
        </w:rPr>
        <w:t xml:space="preserve">o generate a </w:t>
      </w:r>
      <w:hyperlink w:anchor="MediumFormat" w:history="1">
        <w:r w:rsidR="00E65500" w:rsidRPr="00E65500">
          <w:rPr>
            <w:rStyle w:val="Hyperlink"/>
            <w:rFonts w:ascii="Times New Roman" w:hAnsi="Times New Roman" w:cs="Times New Roman"/>
            <w:sz w:val="24"/>
            <w:szCs w:val="24"/>
          </w:rPr>
          <w:t>medium</w:t>
        </w:r>
        <w:r w:rsidRPr="00E65500">
          <w:rPr>
            <w:rStyle w:val="Hyperlink"/>
            <w:rFonts w:ascii="Times New Roman" w:hAnsi="Times New Roman" w:cs="Times New Roman"/>
            <w:sz w:val="24"/>
            <w:szCs w:val="24"/>
          </w:rPr>
          <w:t xml:space="preserve"> file form</w:t>
        </w:r>
        <w:r w:rsidR="00E65500" w:rsidRPr="00E65500">
          <w:rPr>
            <w:rStyle w:val="Hyperlink"/>
            <w:rFonts w:ascii="Times New Roman" w:hAnsi="Times New Roman" w:cs="Times New Roman"/>
            <w:sz w:val="24"/>
            <w:szCs w:val="24"/>
          </w:rPr>
          <w:t>at</w:t>
        </w:r>
      </w:hyperlink>
      <w:r w:rsidR="00E65500">
        <w:rPr>
          <w:rFonts w:ascii="Times New Roman" w:hAnsi="Times New Roman" w:cs="Times New Roman"/>
          <w:sz w:val="24"/>
          <w:szCs w:val="24"/>
        </w:rPr>
        <w:t xml:space="preserve"> </w:t>
      </w:r>
      <w:r w:rsidR="00E82DE4">
        <w:rPr>
          <w:rFonts w:ascii="Times New Roman" w:hAnsi="Times New Roman" w:cs="Times New Roman"/>
          <w:sz w:val="24"/>
          <w:szCs w:val="24"/>
        </w:rPr>
        <w:t xml:space="preserve">, </w:t>
      </w:r>
      <w:r w:rsidR="00E82DE4" w:rsidRPr="00ED5EC9">
        <w:rPr>
          <w:rFonts w:ascii="Times New Roman" w:hAnsi="Times New Roman" w:cs="Times New Roman"/>
          <w:sz w:val="24"/>
          <w:szCs w:val="24"/>
        </w:rPr>
        <w:t>a text file describing mapped Hi-C reads</w:t>
      </w:r>
      <w:r w:rsidR="00E82DE4">
        <w:rPr>
          <w:rFonts w:ascii="Times New Roman" w:hAnsi="Times New Roman" w:cs="Times New Roman"/>
          <w:sz w:val="24"/>
          <w:szCs w:val="24"/>
        </w:rPr>
        <w:t xml:space="preserve"> </w:t>
      </w:r>
      <w:r w:rsidR="00E65500">
        <w:rPr>
          <w:rFonts w:ascii="Times New Roman" w:hAnsi="Times New Roman" w:cs="Times New Roman"/>
          <w:sz w:val="24"/>
          <w:szCs w:val="24"/>
        </w:rPr>
        <w:t>that can be used as input to create a</w:t>
      </w:r>
      <w:r>
        <w:rPr>
          <w:rFonts w:ascii="Times New Roman" w:hAnsi="Times New Roman" w:cs="Times New Roman"/>
          <w:sz w:val="24"/>
          <w:szCs w:val="24"/>
        </w:rPr>
        <w:t xml:space="preserve"> </w:t>
      </w:r>
      <w:r w:rsidRPr="001A3894">
        <w:rPr>
          <w:rFonts w:ascii="Times New Roman" w:hAnsi="Times New Roman" w:cs="Times New Roman"/>
          <w:b/>
          <w:sz w:val="24"/>
          <w:szCs w:val="24"/>
        </w:rPr>
        <w:t>.</w:t>
      </w:r>
      <w:r w:rsidRPr="001A3894">
        <w:rPr>
          <w:rFonts w:ascii="Times New Roman" w:hAnsi="Times New Roman" w:cs="Times New Roman"/>
          <w:i/>
          <w:sz w:val="24"/>
          <w:szCs w:val="24"/>
        </w:rPr>
        <w:t>hic</w:t>
      </w:r>
      <w:r>
        <w:rPr>
          <w:rFonts w:ascii="Times New Roman" w:hAnsi="Times New Roman" w:cs="Times New Roman"/>
          <w:i/>
          <w:sz w:val="24"/>
          <w:szCs w:val="24"/>
        </w:rPr>
        <w:t xml:space="preserve"> </w:t>
      </w:r>
      <w:r>
        <w:rPr>
          <w:rFonts w:ascii="Times New Roman" w:hAnsi="Times New Roman" w:cs="Times New Roman"/>
          <w:sz w:val="24"/>
          <w:szCs w:val="24"/>
        </w:rPr>
        <w:t>file.</w:t>
      </w:r>
      <w:r w:rsidR="00E82DE4">
        <w:rPr>
          <w:rFonts w:ascii="Times New Roman" w:hAnsi="Times New Roman" w:cs="Times New Roman"/>
          <w:sz w:val="24"/>
          <w:szCs w:val="24"/>
        </w:rPr>
        <w:t xml:space="preserve"> A </w:t>
      </w:r>
      <w:r w:rsidR="00E82DE4" w:rsidRPr="00ED5EC9">
        <w:rPr>
          <w:rFonts w:ascii="Times New Roman" w:hAnsi="Times New Roman" w:cs="Times New Roman"/>
          <w:sz w:val="24"/>
          <w:szCs w:val="24"/>
        </w:rPr>
        <w:t>hic format file</w:t>
      </w:r>
      <w:r w:rsidR="00E82DE4">
        <w:rPr>
          <w:rFonts w:ascii="Times New Roman" w:hAnsi="Times New Roman" w:cs="Times New Roman"/>
          <w:sz w:val="24"/>
          <w:szCs w:val="24"/>
        </w:rPr>
        <w:t xml:space="preserve"> is a binary file</w:t>
      </w:r>
      <w:r w:rsidR="00E82DE4" w:rsidRPr="00ED5EC9">
        <w:rPr>
          <w:rFonts w:ascii="Times New Roman" w:hAnsi="Times New Roman" w:cs="Times New Roman"/>
          <w:sz w:val="24"/>
          <w:szCs w:val="24"/>
        </w:rPr>
        <w:t xml:space="preserve"> containing contact matrices at different resolutions and normalized by different methods</w:t>
      </w:r>
      <w:r w:rsidR="00E82DE4">
        <w:rPr>
          <w:rFonts w:ascii="Times New Roman" w:hAnsi="Times New Roman" w:cs="Times New Roman"/>
          <w:sz w:val="24"/>
          <w:szCs w:val="24"/>
        </w:rPr>
        <w:t>.</w:t>
      </w:r>
      <w:r w:rsidR="00E82DE4" w:rsidRPr="00ED5EC9">
        <w:rPr>
          <w:rFonts w:ascii="Times New Roman" w:hAnsi="Times New Roman" w:cs="Times New Roman"/>
          <w:sz w:val="24"/>
          <w:szCs w:val="24"/>
        </w:rPr>
        <w:t xml:space="preserve"> </w:t>
      </w:r>
      <w:bookmarkEnd w:id="37"/>
      <w:bookmarkEnd w:id="38"/>
      <w:bookmarkEnd w:id="39"/>
    </w:p>
    <w:p w14:paraId="3EA2C426" w14:textId="32490E8E" w:rsidR="00E7316D" w:rsidRPr="0084782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847829" w:rsidRDefault="00E7316D" w:rsidP="008B78C0">
      <w:pPr>
        <w:pStyle w:val="Heading3"/>
      </w:pPr>
      <w:bookmarkStart w:id="40" w:name="_Toc506390505"/>
      <w:r w:rsidRPr="00847829">
        <w:t>Input</w:t>
      </w:r>
      <w:bookmarkEnd w:id="40"/>
    </w:p>
    <w:p w14:paraId="666ED78A" w14:textId="5FACB02D" w:rsidR="00E7316D" w:rsidRDefault="00E7316D" w:rsidP="00E7316D">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A filtered BAM alignment file. e.g bwa_mapped.filtered.bam</w:t>
      </w:r>
    </w:p>
    <w:p w14:paraId="79FDEF6E" w14:textId="77777777" w:rsidR="001A6B02" w:rsidRDefault="001A6B02" w:rsidP="001A6B02">
      <w:pPr>
        <w:spacing w:before="100" w:beforeAutospacing="1" w:after="0" w:line="360" w:lineRule="auto"/>
        <w:ind w:left="1260"/>
        <w:rPr>
          <w:rFonts w:ascii="Times New Roman" w:hAnsi="Times New Roman" w:cs="Times New Roman"/>
          <w:b/>
          <w:color w:val="000000" w:themeColor="text1"/>
          <w:sz w:val="24"/>
          <w:szCs w:val="24"/>
        </w:rPr>
      </w:pPr>
      <w:r w:rsidRPr="00007B5F">
        <w:rPr>
          <w:rFonts w:ascii="Times New Roman" w:hAnsi="Times New Roman" w:cs="Times New Roman"/>
          <w:b/>
          <w:color w:val="000000" w:themeColor="text1"/>
          <w:sz w:val="24"/>
          <w:szCs w:val="24"/>
        </w:rPr>
        <w:lastRenderedPageBreak/>
        <w:t>Example:</w:t>
      </w:r>
    </w:p>
    <w:p w14:paraId="1DD74D38" w14:textId="3C8EB3A8" w:rsidR="001A6B02" w:rsidRDefault="001A6B02" w:rsidP="001A6B02">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The generated filtered bowtie2 and bwa alignment BAM file </w:t>
      </w:r>
      <w:r w:rsidR="00FF4AA6">
        <w:rPr>
          <w:rFonts w:ascii="Segoe UI" w:hAnsi="Segoe UI" w:cs="Segoe UI"/>
          <w:color w:val="000000" w:themeColor="text1"/>
          <w:shd w:val="clear" w:color="auto" w:fill="FFFFFF"/>
        </w:rPr>
        <w:t xml:space="preserve">for the MiSeq GM12878 in-situ test data </w:t>
      </w:r>
      <w:r>
        <w:rPr>
          <w:rFonts w:ascii="Segoe UI" w:hAnsi="Segoe UI" w:cs="Segoe UI"/>
          <w:color w:val="000000" w:themeColor="text1"/>
          <w:shd w:val="clear" w:color="auto" w:fill="FFFFFF"/>
        </w:rPr>
        <w:t>can be downloaded from the link below</w:t>
      </w:r>
      <w:r w:rsidR="00FF4AA6">
        <w:rPr>
          <w:rFonts w:ascii="Segoe UI" w:hAnsi="Segoe UI" w:cs="Segoe UI"/>
          <w:color w:val="000000" w:themeColor="text1"/>
          <w:shd w:val="clear" w:color="auto" w:fill="FFFFFF"/>
        </w:rPr>
        <w:t>:</w:t>
      </w:r>
      <w:r>
        <w:rPr>
          <w:rFonts w:ascii="Segoe UI" w:hAnsi="Segoe UI" w:cs="Segoe UI"/>
          <w:color w:val="000000" w:themeColor="text1"/>
          <w:shd w:val="clear" w:color="auto" w:fill="FFFFFF"/>
        </w:rPr>
        <w:t xml:space="preserve"> </w:t>
      </w:r>
    </w:p>
    <w:p w14:paraId="67BA135D" w14:textId="77777777" w:rsidR="001A6B02" w:rsidRDefault="001A6B02" w:rsidP="001A6B02">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6885D590" w14:textId="77777777" w:rsidR="001A6B02" w:rsidRDefault="001A6B02" w:rsidP="001A6B02">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42" w:history="1">
        <w:r w:rsidRPr="003D50EE">
          <w:rPr>
            <w:rStyle w:val="Hyperlink"/>
            <w:rFonts w:ascii="Segoe UI" w:hAnsi="Segoe UI" w:cs="Segoe UI"/>
            <w:shd w:val="clear" w:color="auto" w:fill="FFFFFF"/>
          </w:rPr>
          <w:t>http://sysbio.rnet.missouri.edu/bdm_download/GenomeFlow/MiSeq_GM12878/bowtie2_Miseq_mapped.filtered.bam</w:t>
        </w:r>
      </w:hyperlink>
    </w:p>
    <w:p w14:paraId="715EDC09" w14:textId="77777777" w:rsidR="001A6B02" w:rsidRPr="001A6B02" w:rsidRDefault="001A6B02" w:rsidP="001A6B02">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5F2C4698" w14:textId="10454431" w:rsidR="001A6B02" w:rsidRDefault="00331CC2" w:rsidP="001A6B02">
      <w:pPr>
        <w:pStyle w:val="ListParagraph"/>
        <w:spacing w:before="100" w:beforeAutospacing="1" w:after="0" w:line="360" w:lineRule="auto"/>
        <w:ind w:left="2700"/>
        <w:rPr>
          <w:rFonts w:ascii="Segoe UI" w:hAnsi="Segoe UI" w:cs="Segoe UI"/>
          <w:color w:val="000000" w:themeColor="text1"/>
          <w:shd w:val="clear" w:color="auto" w:fill="FFFFFF"/>
        </w:rPr>
      </w:pPr>
      <w:hyperlink r:id="rId43" w:history="1">
        <w:r w:rsidR="001A6B02" w:rsidRPr="003D50EE">
          <w:rPr>
            <w:rStyle w:val="Hyperlink"/>
            <w:rFonts w:ascii="Segoe UI" w:hAnsi="Segoe UI" w:cs="Segoe UI"/>
            <w:shd w:val="clear" w:color="auto" w:fill="FFFFFF"/>
          </w:rPr>
          <w:t>http://sysbio.rnet.missouri.edu/bdm_download/GenomeFlow/MiSeq_GM12878/bwa_Miseq_mapped.filtered.bam</w:t>
        </w:r>
      </w:hyperlink>
    </w:p>
    <w:p w14:paraId="4C55C5F2" w14:textId="77777777" w:rsidR="00A403CE" w:rsidRDefault="00A403CE" w:rsidP="001A6B02">
      <w:pPr>
        <w:pStyle w:val="ListParagraph"/>
        <w:spacing w:before="100" w:beforeAutospacing="1" w:after="0" w:line="360" w:lineRule="auto"/>
        <w:ind w:left="2700"/>
        <w:rPr>
          <w:rFonts w:ascii="Segoe UI" w:hAnsi="Segoe UI" w:cs="Segoe UI"/>
          <w:color w:val="000000" w:themeColor="text1"/>
          <w:shd w:val="clear" w:color="auto" w:fill="FFFFFF"/>
        </w:rPr>
      </w:pPr>
    </w:p>
    <w:p w14:paraId="43F74DA6" w14:textId="77777777" w:rsidR="00A403CE" w:rsidRPr="00A403CE" w:rsidRDefault="00A403CE" w:rsidP="00A403CE">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016AC056" w14:textId="77777777"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77614D59" w14:textId="77777777" w:rsidR="00A403CE" w:rsidRDefault="00331CC2" w:rsidP="00A403CE">
      <w:pPr>
        <w:pStyle w:val="ListParagraph"/>
        <w:spacing w:before="100" w:beforeAutospacing="1" w:after="0" w:line="360" w:lineRule="auto"/>
        <w:ind w:left="2700"/>
        <w:rPr>
          <w:rFonts w:ascii="Segoe UI" w:hAnsi="Segoe UI" w:cs="Segoe UI"/>
          <w:color w:val="000000" w:themeColor="text1"/>
          <w:shd w:val="clear" w:color="auto" w:fill="FFFFFF"/>
        </w:rPr>
      </w:pPr>
      <w:hyperlink r:id="rId44" w:history="1">
        <w:r w:rsidR="00A403CE" w:rsidRPr="003D50EE">
          <w:rPr>
            <w:rStyle w:val="Hyperlink"/>
            <w:rFonts w:ascii="Segoe UI" w:hAnsi="Segoe UI" w:cs="Segoe UI"/>
            <w:shd w:val="clear" w:color="auto" w:fill="FFFFFF"/>
          </w:rPr>
          <w:t>http://sysbio.rnet.missouri.edu/bdm_download/GenomeFlow/GM06990/bowtie2_mapped.filtered.bam</w:t>
        </w:r>
      </w:hyperlink>
    </w:p>
    <w:p w14:paraId="6AE152AE" w14:textId="77777777" w:rsidR="00A403CE" w:rsidRDefault="00A403CE" w:rsidP="00A403CE">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Bwa</w:t>
      </w:r>
      <w:r>
        <w:rPr>
          <w:rFonts w:ascii="Segoe UI" w:hAnsi="Segoe UI" w:cs="Segoe UI"/>
          <w:color w:val="000000" w:themeColor="text1"/>
          <w:shd w:val="clear" w:color="auto" w:fill="FFFFFF"/>
        </w:rPr>
        <w:t xml:space="preserve">: </w:t>
      </w:r>
      <w:hyperlink r:id="rId45" w:history="1">
        <w:r w:rsidRPr="003D50EE">
          <w:rPr>
            <w:rStyle w:val="Hyperlink"/>
            <w:rFonts w:ascii="Segoe UI" w:hAnsi="Segoe UI" w:cs="Segoe UI"/>
            <w:shd w:val="clear" w:color="auto" w:fill="FFFFFF"/>
          </w:rPr>
          <w:t>http://sysbio.rnet.missouri.edu/bdm_download/GenomeFlow/GM06990/bwa_mapped.filtered.bam</w:t>
        </w:r>
      </w:hyperlink>
    </w:p>
    <w:p w14:paraId="7EEF9E36" w14:textId="77777777" w:rsidR="001A6B02" w:rsidRDefault="001A6B02" w:rsidP="00E7316D">
      <w:pPr>
        <w:pStyle w:val="ListParagraph"/>
        <w:spacing w:before="100" w:beforeAutospacing="1" w:after="0" w:line="360" w:lineRule="auto"/>
        <w:ind w:left="1260"/>
        <w:rPr>
          <w:rFonts w:ascii="Times New Roman" w:hAnsi="Times New Roman" w:cs="Times New Roman"/>
          <w:sz w:val="24"/>
          <w:szCs w:val="24"/>
        </w:rPr>
      </w:pPr>
    </w:p>
    <w:p w14:paraId="454FB88D" w14:textId="77777777" w:rsidR="00E7316D" w:rsidRPr="00847829" w:rsidRDefault="00E7316D" w:rsidP="008B78C0">
      <w:pPr>
        <w:pStyle w:val="Heading3"/>
      </w:pPr>
      <w:bookmarkStart w:id="41" w:name="_Toc506390506"/>
      <w:r w:rsidRPr="00847829">
        <w:t>Output</w:t>
      </w:r>
      <w:bookmarkEnd w:id="41"/>
    </w:p>
    <w:p w14:paraId="1E67D6E3"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1A3894">
        <w:rPr>
          <w:rFonts w:ascii="Times New Roman" w:hAnsi="Times New Roman" w:cs="Times New Roman"/>
          <w:i/>
          <w:sz w:val="24"/>
          <w:szCs w:val="24"/>
        </w:rPr>
        <w:t>Format_script_samtools.sh</w:t>
      </w:r>
    </w:p>
    <w:p w14:paraId="10AB77E4" w14:textId="77777777" w:rsidR="00E7316D" w:rsidRDefault="00E7316D" w:rsidP="008B78C0">
      <w:pPr>
        <w:pStyle w:val="Heading3"/>
      </w:pPr>
      <w:bookmarkStart w:id="42" w:name="_Toc506390507"/>
      <w:r w:rsidRPr="00B05979">
        <w:t xml:space="preserve">Output </w:t>
      </w:r>
      <w:r>
        <w:t xml:space="preserve">of the </w:t>
      </w:r>
      <w:r w:rsidRPr="00B05979">
        <w:t>script:</w:t>
      </w:r>
      <w:bookmarkEnd w:id="42"/>
    </w:p>
    <w:p w14:paraId="1D232CDD" w14:textId="2A3217AB" w:rsidR="00E7316D" w:rsidRDefault="00E7316D" w:rsidP="00E7316D">
      <w:pPr>
        <w:spacing w:before="100" w:beforeAutospacing="1" w:after="0" w:line="360" w:lineRule="auto"/>
        <w:ind w:left="1260"/>
        <w:rPr>
          <w:rFonts w:ascii="Times New Roman" w:hAnsi="Times New Roman" w:cs="Times New Roman"/>
          <w:color w:val="000000" w:themeColor="text1"/>
          <w:sz w:val="24"/>
          <w:szCs w:val="24"/>
        </w:rPr>
      </w:pPr>
      <w:r w:rsidRPr="00057259">
        <w:rPr>
          <w:rFonts w:ascii="Times New Roman" w:hAnsi="Times New Roman" w:cs="Times New Roman"/>
          <w:sz w:val="24"/>
          <w:szCs w:val="24"/>
        </w:rPr>
        <w:t>A medium input file format with 11 columns that can be used to create a .</w:t>
      </w:r>
      <w:r w:rsidRPr="00057259">
        <w:rPr>
          <w:rFonts w:ascii="Times New Roman" w:hAnsi="Times New Roman" w:cs="Times New Roman"/>
          <w:i/>
          <w:sz w:val="24"/>
          <w:szCs w:val="24"/>
        </w:rPr>
        <w:t>hic</w:t>
      </w:r>
      <w:r w:rsidRPr="00057259">
        <w:rPr>
          <w:rFonts w:ascii="Times New Roman" w:hAnsi="Times New Roman" w:cs="Times New Roman"/>
          <w:sz w:val="24"/>
          <w:szCs w:val="24"/>
        </w:rPr>
        <w:t xml:space="preserve"> file This file format is explained in details </w:t>
      </w:r>
      <w:r w:rsidR="0077480E" w:rsidRPr="00C75546">
        <w:rPr>
          <w:rFonts w:ascii="Times New Roman" w:hAnsi="Times New Roman" w:cs="Times New Roman"/>
          <w:color w:val="000000" w:themeColor="text1"/>
          <w:sz w:val="24"/>
          <w:szCs w:val="24"/>
        </w:rPr>
        <w:t>here</w:t>
      </w:r>
      <w:r w:rsidR="0077480E">
        <w:rPr>
          <w:rFonts w:ascii="Times New Roman" w:hAnsi="Times New Roman" w:cs="Times New Roman"/>
          <w:color w:val="000000" w:themeColor="text1"/>
          <w:sz w:val="24"/>
          <w:szCs w:val="24"/>
        </w:rPr>
        <w:t xml:space="preserve">: </w:t>
      </w:r>
      <w:hyperlink w:anchor="MediumFormat" w:history="1">
        <w:r w:rsidR="0077480E" w:rsidRPr="00C75546">
          <w:rPr>
            <w:rStyle w:val="Hyperlink"/>
            <w:rFonts w:ascii="Times New Roman" w:hAnsi="Times New Roman" w:cs="Times New Roman"/>
            <w:sz w:val="24"/>
            <w:szCs w:val="24"/>
          </w:rPr>
          <w:t>HiC Input Medium File Format</w:t>
        </w:r>
      </w:hyperlink>
    </w:p>
    <w:p w14:paraId="20C1EEDA" w14:textId="77777777" w:rsidR="001A6B02" w:rsidRDefault="001A6B02" w:rsidP="001A6B02">
      <w:pPr>
        <w:spacing w:before="100" w:beforeAutospacing="1" w:after="0" w:line="360" w:lineRule="auto"/>
        <w:ind w:left="1260"/>
        <w:rPr>
          <w:rFonts w:ascii="Times New Roman" w:hAnsi="Times New Roman" w:cs="Times New Roman"/>
          <w:b/>
          <w:color w:val="000000" w:themeColor="text1"/>
          <w:sz w:val="24"/>
          <w:szCs w:val="24"/>
        </w:rPr>
      </w:pPr>
      <w:bookmarkStart w:id="43" w:name="OLE_LINK21"/>
      <w:bookmarkStart w:id="44" w:name="OLE_LINK22"/>
      <w:r w:rsidRPr="00007B5F">
        <w:rPr>
          <w:rFonts w:ascii="Times New Roman" w:hAnsi="Times New Roman" w:cs="Times New Roman"/>
          <w:b/>
          <w:color w:val="000000" w:themeColor="text1"/>
          <w:sz w:val="24"/>
          <w:szCs w:val="24"/>
        </w:rPr>
        <w:t>Example:</w:t>
      </w:r>
    </w:p>
    <w:p w14:paraId="4AF4F198" w14:textId="574F0671" w:rsidR="001A6B02" w:rsidRDefault="001A6B02" w:rsidP="001A6B02">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lastRenderedPageBreak/>
        <w:t xml:space="preserve">The generated </w:t>
      </w:r>
      <w:r w:rsidR="0048484C">
        <w:rPr>
          <w:rFonts w:ascii="Segoe UI" w:hAnsi="Segoe UI" w:cs="Segoe UI"/>
          <w:color w:val="000000" w:themeColor="text1"/>
          <w:shd w:val="clear" w:color="auto" w:fill="FFFFFF"/>
        </w:rPr>
        <w:t xml:space="preserve">input medium file format file </w:t>
      </w:r>
      <w:r w:rsidR="00906099">
        <w:rPr>
          <w:rFonts w:ascii="Segoe UI" w:hAnsi="Segoe UI" w:cs="Segoe UI"/>
          <w:color w:val="000000" w:themeColor="text1"/>
          <w:shd w:val="clear" w:color="auto" w:fill="FFFFFF"/>
        </w:rPr>
        <w:t xml:space="preserve">for the </w:t>
      </w:r>
      <w:r w:rsidR="00887391">
        <w:rPr>
          <w:rFonts w:ascii="Segoe UI" w:hAnsi="Segoe UI" w:cs="Segoe UI"/>
          <w:color w:val="000000" w:themeColor="text1"/>
          <w:shd w:val="clear" w:color="auto" w:fill="FFFFFF"/>
        </w:rPr>
        <w:t xml:space="preserve">input </w:t>
      </w:r>
      <w:r w:rsidR="00906099">
        <w:rPr>
          <w:rFonts w:ascii="Segoe UI" w:hAnsi="Segoe UI" w:cs="Segoe UI"/>
          <w:color w:val="000000" w:themeColor="text1"/>
          <w:shd w:val="clear" w:color="auto" w:fill="FFFFFF"/>
        </w:rPr>
        <w:t xml:space="preserve">test datasets </w:t>
      </w:r>
      <w:r>
        <w:rPr>
          <w:rFonts w:ascii="Segoe UI" w:hAnsi="Segoe UI" w:cs="Segoe UI"/>
          <w:color w:val="000000" w:themeColor="text1"/>
          <w:shd w:val="clear" w:color="auto" w:fill="FFFFFF"/>
        </w:rPr>
        <w:t xml:space="preserve">can be downloaded </w:t>
      </w:r>
      <w:r w:rsidR="00906099">
        <w:rPr>
          <w:rFonts w:ascii="Segoe UI" w:hAnsi="Segoe UI" w:cs="Segoe UI"/>
          <w:color w:val="000000" w:themeColor="text1"/>
          <w:shd w:val="clear" w:color="auto" w:fill="FFFFFF"/>
        </w:rPr>
        <w:t>from the link below:</w:t>
      </w:r>
    </w:p>
    <w:p w14:paraId="31E52A3D" w14:textId="77777777" w:rsidR="001A6B02" w:rsidRDefault="001A6B02" w:rsidP="001A6B02">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3F922DB8" w14:textId="6FE54839" w:rsidR="001A6B02" w:rsidRDefault="001A6B02" w:rsidP="00B61C43">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46" w:history="1">
        <w:r w:rsidR="00B61C43" w:rsidRPr="003D50EE">
          <w:rPr>
            <w:rStyle w:val="Hyperlink"/>
            <w:rFonts w:ascii="Segoe UI" w:hAnsi="Segoe UI" w:cs="Segoe UI"/>
            <w:shd w:val="clear" w:color="auto" w:fill="FFFFFF"/>
          </w:rPr>
          <w:t>http://sysbio.rnet.missouri.edu/bdm_download/GenomeFlow/MiSeq_GM12878/GenomeFlow_Miseq_formatted.bowtie2.input</w:t>
        </w:r>
      </w:hyperlink>
    </w:p>
    <w:p w14:paraId="3681B8B2" w14:textId="77777777" w:rsidR="00B61C43" w:rsidRDefault="00B61C43" w:rsidP="00B61C43">
      <w:pPr>
        <w:pStyle w:val="ListParagraph"/>
        <w:spacing w:before="100" w:beforeAutospacing="1" w:after="0" w:line="360" w:lineRule="auto"/>
        <w:ind w:left="2700"/>
        <w:rPr>
          <w:rFonts w:ascii="Segoe UI" w:hAnsi="Segoe UI" w:cs="Segoe UI"/>
          <w:color w:val="000000" w:themeColor="text1"/>
          <w:shd w:val="clear" w:color="auto" w:fill="FFFFFF"/>
        </w:rPr>
      </w:pPr>
    </w:p>
    <w:p w14:paraId="0794064F" w14:textId="77777777" w:rsidR="00B61C43" w:rsidRDefault="001A6B02" w:rsidP="00B61C43">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5F715CF8" w14:textId="77777777" w:rsidR="00B61C43" w:rsidRPr="00B61C43" w:rsidRDefault="00B61C43" w:rsidP="00B61C43">
      <w:pPr>
        <w:pStyle w:val="ListParagraph"/>
        <w:rPr>
          <w:rFonts w:ascii="Segoe UI" w:hAnsi="Segoe UI" w:cs="Segoe UI"/>
          <w:color w:val="000000" w:themeColor="text1"/>
          <w:shd w:val="clear" w:color="auto" w:fill="FFFFFF"/>
        </w:rPr>
      </w:pPr>
    </w:p>
    <w:p w14:paraId="5EC2D209" w14:textId="0ADB5857" w:rsidR="001A6B02" w:rsidRDefault="00331CC2" w:rsidP="00B61C43">
      <w:pPr>
        <w:pStyle w:val="ListParagraph"/>
        <w:spacing w:before="100" w:beforeAutospacing="1" w:after="0" w:line="360" w:lineRule="auto"/>
        <w:ind w:left="2700"/>
        <w:rPr>
          <w:rFonts w:ascii="Segoe UI" w:hAnsi="Segoe UI" w:cs="Segoe UI"/>
          <w:color w:val="000000" w:themeColor="text1"/>
          <w:shd w:val="clear" w:color="auto" w:fill="FFFFFF"/>
        </w:rPr>
      </w:pPr>
      <w:hyperlink r:id="rId47" w:history="1">
        <w:r w:rsidR="00B61C43" w:rsidRPr="003D50EE">
          <w:rPr>
            <w:rStyle w:val="Hyperlink"/>
            <w:rFonts w:ascii="Segoe UI" w:hAnsi="Segoe UI" w:cs="Segoe UI"/>
            <w:shd w:val="clear" w:color="auto" w:fill="FFFFFF"/>
          </w:rPr>
          <w:t>http://sysbio.rnet.missouri.edu/bdm_download/GenomeFlow/MiSeq_GM12878/GenomeFlow_Miseq_formatted.bwa.input</w:t>
        </w:r>
      </w:hyperlink>
    </w:p>
    <w:p w14:paraId="1BD8BEE6" w14:textId="77777777" w:rsidR="00C458C9" w:rsidRDefault="00C458C9" w:rsidP="00B61C43">
      <w:pPr>
        <w:pStyle w:val="ListParagraph"/>
        <w:spacing w:before="100" w:beforeAutospacing="1" w:after="0" w:line="360" w:lineRule="auto"/>
        <w:ind w:left="2700"/>
        <w:rPr>
          <w:rFonts w:ascii="Segoe UI" w:hAnsi="Segoe UI" w:cs="Segoe UI"/>
          <w:color w:val="000000" w:themeColor="text1"/>
          <w:shd w:val="clear" w:color="auto" w:fill="FFFFFF"/>
        </w:rPr>
      </w:pPr>
    </w:p>
    <w:p w14:paraId="598DE4A5" w14:textId="77777777" w:rsidR="00C458C9" w:rsidRPr="00A403CE" w:rsidRDefault="00C458C9" w:rsidP="00C458C9">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33896562" w14:textId="2462242A" w:rsidR="00C458C9" w:rsidRDefault="00C458C9" w:rsidP="00C458C9">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641215E1" w14:textId="5AB4084C" w:rsidR="00C458C9" w:rsidRDefault="00331CC2" w:rsidP="00C458C9">
      <w:pPr>
        <w:pStyle w:val="ListParagraph"/>
        <w:spacing w:before="100" w:beforeAutospacing="1" w:after="0" w:line="360" w:lineRule="auto"/>
        <w:ind w:left="2700"/>
        <w:rPr>
          <w:rFonts w:ascii="Segoe UI" w:hAnsi="Segoe UI" w:cs="Segoe UI"/>
          <w:color w:val="000000" w:themeColor="text1"/>
          <w:shd w:val="clear" w:color="auto" w:fill="FFFFFF"/>
        </w:rPr>
      </w:pPr>
      <w:hyperlink r:id="rId48" w:history="1">
        <w:r w:rsidR="00C458C9" w:rsidRPr="003D50EE">
          <w:rPr>
            <w:rStyle w:val="Hyperlink"/>
            <w:rFonts w:ascii="Segoe UI" w:hAnsi="Segoe UI" w:cs="Segoe UI"/>
            <w:shd w:val="clear" w:color="auto" w:fill="FFFFFF"/>
          </w:rPr>
          <w:t>http://sysbio.rnet.missouri.edu/bdm_download/GenomeFlow/GM06990/GenomeFlow_formatted.bowtie2.input</w:t>
        </w:r>
      </w:hyperlink>
    </w:p>
    <w:p w14:paraId="46A73CDA" w14:textId="25F14DDD" w:rsidR="00B61C43" w:rsidRDefault="00C458C9" w:rsidP="00C458C9">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C458C9">
        <w:rPr>
          <w:rFonts w:ascii="Segoe UI" w:hAnsi="Segoe UI" w:cs="Segoe UI"/>
          <w:color w:val="000000" w:themeColor="text1"/>
          <w:shd w:val="clear" w:color="auto" w:fill="FFFFFF"/>
        </w:rPr>
        <w:t xml:space="preserve">Bwa: </w:t>
      </w:r>
      <w:hyperlink r:id="rId49" w:history="1">
        <w:r w:rsidRPr="003D50EE">
          <w:rPr>
            <w:rStyle w:val="Hyperlink"/>
            <w:rFonts w:ascii="Segoe UI" w:hAnsi="Segoe UI" w:cs="Segoe UI"/>
            <w:shd w:val="clear" w:color="auto" w:fill="FFFFFF"/>
          </w:rPr>
          <w:t>http://sysbio.rnet.missouri.edu/bdm_download/GenomeFlow/GM06990/GenomeFlow_formatted.bwa.input</w:t>
        </w:r>
      </w:hyperlink>
    </w:p>
    <w:bookmarkEnd w:id="43"/>
    <w:bookmarkEnd w:id="44"/>
    <w:p w14:paraId="08F79AFD" w14:textId="77777777" w:rsidR="00C458C9" w:rsidRPr="00C458C9" w:rsidRDefault="00C458C9" w:rsidP="00C458C9">
      <w:pPr>
        <w:pStyle w:val="ListParagraph"/>
        <w:spacing w:before="100" w:beforeAutospacing="1" w:after="0" w:line="360" w:lineRule="auto"/>
        <w:ind w:left="2700"/>
        <w:rPr>
          <w:rFonts w:ascii="Segoe UI" w:hAnsi="Segoe UI" w:cs="Segoe UI"/>
          <w:color w:val="000000" w:themeColor="text1"/>
          <w:shd w:val="clear" w:color="auto" w:fill="FFFFFF"/>
        </w:rPr>
      </w:pPr>
    </w:p>
    <w:p w14:paraId="697CD540" w14:textId="77777777" w:rsidR="00E7316D" w:rsidRPr="00847829" w:rsidRDefault="00E7316D" w:rsidP="008B78C0">
      <w:pPr>
        <w:pStyle w:val="Heading3"/>
      </w:pPr>
      <w:bookmarkStart w:id="45" w:name="_Toc506390508"/>
      <w:r w:rsidRPr="00847829">
        <w:t>Running</w:t>
      </w:r>
      <w:bookmarkEnd w:id="45"/>
    </w:p>
    <w:p w14:paraId="750DF694" w14:textId="77777777" w:rsidR="00E7316D" w:rsidRPr="00365E54"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w:t>
      </w:r>
      <w:r>
        <w:rPr>
          <w:rFonts w:ascii="Times New Roman" w:hAnsi="Times New Roman" w:cs="Times New Roman"/>
          <w:sz w:val="24"/>
          <w:szCs w:val="24"/>
        </w:rPr>
        <w:t>Convert a BAM file to a HiC input file format</w:t>
      </w:r>
    </w:p>
    <w:p w14:paraId="6A5CA6C3"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F60770">
        <w:rPr>
          <w:rFonts w:ascii="Times New Roman" w:hAnsi="Times New Roman" w:cs="Times New Roman"/>
          <w:sz w:val="24"/>
          <w:szCs w:val="24"/>
        </w:rPr>
        <w:t xml:space="preserve">Generate a script called </w:t>
      </w:r>
      <w:r w:rsidRPr="001A3894">
        <w:rPr>
          <w:rFonts w:ascii="Times New Roman" w:hAnsi="Times New Roman" w:cs="Times New Roman"/>
          <w:i/>
          <w:sz w:val="24"/>
          <w:szCs w:val="24"/>
        </w:rPr>
        <w:t>Format_script_samtools.sh</w:t>
      </w:r>
      <w:r w:rsidRPr="00F60770">
        <w:rPr>
          <w:rFonts w:ascii="Times New Roman" w:hAnsi="Times New Roman" w:cs="Times New Roman"/>
          <w:sz w:val="24"/>
          <w:szCs w:val="24"/>
        </w:rPr>
        <w:t xml:space="preserve"> </w:t>
      </w:r>
    </w:p>
    <w:p w14:paraId="33B96F0C" w14:textId="1BDE4E72" w:rsidR="00E7316D"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6BE5ECC2" w14:textId="77777777" w:rsidR="00E7316D" w:rsidRPr="00F60770"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Pr>
          <w:rFonts w:ascii="Times New Roman" w:hAnsi="Times New Roman" w:cs="Times New Roman"/>
          <w:sz w:val="24"/>
          <w:szCs w:val="24"/>
        </w:rPr>
        <w:t>Execute</w:t>
      </w:r>
      <w:r w:rsidRPr="00F60770">
        <w:rPr>
          <w:rFonts w:ascii="Times New Roman" w:hAnsi="Times New Roman" w:cs="Times New Roman"/>
          <w:sz w:val="24"/>
          <w:szCs w:val="24"/>
        </w:rPr>
        <w:t xml:space="preserve"> </w:t>
      </w:r>
      <w:r w:rsidRPr="001A3894">
        <w:rPr>
          <w:rFonts w:ascii="Times New Roman" w:hAnsi="Times New Roman" w:cs="Times New Roman"/>
          <w:i/>
          <w:sz w:val="24"/>
          <w:szCs w:val="24"/>
        </w:rPr>
        <w:t>Format_script_samtools.sh</w:t>
      </w:r>
      <w:r w:rsidRPr="00F60770">
        <w:rPr>
          <w:rFonts w:ascii="Times New Roman" w:hAnsi="Times New Roman" w:cs="Times New Roman"/>
          <w:sz w:val="24"/>
          <w:szCs w:val="24"/>
        </w:rPr>
        <w:t xml:space="preserve"> in a Unix Terminal</w:t>
      </w:r>
    </w:p>
    <w:p w14:paraId="6EB8C0AA" w14:textId="77777777" w:rsidR="00E7316D" w:rsidRDefault="00E7316D" w:rsidP="00E7316D">
      <w:pPr>
        <w:rPr>
          <w:rFonts w:ascii="Times New Roman" w:hAnsi="Times New Roman" w:cs="Times New Roman"/>
          <w:sz w:val="24"/>
          <w:szCs w:val="24"/>
        </w:rPr>
      </w:pPr>
      <w:r>
        <w:rPr>
          <w:noProof/>
        </w:rPr>
        <w:lastRenderedPageBreak/>
        <w:drawing>
          <wp:inline distT="0" distB="0" distL="0" distR="0" wp14:anchorId="5C7E9FE8" wp14:editId="00C96372">
            <wp:extent cx="5943600"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77440"/>
                    </a:xfrm>
                    <a:prstGeom prst="rect">
                      <a:avLst/>
                    </a:prstGeom>
                  </pic:spPr>
                </pic:pic>
              </a:graphicData>
            </a:graphic>
          </wp:inline>
        </w:drawing>
      </w:r>
    </w:p>
    <w:p w14:paraId="40C43311" w14:textId="77777777" w:rsidR="00E7316D" w:rsidRDefault="00E7316D" w:rsidP="008B139E">
      <w:pPr>
        <w:pStyle w:val="Figures"/>
      </w:pPr>
      <w:bookmarkStart w:id="46" w:name="_Toc506389392"/>
      <w:r w:rsidRPr="009511C6">
        <w:t>Figure 4: Convert to HiC Input File Format</w:t>
      </w:r>
      <w:bookmarkEnd w:id="46"/>
    </w:p>
    <w:p w14:paraId="41E7F003" w14:textId="77777777" w:rsidR="00E7316D"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4AADF1AB" w14:textId="77777777" w:rsidTr="001F57D5">
        <w:tc>
          <w:tcPr>
            <w:tcW w:w="1705" w:type="dxa"/>
          </w:tcPr>
          <w:p w14:paraId="79EF7EF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73E624A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5F1884DD"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451665B5" w14:textId="77777777" w:rsidTr="001F57D5">
        <w:tc>
          <w:tcPr>
            <w:tcW w:w="1705" w:type="dxa"/>
          </w:tcPr>
          <w:p w14:paraId="0E1D0FBB"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.bam file</w:t>
            </w:r>
          </w:p>
        </w:tc>
        <w:tc>
          <w:tcPr>
            <w:tcW w:w="6210" w:type="dxa"/>
          </w:tcPr>
          <w:p w14:paraId="0BF12DE9"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Select the BAM file generated from the filtering. </w:t>
            </w:r>
          </w:p>
          <w:p w14:paraId="3E7B073B" w14:textId="77777777" w:rsidR="00E7316D" w:rsidRPr="004E5E37" w:rsidRDefault="00E7316D" w:rsidP="00E7316D">
            <w:pPr>
              <w:spacing w:before="100" w:beforeAutospacing="1"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By default, </w:t>
            </w:r>
            <w:r w:rsidRPr="00365E54">
              <w:rPr>
                <w:rFonts w:ascii="Times New Roman" w:hAnsi="Times New Roman" w:cs="Times New Roman"/>
                <w:b/>
                <w:color w:val="0070C0"/>
                <w:sz w:val="24"/>
                <w:szCs w:val="24"/>
              </w:rPr>
              <w:t>bwa</w:t>
            </w:r>
            <w:r>
              <w:rPr>
                <w:rFonts w:ascii="Times New Roman" w:hAnsi="Times New Roman" w:cs="Times New Roman"/>
                <w:sz w:val="24"/>
                <w:szCs w:val="24"/>
              </w:rPr>
              <w:t xml:space="preserve"> filtered BAM file is named </w:t>
            </w:r>
            <w:r w:rsidRPr="004E5E37">
              <w:rPr>
                <w:rFonts w:ascii="Times New Roman" w:hAnsi="Times New Roman" w:cs="Times New Roman"/>
                <w:sz w:val="24"/>
                <w:szCs w:val="24"/>
              </w:rPr>
              <w:t>bwa_mapped.filtered.bam</w:t>
            </w:r>
            <w:r>
              <w:rPr>
                <w:rFonts w:ascii="Times New Roman" w:hAnsi="Times New Roman" w:cs="Times New Roman"/>
                <w:sz w:val="24"/>
                <w:szCs w:val="24"/>
              </w:rPr>
              <w:t xml:space="preserve"> and </w:t>
            </w:r>
            <w:r w:rsidRPr="00365E54">
              <w:rPr>
                <w:rFonts w:ascii="Times New Roman" w:hAnsi="Times New Roman" w:cs="Times New Roman"/>
                <w:b/>
                <w:color w:val="0070C0"/>
                <w:sz w:val="24"/>
                <w:szCs w:val="24"/>
              </w:rPr>
              <w:t>bowtie2</w:t>
            </w:r>
            <w:r>
              <w:rPr>
                <w:rFonts w:ascii="Times New Roman" w:hAnsi="Times New Roman" w:cs="Times New Roman"/>
                <w:b/>
                <w:color w:val="0070C0"/>
                <w:sz w:val="24"/>
                <w:szCs w:val="24"/>
              </w:rPr>
              <w:t xml:space="preserve"> </w:t>
            </w:r>
            <w:r w:rsidRPr="004E5E37">
              <w:rPr>
                <w:rFonts w:ascii="Times New Roman" w:hAnsi="Times New Roman" w:cs="Times New Roman"/>
                <w:color w:val="000000" w:themeColor="text1"/>
                <w:sz w:val="24"/>
                <w:szCs w:val="24"/>
              </w:rPr>
              <w:t>filtered BAM file is named</w:t>
            </w:r>
            <w:r>
              <w:rPr>
                <w:rFonts w:ascii="Times New Roman" w:hAnsi="Times New Roman" w:cs="Times New Roman"/>
                <w:b/>
                <w:color w:val="000000" w:themeColor="text1"/>
                <w:sz w:val="24"/>
                <w:szCs w:val="24"/>
              </w:rPr>
              <w:t xml:space="preserve"> </w:t>
            </w:r>
            <w:r w:rsidRPr="004E5E37">
              <w:rPr>
                <w:rFonts w:ascii="Times New Roman" w:hAnsi="Times New Roman" w:cs="Times New Roman"/>
                <w:sz w:val="24"/>
                <w:szCs w:val="24"/>
              </w:rPr>
              <w:t>bowtie</w:t>
            </w:r>
            <w:r>
              <w:rPr>
                <w:rFonts w:ascii="Times New Roman" w:hAnsi="Times New Roman" w:cs="Times New Roman"/>
                <w:sz w:val="24"/>
                <w:szCs w:val="24"/>
              </w:rPr>
              <w:t>2</w:t>
            </w:r>
            <w:r w:rsidRPr="004E5E37">
              <w:rPr>
                <w:rFonts w:ascii="Times New Roman" w:hAnsi="Times New Roman" w:cs="Times New Roman"/>
                <w:sz w:val="24"/>
                <w:szCs w:val="24"/>
              </w:rPr>
              <w:t>_mapped.filtered.bam</w:t>
            </w:r>
          </w:p>
        </w:tc>
        <w:tc>
          <w:tcPr>
            <w:tcW w:w="1435" w:type="dxa"/>
          </w:tcPr>
          <w:p w14:paraId="10D1362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426BB7C" w14:textId="77777777" w:rsidTr="001F57D5">
        <w:tc>
          <w:tcPr>
            <w:tcW w:w="1705" w:type="dxa"/>
          </w:tcPr>
          <w:p w14:paraId="0748A2C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089A6858"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26A1B19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0055C6D4" w14:textId="77777777" w:rsidTr="001F57D5">
        <w:tc>
          <w:tcPr>
            <w:tcW w:w="1705" w:type="dxa"/>
          </w:tcPr>
          <w:p w14:paraId="7CF33E6A"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1AAE5575" w14:textId="77777777" w:rsidR="00E7316D" w:rsidRPr="008B5785"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8B5785">
              <w:rPr>
                <w:rStyle w:val="Strong"/>
                <w:rFonts w:ascii="Times New Roman" w:hAnsi="Times New Roman" w:cs="Times New Roman"/>
                <w:color w:val="0070C0"/>
                <w:sz w:val="24"/>
                <w:szCs w:val="24"/>
                <w:shd w:val="clear" w:color="auto" w:fill="FFFFFF"/>
              </w:rPr>
              <w:t>samtools</w:t>
            </w:r>
            <w:r w:rsidRPr="008B5785">
              <w:rPr>
                <w:rFonts w:ascii="Times New Roman" w:hAnsi="Times New Roman" w:cs="Times New Roman"/>
                <w:color w:val="444444"/>
                <w:sz w:val="24"/>
                <w:szCs w:val="24"/>
                <w:shd w:val="clear" w:color="auto" w:fill="FFFFFF"/>
              </w:rPr>
              <w:t> </w:t>
            </w:r>
            <w:r w:rsidRPr="002D2B2F">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Fonts w:ascii="Times New Roman" w:hAnsi="Times New Roman" w:cs="Times New Roman"/>
                <w:sz w:val="24"/>
                <w:szCs w:val="24"/>
              </w:rPr>
              <w:t>Browse and select the</w:t>
            </w:r>
            <w:r w:rsidRPr="008B5785">
              <w:rPr>
                <w:rFonts w:ascii="Times New Roman" w:hAnsi="Times New Roman" w:cs="Times New Roman"/>
                <w:b/>
                <w:color w:val="0070C0"/>
                <w:sz w:val="24"/>
                <w:szCs w:val="24"/>
              </w:rPr>
              <w:t xml:space="preserve"> samtools</w:t>
            </w:r>
            <w:r w:rsidRPr="008B5785">
              <w:rPr>
                <w:rFonts w:ascii="Times New Roman" w:hAnsi="Times New Roman" w:cs="Times New Roman"/>
                <w:color w:val="0070C0"/>
                <w:sz w:val="24"/>
                <w:szCs w:val="24"/>
              </w:rPr>
              <w:t xml:space="preserve"> </w:t>
            </w:r>
            <w:r w:rsidRPr="008B5785">
              <w:rPr>
                <w:rFonts w:ascii="Times New Roman" w:hAnsi="Times New Roman" w:cs="Times New Roman"/>
                <w:sz w:val="24"/>
                <w:szCs w:val="24"/>
              </w:rPr>
              <w:t xml:space="preserve">binary file </w:t>
            </w:r>
          </w:p>
        </w:tc>
        <w:tc>
          <w:tcPr>
            <w:tcW w:w="1435" w:type="dxa"/>
          </w:tcPr>
          <w:p w14:paraId="0532939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7B269C72" w14:textId="77777777" w:rsidTr="001F57D5">
        <w:tc>
          <w:tcPr>
            <w:tcW w:w="1705" w:type="dxa"/>
          </w:tcPr>
          <w:p w14:paraId="75B96FD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66051147"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filtering</w:t>
            </w:r>
            <w:r w:rsidRPr="008B5785">
              <w:rPr>
                <w:rFonts w:ascii="Times New Roman" w:hAnsi="Times New Roman" w:cs="Times New Roman"/>
                <w:sz w:val="24"/>
                <w:szCs w:val="24"/>
              </w:rPr>
              <w:t>.</w:t>
            </w:r>
          </w:p>
        </w:tc>
        <w:tc>
          <w:tcPr>
            <w:tcW w:w="1435" w:type="dxa"/>
          </w:tcPr>
          <w:p w14:paraId="6B74CE9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56656285" w14:textId="77777777" w:rsidTr="001F57D5">
        <w:tc>
          <w:tcPr>
            <w:tcW w:w="1705" w:type="dxa"/>
          </w:tcPr>
          <w:p w14:paraId="134CABBE"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OS Compatibility</w:t>
            </w:r>
          </w:p>
        </w:tc>
        <w:tc>
          <w:tcPr>
            <w:tcW w:w="6210" w:type="dxa"/>
          </w:tcPr>
          <w:p w14:paraId="7F6541E8" w14:textId="77777777" w:rsidR="00E7316D" w:rsidRPr="008B5785"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determines if the user’s Operating System is compatible for running the script directly without a need for a </w:t>
            </w:r>
            <w:r>
              <w:rPr>
                <w:rStyle w:val="Emphasis"/>
                <w:rFonts w:ascii="Times New Roman" w:hAnsi="Times New Roman" w:cs="Times New Roman"/>
                <w:i w:val="0"/>
                <w:sz w:val="24"/>
                <w:szCs w:val="24"/>
                <w:bdr w:val="none" w:sz="0" w:space="0" w:color="auto" w:frame="1"/>
                <w:shd w:val="clear" w:color="auto" w:fill="FFFFFF"/>
              </w:rPr>
              <w:t>Unix</w:t>
            </w:r>
            <w:r w:rsidRPr="008B5785">
              <w:rPr>
                <w:rStyle w:val="Emphasis"/>
                <w:rFonts w:ascii="Times New Roman" w:hAnsi="Times New Roman" w:cs="Times New Roman"/>
                <w:i w:val="0"/>
                <w:sz w:val="24"/>
                <w:szCs w:val="24"/>
                <w:bdr w:val="none" w:sz="0" w:space="0" w:color="auto" w:frame="1"/>
                <w:shd w:val="clear" w:color="auto" w:fill="FFFFFF"/>
              </w:rPr>
              <w:t xml:space="preserve">-like environment for example </w:t>
            </w:r>
            <w:hyperlink r:id="rId51" w:history="1">
              <w:r w:rsidRPr="008B5785">
                <w:rPr>
                  <w:rStyle w:val="Hyperlink"/>
                  <w:bdr w:val="none" w:sz="0" w:space="0" w:color="auto" w:frame="1"/>
                  <w:shd w:val="clear" w:color="auto" w:fill="FFFFFF"/>
                </w:rPr>
                <w:t>Cygwin</w:t>
              </w:r>
            </w:hyperlink>
          </w:p>
        </w:tc>
        <w:tc>
          <w:tcPr>
            <w:tcW w:w="1435" w:type="dxa"/>
          </w:tcPr>
          <w:p w14:paraId="6A9E4FB9"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125F92" w:rsidRDefault="00E7316D" w:rsidP="008B78C0">
      <w:pPr>
        <w:pStyle w:val="Heading2"/>
      </w:pPr>
      <w:bookmarkStart w:id="47" w:name="_Toc506390509"/>
      <w:r>
        <w:lastRenderedPageBreak/>
        <w:t>HiC-Express</w:t>
      </w:r>
      <w:bookmarkEnd w:id="47"/>
    </w:p>
    <w:p w14:paraId="1F8896C0" w14:textId="77777777" w:rsidR="00E7316D" w:rsidRPr="00847829" w:rsidRDefault="00E7316D" w:rsidP="008B78C0">
      <w:pPr>
        <w:pStyle w:val="Heading3"/>
      </w:pPr>
      <w:bookmarkStart w:id="48" w:name="_Toc506390510"/>
      <w:r w:rsidRPr="00847829">
        <w:t>Purpose</w:t>
      </w:r>
      <w:bookmarkEnd w:id="48"/>
    </w:p>
    <w:p w14:paraId="560C06E2" w14:textId="273F5634" w:rsidR="00E7316D" w:rsidRPr="00847829" w:rsidRDefault="00F17822" w:rsidP="00E7316D">
      <w:pPr>
        <w:pStyle w:val="ListParagraph"/>
        <w:spacing w:before="100" w:beforeAutospacing="1" w:after="0" w:line="360" w:lineRule="auto"/>
        <w:ind w:left="1260"/>
        <w:rPr>
          <w:rFonts w:ascii="Times New Roman" w:hAnsi="Times New Roman" w:cs="Times New Roman"/>
          <w:sz w:val="24"/>
          <w:szCs w:val="24"/>
        </w:rPr>
      </w:pPr>
      <w:r w:rsidRPr="00847829">
        <w:rPr>
          <w:rFonts w:ascii="Times New Roman" w:hAnsi="Times New Roman" w:cs="Times New Roman"/>
          <w:sz w:val="24"/>
          <w:szCs w:val="24"/>
        </w:rPr>
        <w:t>T</w:t>
      </w:r>
      <w:r>
        <w:rPr>
          <w:rFonts w:ascii="Times New Roman" w:hAnsi="Times New Roman" w:cs="Times New Roman"/>
          <w:sz w:val="24"/>
          <w:szCs w:val="24"/>
        </w:rPr>
        <w:t xml:space="preserve">o generate a </w:t>
      </w:r>
      <w:hyperlink w:anchor="MediumFormat" w:history="1">
        <w:r w:rsidRPr="00E65500">
          <w:rPr>
            <w:rStyle w:val="Hyperlink"/>
            <w:rFonts w:ascii="Times New Roman" w:hAnsi="Times New Roman" w:cs="Times New Roman"/>
            <w:sz w:val="24"/>
            <w:szCs w:val="24"/>
          </w:rPr>
          <w:t>medium file format</w:t>
        </w:r>
      </w:hyperlink>
      <w:r>
        <w:rPr>
          <w:rFonts w:ascii="Times New Roman" w:hAnsi="Times New Roman" w:cs="Times New Roman"/>
          <w:sz w:val="24"/>
          <w:szCs w:val="24"/>
        </w:rPr>
        <w:t xml:space="preserve"> , </w:t>
      </w:r>
      <w:r w:rsidRPr="00ED5EC9">
        <w:rPr>
          <w:rFonts w:ascii="Times New Roman" w:hAnsi="Times New Roman" w:cs="Times New Roman"/>
          <w:sz w:val="24"/>
          <w:szCs w:val="24"/>
        </w:rPr>
        <w:t>a text file describing mapped Hi-C reads</w:t>
      </w:r>
      <w:r>
        <w:rPr>
          <w:rFonts w:ascii="Times New Roman" w:hAnsi="Times New Roman" w:cs="Times New Roman"/>
          <w:sz w:val="24"/>
          <w:szCs w:val="24"/>
        </w:rPr>
        <w:t xml:space="preserve"> that can be used as input to create a </w:t>
      </w:r>
      <w:r w:rsidRPr="001A3894">
        <w:rPr>
          <w:rFonts w:ascii="Times New Roman" w:hAnsi="Times New Roman" w:cs="Times New Roman"/>
          <w:b/>
          <w:sz w:val="24"/>
          <w:szCs w:val="24"/>
        </w:rPr>
        <w:t>.</w:t>
      </w:r>
      <w:r w:rsidRPr="001A3894">
        <w:rPr>
          <w:rFonts w:ascii="Times New Roman" w:hAnsi="Times New Roman" w:cs="Times New Roman"/>
          <w:i/>
          <w:sz w:val="24"/>
          <w:szCs w:val="24"/>
        </w:rPr>
        <w:t>hic</w:t>
      </w:r>
      <w:r>
        <w:rPr>
          <w:rFonts w:ascii="Times New Roman" w:hAnsi="Times New Roman" w:cs="Times New Roman"/>
          <w:i/>
          <w:sz w:val="24"/>
          <w:szCs w:val="24"/>
        </w:rPr>
        <w:t xml:space="preserve"> </w:t>
      </w:r>
      <w:r>
        <w:rPr>
          <w:rFonts w:ascii="Times New Roman" w:hAnsi="Times New Roman" w:cs="Times New Roman"/>
          <w:sz w:val="24"/>
          <w:szCs w:val="24"/>
        </w:rPr>
        <w:t xml:space="preserve">file from a raw fastq files derived from a Hi-C experiment.. A </w:t>
      </w:r>
      <w:r w:rsidRPr="00ED5EC9">
        <w:rPr>
          <w:rFonts w:ascii="Times New Roman" w:hAnsi="Times New Roman" w:cs="Times New Roman"/>
          <w:sz w:val="24"/>
          <w:szCs w:val="24"/>
        </w:rPr>
        <w:t>hic format file</w:t>
      </w:r>
      <w:r>
        <w:rPr>
          <w:rFonts w:ascii="Times New Roman" w:hAnsi="Times New Roman" w:cs="Times New Roman"/>
          <w:sz w:val="24"/>
          <w:szCs w:val="24"/>
        </w:rPr>
        <w:t xml:space="preserve"> is a binary file</w:t>
      </w:r>
      <w:r w:rsidRPr="00ED5EC9">
        <w:rPr>
          <w:rFonts w:ascii="Times New Roman" w:hAnsi="Times New Roman" w:cs="Times New Roman"/>
          <w:sz w:val="24"/>
          <w:szCs w:val="24"/>
        </w:rPr>
        <w:t xml:space="preserve"> containing contact matrices at different resolutions and normalized by different methods</w:t>
      </w:r>
      <w:r>
        <w:rPr>
          <w:rFonts w:ascii="Times New Roman" w:hAnsi="Times New Roman" w:cs="Times New Roman"/>
          <w:sz w:val="24"/>
          <w:szCs w:val="24"/>
        </w:rPr>
        <w:t>.</w:t>
      </w:r>
      <w:r w:rsidRPr="00ED5EC9">
        <w:rPr>
          <w:rFonts w:ascii="Times New Roman" w:hAnsi="Times New Roman" w:cs="Times New Roman"/>
          <w:sz w:val="24"/>
          <w:szCs w:val="24"/>
        </w:rPr>
        <w:t xml:space="preserve"> </w:t>
      </w:r>
    </w:p>
    <w:p w14:paraId="267102B7" w14:textId="7A655681" w:rsidR="00E7316D" w:rsidRPr="00847829" w:rsidRDefault="00E7316D" w:rsidP="008B78C0">
      <w:pPr>
        <w:pStyle w:val="Heading3"/>
      </w:pPr>
      <w:bookmarkStart w:id="49" w:name="_Toc506390511"/>
      <w:r w:rsidRPr="00847829">
        <w:t>Input</w:t>
      </w:r>
      <w:bookmarkEnd w:id="49"/>
    </w:p>
    <w:p w14:paraId="5881EE8F" w14:textId="44801C13" w:rsidR="00E7316D" w:rsidRDefault="00E7316D" w:rsidP="00E7316D">
      <w:pPr>
        <w:pStyle w:val="ListParagraph"/>
        <w:spacing w:before="100" w:beforeAutospacing="1" w:after="0" w:line="360" w:lineRule="auto"/>
        <w:ind w:left="1260"/>
        <w:rPr>
          <w:rStyle w:val="Hyperlink"/>
        </w:rPr>
      </w:pPr>
      <w:r>
        <w:rPr>
          <w:rFonts w:ascii="Times New Roman" w:hAnsi="Times New Roman" w:cs="Times New Roman"/>
          <w:sz w:val="24"/>
          <w:szCs w:val="24"/>
        </w:rPr>
        <w:t xml:space="preserve">A FASTQ read files usually with extension, .fq or .fastq. </w:t>
      </w:r>
      <w:r w:rsidRPr="00847829">
        <w:rPr>
          <w:rFonts w:ascii="Times New Roman" w:hAnsi="Times New Roman" w:cs="Times New Roman"/>
          <w:sz w:val="24"/>
          <w:szCs w:val="24"/>
          <w:shd w:val="clear" w:color="auto" w:fill="FFFFFF"/>
        </w:rPr>
        <w:t>Read more about FASTA files here:</w:t>
      </w:r>
      <w:r>
        <w:rPr>
          <w:rFonts w:ascii="Times New Roman" w:hAnsi="Times New Roman" w:cs="Times New Roman"/>
          <w:sz w:val="24"/>
          <w:szCs w:val="24"/>
          <w:shd w:val="clear" w:color="auto" w:fill="FFFFFF"/>
        </w:rPr>
        <w:t xml:space="preserve"> </w:t>
      </w:r>
      <w:hyperlink r:id="rId52" w:history="1">
        <w:r w:rsidRPr="003D50EE">
          <w:rPr>
            <w:rStyle w:val="Hyperlink"/>
          </w:rPr>
          <w:t>https://en.wikipedia.org/wiki/FASTQ_format</w:t>
        </w:r>
      </w:hyperlink>
    </w:p>
    <w:p w14:paraId="74874C29" w14:textId="6260E845" w:rsidR="007210FA" w:rsidRDefault="007210FA" w:rsidP="00A35910">
      <w:pPr>
        <w:pStyle w:val="ListParagraph"/>
        <w:spacing w:before="100" w:beforeAutospacing="1" w:after="0" w:line="360" w:lineRule="auto"/>
        <w:ind w:left="1260" w:hanging="540"/>
        <w:rPr>
          <w:rFonts w:ascii="Times New Roman" w:hAnsi="Times New Roman" w:cs="Times New Roman"/>
          <w:b/>
          <w:sz w:val="24"/>
          <w:szCs w:val="24"/>
        </w:rPr>
      </w:pPr>
    </w:p>
    <w:p w14:paraId="3ABB80A0" w14:textId="77777777" w:rsidR="007210FA" w:rsidRDefault="007210FA" w:rsidP="00A35910">
      <w:pPr>
        <w:pStyle w:val="ListParagraph"/>
        <w:spacing w:before="100" w:beforeAutospacing="1" w:after="0" w:line="360" w:lineRule="auto"/>
        <w:ind w:left="1260" w:hanging="540"/>
        <w:rPr>
          <w:rFonts w:ascii="Times New Roman" w:hAnsi="Times New Roman" w:cs="Times New Roman"/>
          <w:b/>
          <w:sz w:val="24"/>
          <w:szCs w:val="24"/>
        </w:rPr>
      </w:pPr>
    </w:p>
    <w:p w14:paraId="218A1FAF" w14:textId="4A0CC393" w:rsidR="00A35910" w:rsidRPr="00A35910" w:rsidRDefault="00A35910" w:rsidP="00A35910">
      <w:pPr>
        <w:pStyle w:val="ListParagraph"/>
        <w:spacing w:before="100" w:beforeAutospacing="1" w:after="0" w:line="360" w:lineRule="auto"/>
        <w:ind w:left="1260" w:hanging="540"/>
        <w:rPr>
          <w:rFonts w:ascii="Times New Roman" w:hAnsi="Times New Roman" w:cs="Times New Roman"/>
          <w:b/>
          <w:sz w:val="24"/>
          <w:szCs w:val="24"/>
        </w:rPr>
      </w:pPr>
      <w:r w:rsidRPr="00A35910">
        <w:rPr>
          <w:rFonts w:ascii="Times New Roman" w:hAnsi="Times New Roman" w:cs="Times New Roman"/>
          <w:b/>
          <w:sz w:val="24"/>
          <w:szCs w:val="24"/>
        </w:rPr>
        <w:t>Example</w:t>
      </w:r>
      <w:r w:rsidR="007210FA">
        <w:rPr>
          <w:rFonts w:ascii="Times New Roman" w:hAnsi="Times New Roman" w:cs="Times New Roman"/>
          <w:b/>
          <w:sz w:val="24"/>
          <w:szCs w:val="24"/>
        </w:rPr>
        <w:t>:</w:t>
      </w:r>
    </w:p>
    <w:p w14:paraId="4AEE457B" w14:textId="77777777" w:rsidR="00A35910" w:rsidRDefault="00A35910" w:rsidP="00A35910">
      <w:pPr>
        <w:pStyle w:val="ListParagraph"/>
        <w:spacing w:before="100" w:beforeAutospacing="1" w:after="0" w:line="360" w:lineRule="auto"/>
        <w:ind w:left="1260"/>
        <w:rPr>
          <w:rFonts w:ascii="Times New Roman" w:hAnsi="Times New Roman" w:cs="Times New Roman"/>
          <w:sz w:val="24"/>
          <w:szCs w:val="24"/>
        </w:rPr>
      </w:pPr>
      <w:r>
        <w:rPr>
          <w:rFonts w:ascii="Times New Roman" w:hAnsi="Times New Roman" w:cs="Times New Roman"/>
          <w:sz w:val="24"/>
          <w:szCs w:val="24"/>
        </w:rPr>
        <w:t>Test datasets can be found here:</w:t>
      </w:r>
    </w:p>
    <w:p w14:paraId="31EC4F69" w14:textId="77777777" w:rsidR="00A35910" w:rsidRDefault="00A35910" w:rsidP="00A35910">
      <w:pPr>
        <w:pStyle w:val="ListParagraph"/>
        <w:numPr>
          <w:ilvl w:val="0"/>
          <w:numId w:val="30"/>
        </w:numPr>
        <w:spacing w:before="100" w:beforeAutospacing="1" w:after="0" w:line="360" w:lineRule="auto"/>
        <w:rPr>
          <w:rFonts w:ascii="Segoe UI" w:hAnsi="Segoe UI" w:cs="Segoe UI"/>
          <w:color w:val="24292E"/>
          <w:shd w:val="clear" w:color="auto" w:fill="FFFFFF"/>
        </w:rPr>
      </w:pPr>
      <w:r w:rsidRPr="002428AA">
        <w:rPr>
          <w:rFonts w:ascii="Segoe UI" w:hAnsi="Segoe UI" w:cs="Segoe UI"/>
          <w:color w:val="000000" w:themeColor="text1"/>
          <w:shd w:val="clear" w:color="auto" w:fill="FFFFFF"/>
        </w:rPr>
        <w:t xml:space="preserve">MiSeq GM12878 in-situ files: </w:t>
      </w:r>
      <w:hyperlink r:id="rId53" w:history="1">
        <w:r w:rsidRPr="003D50EE">
          <w:rPr>
            <w:rStyle w:val="Hyperlink"/>
            <w:rFonts w:ascii="Segoe UI" w:hAnsi="Segoe UI" w:cs="Segoe UI"/>
            <w:shd w:val="clear" w:color="auto" w:fill="FFFFFF"/>
          </w:rPr>
          <w:t>http://sysbio.rnet.missouri.edu/bdm_download/GenomeFlow/MiSeq_GM12878/MiSeq_GM12878_Data/</w:t>
        </w:r>
      </w:hyperlink>
    </w:p>
    <w:p w14:paraId="51AF2CCF" w14:textId="77777777" w:rsidR="00A35910"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2428AA">
        <w:rPr>
          <w:rFonts w:ascii="Times New Roman" w:hAnsi="Times New Roman" w:cs="Times New Roman"/>
          <w:color w:val="000000" w:themeColor="text1"/>
          <w:shd w:val="clear" w:color="auto" w:fill="FFFFFF"/>
        </w:rPr>
        <w:t>A karyotypically normal human lymphoblastoid cell line</w:t>
      </w:r>
      <w:r>
        <w:rPr>
          <w:rFonts w:ascii="Times New Roman" w:hAnsi="Times New Roman" w:cs="Times New Roman"/>
          <w:color w:val="000000" w:themeColor="text1"/>
          <w:shd w:val="clear" w:color="auto" w:fill="FFFFFF"/>
        </w:rPr>
        <w:t xml:space="preserve"> (</w:t>
      </w: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w:t>
      </w:r>
      <w:r w:rsidRPr="002428AA">
        <w:rPr>
          <w:rFonts w:ascii="Times New Roman" w:hAnsi="Times New Roman" w:cs="Times New Roman"/>
          <w:color w:val="000000" w:themeColor="text1"/>
          <w:shd w:val="clear" w:color="auto" w:fill="FFFFFF"/>
        </w:rPr>
        <w:t xml:space="preserve"> from Aiden et al:</w:t>
      </w:r>
      <w:r w:rsidRPr="002428AA">
        <w:rPr>
          <w:rFonts w:ascii="Times New Roman" w:hAnsi="Times New Roman" w:cs="Times New Roman"/>
          <w:color w:val="000000" w:themeColor="text1"/>
          <w:sz w:val="24"/>
          <w:szCs w:val="24"/>
        </w:rPr>
        <w:t xml:space="preserve"> </w:t>
      </w:r>
      <w:hyperlink r:id="rId54" w:history="1">
        <w:r w:rsidRPr="003D50EE">
          <w:rPr>
            <w:rStyle w:val="Hyperlink"/>
            <w:rFonts w:ascii="Times New Roman" w:hAnsi="Times New Roman" w:cs="Times New Roman"/>
            <w:sz w:val="24"/>
            <w:szCs w:val="24"/>
          </w:rPr>
          <w:t>http://sysbio.rnet.missouri.edu/bdm_download/GenomeFlow/GM06990/GM06990_Data/</w:t>
        </w:r>
      </w:hyperlink>
    </w:p>
    <w:p w14:paraId="01C1D11C" w14:textId="77777777" w:rsidR="00A35910" w:rsidRDefault="00A35910" w:rsidP="00E7316D">
      <w:pPr>
        <w:pStyle w:val="ListParagraph"/>
        <w:spacing w:before="100" w:beforeAutospacing="1" w:after="0" w:line="360" w:lineRule="auto"/>
        <w:ind w:left="1260"/>
        <w:rPr>
          <w:rFonts w:ascii="Times New Roman" w:hAnsi="Times New Roman" w:cs="Times New Roman"/>
          <w:sz w:val="24"/>
          <w:szCs w:val="24"/>
        </w:rPr>
      </w:pPr>
    </w:p>
    <w:p w14:paraId="0E214F2C" w14:textId="77777777" w:rsidR="00E7316D" w:rsidRPr="00847829" w:rsidRDefault="00E7316D" w:rsidP="008B78C0">
      <w:pPr>
        <w:pStyle w:val="Heading3"/>
      </w:pPr>
      <w:bookmarkStart w:id="50" w:name="_Toc506390512"/>
      <w:r w:rsidRPr="00847829">
        <w:t>Output</w:t>
      </w:r>
      <w:bookmarkEnd w:id="50"/>
    </w:p>
    <w:p w14:paraId="2EE70D26" w14:textId="77777777" w:rsidR="00E7316D" w:rsidRDefault="00E7316D" w:rsidP="00E7316D">
      <w:pPr>
        <w:spacing w:before="100" w:beforeAutospacing="1" w:after="0" w:line="360" w:lineRule="auto"/>
        <w:ind w:left="1260"/>
        <w:rPr>
          <w:rFonts w:ascii="Times New Roman" w:hAnsi="Times New Roman" w:cs="Times New Roman"/>
          <w:i/>
          <w:sz w:val="24"/>
          <w:szCs w:val="24"/>
        </w:rPr>
      </w:pPr>
      <w:r w:rsidRPr="00A03372">
        <w:rPr>
          <w:rFonts w:ascii="Times New Roman" w:hAnsi="Times New Roman" w:cs="Times New Roman"/>
          <w:sz w:val="24"/>
          <w:szCs w:val="24"/>
        </w:rPr>
        <w:t>It generates a shell script with name</w:t>
      </w:r>
      <w:r>
        <w:rPr>
          <w:rFonts w:ascii="Times New Roman" w:hAnsi="Times New Roman" w:cs="Times New Roman"/>
          <w:sz w:val="24"/>
          <w:szCs w:val="24"/>
        </w:rPr>
        <w:t xml:space="preserve"> </w:t>
      </w:r>
      <w:r w:rsidRPr="00AC15F8">
        <w:rPr>
          <w:rFonts w:ascii="Times New Roman" w:hAnsi="Times New Roman" w:cs="Times New Roman"/>
          <w:i/>
          <w:sz w:val="24"/>
          <w:szCs w:val="24"/>
        </w:rPr>
        <w:t>HiC-Express.sh</w:t>
      </w:r>
    </w:p>
    <w:p w14:paraId="70F02D30" w14:textId="77777777" w:rsidR="00E7316D" w:rsidRDefault="00E7316D" w:rsidP="008B78C0">
      <w:pPr>
        <w:pStyle w:val="Heading3"/>
      </w:pPr>
      <w:bookmarkStart w:id="51" w:name="_Toc506390513"/>
      <w:r w:rsidRPr="00B05979">
        <w:t xml:space="preserve">Output </w:t>
      </w:r>
      <w:r>
        <w:t xml:space="preserve">of the </w:t>
      </w:r>
      <w:r w:rsidRPr="00B05979">
        <w:t>script:</w:t>
      </w:r>
      <w:bookmarkEnd w:id="51"/>
    </w:p>
    <w:p w14:paraId="49028818" w14:textId="403FA07F" w:rsidR="00E7316D" w:rsidRDefault="00DC490F" w:rsidP="00E7316D">
      <w:pPr>
        <w:spacing w:before="100" w:beforeAutospacing="1" w:after="0" w:line="360" w:lineRule="auto"/>
        <w:ind w:left="1260"/>
        <w:rPr>
          <w:rFonts w:ascii="Times New Roman" w:hAnsi="Times New Roman" w:cs="Times New Roman"/>
          <w:color w:val="000000" w:themeColor="text1"/>
          <w:sz w:val="24"/>
          <w:szCs w:val="24"/>
        </w:rPr>
      </w:pPr>
      <w:r>
        <w:rPr>
          <w:rFonts w:ascii="Times New Roman" w:hAnsi="Times New Roman" w:cs="Times New Roman"/>
          <w:sz w:val="24"/>
          <w:szCs w:val="24"/>
        </w:rPr>
        <w:t>A</w:t>
      </w:r>
      <w:r w:rsidR="00642589">
        <w:rPr>
          <w:rFonts w:ascii="Times New Roman" w:hAnsi="Times New Roman" w:cs="Times New Roman"/>
          <w:sz w:val="24"/>
          <w:szCs w:val="24"/>
        </w:rPr>
        <w:t>n input</w:t>
      </w:r>
      <w:r>
        <w:rPr>
          <w:rFonts w:ascii="Times New Roman" w:hAnsi="Times New Roman" w:cs="Times New Roman"/>
          <w:sz w:val="24"/>
          <w:szCs w:val="24"/>
        </w:rPr>
        <w:t xml:space="preserve"> M</w:t>
      </w:r>
      <w:r w:rsidR="00642589">
        <w:rPr>
          <w:rFonts w:ascii="Times New Roman" w:hAnsi="Times New Roman" w:cs="Times New Roman"/>
          <w:sz w:val="24"/>
          <w:szCs w:val="24"/>
        </w:rPr>
        <w:t xml:space="preserve">edium </w:t>
      </w:r>
      <w:r w:rsidR="00E7316D">
        <w:rPr>
          <w:rFonts w:ascii="Times New Roman" w:hAnsi="Times New Roman" w:cs="Times New Roman"/>
          <w:sz w:val="24"/>
          <w:szCs w:val="24"/>
        </w:rPr>
        <w:t>file format with 11 columns that can be used to create a .</w:t>
      </w:r>
      <w:r w:rsidR="00E7316D" w:rsidRPr="00C3745B">
        <w:rPr>
          <w:rFonts w:ascii="Times New Roman" w:hAnsi="Times New Roman" w:cs="Times New Roman"/>
          <w:i/>
          <w:sz w:val="24"/>
          <w:szCs w:val="24"/>
        </w:rPr>
        <w:t>hic</w:t>
      </w:r>
      <w:r w:rsidR="00E7316D">
        <w:rPr>
          <w:rFonts w:ascii="Times New Roman" w:hAnsi="Times New Roman" w:cs="Times New Roman"/>
          <w:sz w:val="24"/>
          <w:szCs w:val="24"/>
        </w:rPr>
        <w:t xml:space="preserve"> file This file format is explained in </w:t>
      </w:r>
      <w:r w:rsidR="00E7316D" w:rsidRPr="00C75546">
        <w:rPr>
          <w:rFonts w:ascii="Times New Roman" w:hAnsi="Times New Roman" w:cs="Times New Roman"/>
          <w:color w:val="000000" w:themeColor="text1"/>
          <w:sz w:val="24"/>
          <w:szCs w:val="24"/>
        </w:rPr>
        <w:t>details here</w:t>
      </w:r>
      <w:r w:rsidR="00C75546">
        <w:rPr>
          <w:rFonts w:ascii="Times New Roman" w:hAnsi="Times New Roman" w:cs="Times New Roman"/>
          <w:color w:val="000000" w:themeColor="text1"/>
          <w:sz w:val="24"/>
          <w:szCs w:val="24"/>
        </w:rPr>
        <w:t xml:space="preserve">: </w:t>
      </w:r>
      <w:hyperlink w:anchor="MediumFormat" w:history="1">
        <w:r w:rsidR="00C75546" w:rsidRPr="00C75546">
          <w:rPr>
            <w:rStyle w:val="Hyperlink"/>
            <w:rFonts w:ascii="Times New Roman" w:hAnsi="Times New Roman" w:cs="Times New Roman"/>
            <w:sz w:val="24"/>
            <w:szCs w:val="24"/>
          </w:rPr>
          <w:t>HiC Input Medium File Format</w:t>
        </w:r>
      </w:hyperlink>
    </w:p>
    <w:p w14:paraId="4491093F" w14:textId="140C08A1" w:rsidR="006149B1" w:rsidRDefault="006149B1" w:rsidP="006149B1">
      <w:pPr>
        <w:spacing w:before="100" w:beforeAutospacing="1" w:after="0" w:line="360" w:lineRule="auto"/>
        <w:ind w:left="1260"/>
        <w:rPr>
          <w:rFonts w:ascii="Times New Roman" w:hAnsi="Times New Roman" w:cs="Times New Roman"/>
          <w:b/>
          <w:color w:val="000000" w:themeColor="text1"/>
          <w:sz w:val="24"/>
          <w:szCs w:val="24"/>
        </w:rPr>
      </w:pPr>
      <w:r w:rsidRPr="00007B5F">
        <w:rPr>
          <w:rFonts w:ascii="Times New Roman" w:hAnsi="Times New Roman" w:cs="Times New Roman"/>
          <w:b/>
          <w:color w:val="000000" w:themeColor="text1"/>
          <w:sz w:val="24"/>
          <w:szCs w:val="24"/>
        </w:rPr>
        <w:t>Example:</w:t>
      </w:r>
    </w:p>
    <w:p w14:paraId="0B1C7F78" w14:textId="44818857" w:rsidR="006149B1" w:rsidRDefault="006149B1" w:rsidP="006149B1">
      <w:pPr>
        <w:pStyle w:val="ListParagraph"/>
        <w:spacing w:before="100" w:beforeAutospacing="1" w:after="0" w:line="360" w:lineRule="auto"/>
        <w:ind w:left="1260"/>
        <w:rPr>
          <w:rFonts w:ascii="Segoe UI" w:hAnsi="Segoe UI" w:cs="Segoe UI"/>
          <w:color w:val="000000" w:themeColor="text1"/>
          <w:shd w:val="clear" w:color="auto" w:fill="FFFFFF"/>
        </w:rPr>
      </w:pPr>
      <w:r>
        <w:rPr>
          <w:rFonts w:ascii="Segoe UI" w:hAnsi="Segoe UI" w:cs="Segoe UI"/>
          <w:color w:val="000000" w:themeColor="text1"/>
          <w:shd w:val="clear" w:color="auto" w:fill="FFFFFF"/>
        </w:rPr>
        <w:lastRenderedPageBreak/>
        <w:t>The generated input medium file format file for the input  test datasets can be downloaded from the link below:</w:t>
      </w:r>
    </w:p>
    <w:p w14:paraId="5F52E04E" w14:textId="77777777" w:rsidR="006149B1" w:rsidRDefault="006149B1" w:rsidP="006149B1">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r w:rsidRPr="002428AA">
        <w:rPr>
          <w:rFonts w:ascii="Segoe UI" w:hAnsi="Segoe UI" w:cs="Segoe UI"/>
          <w:color w:val="000000" w:themeColor="text1"/>
          <w:shd w:val="clear" w:color="auto" w:fill="FFFFFF"/>
        </w:rPr>
        <w:t>MiSeq GM12878 in-situ files:</w:t>
      </w:r>
    </w:p>
    <w:p w14:paraId="0973F5A5"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Pr>
          <w:rFonts w:ascii="Segoe UI" w:hAnsi="Segoe UI" w:cs="Segoe UI"/>
          <w:color w:val="000000" w:themeColor="text1"/>
          <w:shd w:val="clear" w:color="auto" w:fill="FFFFFF"/>
        </w:rPr>
        <w:t xml:space="preserve">Bowtie2: </w:t>
      </w:r>
      <w:hyperlink r:id="rId55" w:history="1">
        <w:r w:rsidRPr="003D50EE">
          <w:rPr>
            <w:rStyle w:val="Hyperlink"/>
            <w:rFonts w:ascii="Segoe UI" w:hAnsi="Segoe UI" w:cs="Segoe UI"/>
            <w:shd w:val="clear" w:color="auto" w:fill="FFFFFF"/>
          </w:rPr>
          <w:t>http://sysbio.rnet.missouri.edu/bdm_download/GenomeFlow/MiSeq_GM12878/GenomeFlow_Miseq_formatted.bowtie2.input</w:t>
        </w:r>
      </w:hyperlink>
    </w:p>
    <w:p w14:paraId="40A35E3C" w14:textId="77777777" w:rsidR="006149B1" w:rsidRDefault="006149B1" w:rsidP="006149B1">
      <w:pPr>
        <w:pStyle w:val="ListParagraph"/>
        <w:spacing w:before="100" w:beforeAutospacing="1" w:after="0" w:line="360" w:lineRule="auto"/>
        <w:ind w:left="2700"/>
        <w:rPr>
          <w:rFonts w:ascii="Segoe UI" w:hAnsi="Segoe UI" w:cs="Segoe UI"/>
          <w:color w:val="000000" w:themeColor="text1"/>
          <w:shd w:val="clear" w:color="auto" w:fill="FFFFFF"/>
        </w:rPr>
      </w:pPr>
    </w:p>
    <w:p w14:paraId="5662EC7A"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1A6B02">
        <w:rPr>
          <w:rFonts w:ascii="Segoe UI" w:hAnsi="Segoe UI" w:cs="Segoe UI"/>
          <w:color w:val="000000" w:themeColor="text1"/>
          <w:shd w:val="clear" w:color="auto" w:fill="FFFFFF"/>
        </w:rPr>
        <w:t>Bwa:</w:t>
      </w:r>
    </w:p>
    <w:p w14:paraId="2C16E581" w14:textId="77777777" w:rsidR="006149B1" w:rsidRPr="00B61C43" w:rsidRDefault="006149B1" w:rsidP="006149B1">
      <w:pPr>
        <w:pStyle w:val="ListParagraph"/>
        <w:rPr>
          <w:rFonts w:ascii="Segoe UI" w:hAnsi="Segoe UI" w:cs="Segoe UI"/>
          <w:color w:val="000000" w:themeColor="text1"/>
          <w:shd w:val="clear" w:color="auto" w:fill="FFFFFF"/>
        </w:rPr>
      </w:pPr>
    </w:p>
    <w:p w14:paraId="056F4FE5" w14:textId="77777777" w:rsidR="006149B1" w:rsidRDefault="00331CC2" w:rsidP="006149B1">
      <w:pPr>
        <w:pStyle w:val="ListParagraph"/>
        <w:spacing w:before="100" w:beforeAutospacing="1" w:after="0" w:line="360" w:lineRule="auto"/>
        <w:ind w:left="2700"/>
        <w:rPr>
          <w:rFonts w:ascii="Segoe UI" w:hAnsi="Segoe UI" w:cs="Segoe UI"/>
          <w:color w:val="000000" w:themeColor="text1"/>
          <w:shd w:val="clear" w:color="auto" w:fill="FFFFFF"/>
        </w:rPr>
      </w:pPr>
      <w:hyperlink r:id="rId56" w:history="1">
        <w:r w:rsidR="006149B1" w:rsidRPr="003D50EE">
          <w:rPr>
            <w:rStyle w:val="Hyperlink"/>
            <w:rFonts w:ascii="Segoe UI" w:hAnsi="Segoe UI" w:cs="Segoe UI"/>
            <w:shd w:val="clear" w:color="auto" w:fill="FFFFFF"/>
          </w:rPr>
          <w:t>http://sysbio.rnet.missouri.edu/bdm_download/GenomeFlow/MiSeq_GM12878/GenomeFlow_Miseq_formatted.bwa.input</w:t>
        </w:r>
      </w:hyperlink>
    </w:p>
    <w:p w14:paraId="1A58C95A" w14:textId="77777777" w:rsidR="006149B1" w:rsidRDefault="006149B1" w:rsidP="006149B1">
      <w:pPr>
        <w:pStyle w:val="ListParagraph"/>
        <w:spacing w:before="100" w:beforeAutospacing="1" w:after="0" w:line="360" w:lineRule="auto"/>
        <w:ind w:left="2700"/>
        <w:rPr>
          <w:rFonts w:ascii="Segoe UI" w:hAnsi="Segoe UI" w:cs="Segoe UI"/>
          <w:color w:val="000000" w:themeColor="text1"/>
          <w:shd w:val="clear" w:color="auto" w:fill="FFFFFF"/>
        </w:rPr>
      </w:pPr>
    </w:p>
    <w:p w14:paraId="5B314E45" w14:textId="77777777" w:rsidR="006149B1" w:rsidRPr="00A403CE" w:rsidRDefault="006149B1" w:rsidP="006149B1">
      <w:pPr>
        <w:pStyle w:val="ListParagraph"/>
        <w:numPr>
          <w:ilvl w:val="0"/>
          <w:numId w:val="31"/>
        </w:numPr>
        <w:spacing w:before="100" w:beforeAutospacing="1" w:after="0" w:line="360" w:lineRule="auto"/>
        <w:rPr>
          <w:rFonts w:ascii="Segoe UI" w:hAnsi="Segoe UI" w:cs="Segoe UI"/>
          <w:color w:val="000000" w:themeColor="text1"/>
          <w:shd w:val="clear" w:color="auto" w:fill="FFFFFF"/>
        </w:rPr>
      </w:pPr>
      <w:bookmarkStart w:id="52" w:name="OLE_LINK23"/>
      <w:bookmarkStart w:id="53" w:name="OLE_LINK24"/>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0D949F56"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19B159CC" w14:textId="77777777" w:rsidR="006149B1" w:rsidRDefault="00331CC2" w:rsidP="006149B1">
      <w:pPr>
        <w:pStyle w:val="ListParagraph"/>
        <w:spacing w:before="100" w:beforeAutospacing="1" w:after="0" w:line="360" w:lineRule="auto"/>
        <w:ind w:left="2700"/>
        <w:rPr>
          <w:rFonts w:ascii="Segoe UI" w:hAnsi="Segoe UI" w:cs="Segoe UI"/>
          <w:color w:val="000000" w:themeColor="text1"/>
          <w:shd w:val="clear" w:color="auto" w:fill="FFFFFF"/>
        </w:rPr>
      </w:pPr>
      <w:hyperlink r:id="rId57" w:history="1">
        <w:r w:rsidR="006149B1" w:rsidRPr="003D50EE">
          <w:rPr>
            <w:rStyle w:val="Hyperlink"/>
            <w:rFonts w:ascii="Segoe UI" w:hAnsi="Segoe UI" w:cs="Segoe UI"/>
            <w:shd w:val="clear" w:color="auto" w:fill="FFFFFF"/>
          </w:rPr>
          <w:t>http://sysbio.rnet.missouri.edu/bdm_download/GenomeFlow/GM06990/GenomeFlow_formatted.bowtie2.input</w:t>
        </w:r>
      </w:hyperlink>
    </w:p>
    <w:p w14:paraId="43CE9963" w14:textId="77777777" w:rsidR="006149B1" w:rsidRDefault="006149B1" w:rsidP="006149B1">
      <w:pPr>
        <w:pStyle w:val="ListParagraph"/>
        <w:numPr>
          <w:ilvl w:val="1"/>
          <w:numId w:val="31"/>
        </w:numPr>
        <w:spacing w:before="100" w:beforeAutospacing="1" w:after="0" w:line="360" w:lineRule="auto"/>
        <w:rPr>
          <w:rFonts w:ascii="Segoe UI" w:hAnsi="Segoe UI" w:cs="Segoe UI"/>
          <w:color w:val="000000" w:themeColor="text1"/>
          <w:shd w:val="clear" w:color="auto" w:fill="FFFFFF"/>
        </w:rPr>
      </w:pPr>
      <w:r w:rsidRPr="00C458C9">
        <w:rPr>
          <w:rFonts w:ascii="Segoe UI" w:hAnsi="Segoe UI" w:cs="Segoe UI"/>
          <w:color w:val="000000" w:themeColor="text1"/>
          <w:shd w:val="clear" w:color="auto" w:fill="FFFFFF"/>
        </w:rPr>
        <w:t xml:space="preserve">Bwa: </w:t>
      </w:r>
      <w:hyperlink r:id="rId58" w:history="1">
        <w:r w:rsidRPr="003D50EE">
          <w:rPr>
            <w:rStyle w:val="Hyperlink"/>
            <w:rFonts w:ascii="Segoe UI" w:hAnsi="Segoe UI" w:cs="Segoe UI"/>
            <w:shd w:val="clear" w:color="auto" w:fill="FFFFFF"/>
          </w:rPr>
          <w:t>http://sysbio.rnet.missouri.edu/bdm_download/GenomeFlow/GM06990/GenomeFlow_formatted.bwa.input</w:t>
        </w:r>
      </w:hyperlink>
    </w:p>
    <w:bookmarkEnd w:id="52"/>
    <w:bookmarkEnd w:id="53"/>
    <w:p w14:paraId="5B157189" w14:textId="77777777" w:rsidR="0048484C" w:rsidRPr="00C3745B" w:rsidRDefault="0048484C" w:rsidP="00E7316D">
      <w:pPr>
        <w:spacing w:before="100" w:beforeAutospacing="1" w:after="0" w:line="360" w:lineRule="auto"/>
        <w:ind w:left="1260"/>
        <w:rPr>
          <w:rFonts w:ascii="Times New Roman" w:hAnsi="Times New Roman" w:cs="Times New Roman"/>
          <w:sz w:val="24"/>
          <w:szCs w:val="24"/>
        </w:rPr>
      </w:pPr>
    </w:p>
    <w:p w14:paraId="012BCBBA" w14:textId="77777777" w:rsidR="00E7316D" w:rsidRPr="00847829" w:rsidRDefault="00E7316D" w:rsidP="008B78C0">
      <w:pPr>
        <w:pStyle w:val="Heading3"/>
      </w:pPr>
      <w:bookmarkStart w:id="54" w:name="_Toc506390514"/>
      <w:r w:rsidRPr="00847829">
        <w:t>Running</w:t>
      </w:r>
      <w:bookmarkEnd w:id="54"/>
    </w:p>
    <w:p w14:paraId="08334B3B" w14:textId="77777777" w:rsidR="00E7316D" w:rsidRDefault="00E7316D" w:rsidP="00E7316D">
      <w:pPr>
        <w:pStyle w:val="ListParagraph"/>
        <w:numPr>
          <w:ilvl w:val="0"/>
          <w:numId w:val="27"/>
        </w:numPr>
        <w:ind w:left="1620"/>
        <w:rPr>
          <w:rFonts w:ascii="Times New Roman" w:hAnsi="Times New Roman" w:cs="Times New Roman"/>
          <w:sz w:val="24"/>
          <w:szCs w:val="24"/>
        </w:rPr>
      </w:pPr>
      <w:r w:rsidRPr="00365E54">
        <w:rPr>
          <w:rFonts w:ascii="Times New Roman" w:hAnsi="Times New Roman" w:cs="Times New Roman"/>
          <w:sz w:val="24"/>
          <w:szCs w:val="24"/>
        </w:rPr>
        <w:t>Access the function from the menu toolbar: 1D-Functions/</w:t>
      </w:r>
      <w:r>
        <w:rPr>
          <w:rFonts w:ascii="Times New Roman" w:hAnsi="Times New Roman" w:cs="Times New Roman"/>
          <w:sz w:val="24"/>
          <w:szCs w:val="24"/>
        </w:rPr>
        <w:t>HiC-Express</w:t>
      </w:r>
    </w:p>
    <w:p w14:paraId="3D6357E2" w14:textId="77777777" w:rsidR="00EC7E0A"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5E7F4C">
        <w:rPr>
          <w:rFonts w:ascii="Times New Roman" w:hAnsi="Times New Roman" w:cs="Times New Roman"/>
          <w:sz w:val="24"/>
          <w:szCs w:val="24"/>
        </w:rPr>
        <w:t xml:space="preserve">Generate a script called </w:t>
      </w:r>
      <w:r w:rsidRPr="005E7F4C">
        <w:rPr>
          <w:rFonts w:ascii="Times New Roman" w:hAnsi="Times New Roman" w:cs="Times New Roman"/>
          <w:i/>
          <w:sz w:val="24"/>
          <w:szCs w:val="24"/>
        </w:rPr>
        <w:t>HiC-Express.sh</w:t>
      </w:r>
      <w:r w:rsidR="00EC7E0A" w:rsidRPr="00EC7E0A">
        <w:rPr>
          <w:rFonts w:ascii="Times New Roman" w:hAnsi="Times New Roman" w:cs="Times New Roman"/>
          <w:sz w:val="24"/>
          <w:szCs w:val="24"/>
        </w:rPr>
        <w:t xml:space="preserve"> </w:t>
      </w:r>
    </w:p>
    <w:p w14:paraId="35D26359" w14:textId="477673E6" w:rsidR="00EC7E0A" w:rsidRPr="00EC7E0A"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EC7E0A">
        <w:rPr>
          <w:rFonts w:ascii="Times New Roman" w:hAnsi="Times New Roman" w:cs="Times New Roman"/>
          <w:sz w:val="24"/>
          <w:szCs w:val="24"/>
        </w:rPr>
        <w:t>Open a Unix Terminal</w:t>
      </w:r>
    </w:p>
    <w:p w14:paraId="699F3BBF" w14:textId="07613BE7" w:rsidR="00E7316D" w:rsidRPr="00F60770"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Pr>
          <w:rFonts w:ascii="Times New Roman" w:hAnsi="Times New Roman" w:cs="Times New Roman"/>
          <w:sz w:val="24"/>
          <w:szCs w:val="24"/>
        </w:rPr>
        <w:t>Execute</w:t>
      </w:r>
      <w:r w:rsidRPr="00F60770">
        <w:rPr>
          <w:rFonts w:ascii="Times New Roman" w:hAnsi="Times New Roman" w:cs="Times New Roman"/>
          <w:sz w:val="24"/>
          <w:szCs w:val="24"/>
        </w:rPr>
        <w:t xml:space="preserve"> </w:t>
      </w:r>
      <w:r w:rsidRPr="005E7F4C">
        <w:rPr>
          <w:rFonts w:ascii="Times New Roman" w:hAnsi="Times New Roman" w:cs="Times New Roman"/>
          <w:i/>
          <w:sz w:val="24"/>
          <w:szCs w:val="24"/>
        </w:rPr>
        <w:t>HiC-Express.sh</w:t>
      </w:r>
      <w:r w:rsidRPr="00F60770">
        <w:rPr>
          <w:rFonts w:ascii="Times New Roman" w:hAnsi="Times New Roman" w:cs="Times New Roman"/>
          <w:sz w:val="24"/>
          <w:szCs w:val="24"/>
        </w:rPr>
        <w:t xml:space="preserve"> in a Unix Terminal</w:t>
      </w:r>
      <w:r w:rsidR="00EA772A">
        <w:rPr>
          <w:rFonts w:ascii="Times New Roman" w:hAnsi="Times New Roman" w:cs="Times New Roman"/>
          <w:sz w:val="24"/>
          <w:szCs w:val="24"/>
        </w:rPr>
        <w:t>.</w:t>
      </w:r>
    </w:p>
    <w:p w14:paraId="1CC3EF89" w14:textId="77777777" w:rsidR="00E7316D" w:rsidRDefault="00E7316D" w:rsidP="00E7316D">
      <w:pPr>
        <w:jc w:val="center"/>
        <w:rPr>
          <w:rFonts w:ascii="Times New Roman" w:hAnsi="Times New Roman" w:cs="Times New Roman"/>
          <w:b/>
          <w:sz w:val="24"/>
          <w:szCs w:val="24"/>
        </w:rPr>
      </w:pPr>
      <w:r>
        <w:rPr>
          <w:noProof/>
        </w:rPr>
        <w:lastRenderedPageBreak/>
        <w:drawing>
          <wp:inline distT="0" distB="0" distL="0" distR="0" wp14:anchorId="48F8CFED" wp14:editId="0C4D83D4">
            <wp:extent cx="5943600" cy="3456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456940"/>
                    </a:xfrm>
                    <a:prstGeom prst="rect">
                      <a:avLst/>
                    </a:prstGeom>
                  </pic:spPr>
                </pic:pic>
              </a:graphicData>
            </a:graphic>
          </wp:inline>
        </w:drawing>
      </w:r>
    </w:p>
    <w:p w14:paraId="23C90E2C" w14:textId="639C7546" w:rsidR="00E7316D" w:rsidRDefault="00E7316D" w:rsidP="008B139E">
      <w:pPr>
        <w:pStyle w:val="Figures"/>
      </w:pPr>
      <w:bookmarkStart w:id="55" w:name="_Toc506389393"/>
      <w:r>
        <w:t>Figure 5: HiC-Express</w:t>
      </w:r>
      <w:bookmarkEnd w:id="55"/>
    </w:p>
    <w:p w14:paraId="044BDE31" w14:textId="77777777" w:rsidR="0094343A"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847829" w14:paraId="04F371C4" w14:textId="77777777" w:rsidTr="001F57D5">
        <w:tc>
          <w:tcPr>
            <w:tcW w:w="1705" w:type="dxa"/>
          </w:tcPr>
          <w:p w14:paraId="733178AF"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Field</w:t>
            </w:r>
          </w:p>
        </w:tc>
        <w:tc>
          <w:tcPr>
            <w:tcW w:w="6210" w:type="dxa"/>
          </w:tcPr>
          <w:p w14:paraId="4BEFD573"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Description</w:t>
            </w:r>
          </w:p>
        </w:tc>
        <w:tc>
          <w:tcPr>
            <w:tcW w:w="1435" w:type="dxa"/>
          </w:tcPr>
          <w:p w14:paraId="4ADC6AA1" w14:textId="77777777" w:rsidR="00E7316D" w:rsidRPr="00847829" w:rsidRDefault="00E7316D" w:rsidP="00E7316D">
            <w:pPr>
              <w:spacing w:before="100" w:beforeAutospacing="1" w:line="360" w:lineRule="auto"/>
              <w:jc w:val="center"/>
              <w:rPr>
                <w:rFonts w:ascii="Times New Roman" w:hAnsi="Times New Roman" w:cs="Times New Roman"/>
                <w:b/>
                <w:sz w:val="24"/>
                <w:szCs w:val="24"/>
              </w:rPr>
            </w:pPr>
            <w:r w:rsidRPr="00847829">
              <w:rPr>
                <w:rFonts w:ascii="Times New Roman" w:hAnsi="Times New Roman" w:cs="Times New Roman"/>
                <w:b/>
                <w:sz w:val="24"/>
                <w:szCs w:val="24"/>
              </w:rPr>
              <w:t>Default</w:t>
            </w:r>
          </w:p>
        </w:tc>
      </w:tr>
      <w:tr w:rsidR="00E7316D" w:rsidRPr="00847829" w14:paraId="36D8E4F7" w14:textId="77777777" w:rsidTr="001F57D5">
        <w:tc>
          <w:tcPr>
            <w:tcW w:w="1705" w:type="dxa"/>
          </w:tcPr>
          <w:p w14:paraId="0A60266D"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Created Index Directory</w:t>
            </w:r>
          </w:p>
        </w:tc>
        <w:tc>
          <w:tcPr>
            <w:tcW w:w="6210" w:type="dxa"/>
          </w:tcPr>
          <w:p w14:paraId="25AEDC3F"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path to the index created using bwa or bowtie2</w:t>
            </w:r>
          </w:p>
          <w:p w14:paraId="40441CA7" w14:textId="77777777" w:rsidR="00E7316D" w:rsidRPr="0084782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5604AA9" w14:textId="77777777" w:rsidTr="001F57D5">
        <w:tc>
          <w:tcPr>
            <w:tcW w:w="1705" w:type="dxa"/>
          </w:tcPr>
          <w:p w14:paraId="39D496AC"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Output Directory</w:t>
            </w:r>
          </w:p>
        </w:tc>
        <w:tc>
          <w:tcPr>
            <w:tcW w:w="6210" w:type="dxa"/>
          </w:tcPr>
          <w:p w14:paraId="2BA50E24"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The output directory path</w:t>
            </w:r>
            <w:r>
              <w:rPr>
                <w:rFonts w:ascii="Times New Roman" w:hAnsi="Times New Roman" w:cs="Times New Roman"/>
                <w:sz w:val="24"/>
                <w:szCs w:val="24"/>
              </w:rPr>
              <w:t xml:space="preserve"> to output the script</w:t>
            </w:r>
          </w:p>
        </w:tc>
        <w:tc>
          <w:tcPr>
            <w:tcW w:w="1435" w:type="dxa"/>
          </w:tcPr>
          <w:p w14:paraId="761C43C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267F9D31" w14:textId="77777777" w:rsidTr="001F57D5">
        <w:tc>
          <w:tcPr>
            <w:tcW w:w="1705" w:type="dxa"/>
          </w:tcPr>
          <w:p w14:paraId="4A1CFF8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Read-1(.fastq)</w:t>
            </w:r>
          </w:p>
        </w:tc>
        <w:tc>
          <w:tcPr>
            <w:tcW w:w="6210" w:type="dxa"/>
          </w:tcPr>
          <w:p w14:paraId="55829DA0"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1, or file for a single read e.g </w:t>
            </w:r>
            <w:r w:rsidRPr="00257217">
              <w:rPr>
                <w:rFonts w:ascii="Times New Roman" w:hAnsi="Times New Roman" w:cs="Times New Roman"/>
                <w:sz w:val="24"/>
                <w:szCs w:val="24"/>
              </w:rPr>
              <w:t>HIC003_S2_L001_R1_001.fastq</w:t>
            </w:r>
          </w:p>
        </w:tc>
        <w:tc>
          <w:tcPr>
            <w:tcW w:w="1435" w:type="dxa"/>
          </w:tcPr>
          <w:p w14:paraId="0EE5F1F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0D2A177B" w14:textId="77777777" w:rsidTr="001F57D5">
        <w:tc>
          <w:tcPr>
            <w:tcW w:w="1705" w:type="dxa"/>
          </w:tcPr>
          <w:p w14:paraId="08BE3732"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Load Read-2(.fastq)</w:t>
            </w:r>
          </w:p>
        </w:tc>
        <w:tc>
          <w:tcPr>
            <w:tcW w:w="6210" w:type="dxa"/>
          </w:tcPr>
          <w:p w14:paraId="04583D34"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The file containing mate 2 e.g </w:t>
            </w:r>
            <w:r w:rsidRPr="00257217">
              <w:rPr>
                <w:rFonts w:ascii="Times New Roman" w:hAnsi="Times New Roman" w:cs="Times New Roman"/>
                <w:sz w:val="24"/>
                <w:szCs w:val="24"/>
              </w:rPr>
              <w:t>HIC003_S2_L001_R2_001.fastq</w:t>
            </w:r>
          </w:p>
        </w:tc>
        <w:tc>
          <w:tcPr>
            <w:tcW w:w="1435" w:type="dxa"/>
          </w:tcPr>
          <w:p w14:paraId="4830A4AB"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E7316D" w:rsidRPr="00847829" w14:paraId="5ED28665" w14:textId="77777777" w:rsidTr="001F57D5">
        <w:tc>
          <w:tcPr>
            <w:tcW w:w="1705" w:type="dxa"/>
          </w:tcPr>
          <w:p w14:paraId="22D3779E"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Is Pair-End Read</w:t>
            </w:r>
          </w:p>
        </w:tc>
        <w:tc>
          <w:tcPr>
            <w:tcW w:w="6210" w:type="dxa"/>
          </w:tcPr>
          <w:p w14:paraId="25A0A923"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Check if the data is a pair end read data</w:t>
            </w:r>
          </w:p>
        </w:tc>
        <w:tc>
          <w:tcPr>
            <w:tcW w:w="1435" w:type="dxa"/>
          </w:tcPr>
          <w:p w14:paraId="1F857B29" w14:textId="77777777" w:rsidR="00E7316D"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E7316D" w:rsidRPr="00847829" w14:paraId="3610860B" w14:textId="77777777" w:rsidTr="001F57D5">
        <w:tc>
          <w:tcPr>
            <w:tcW w:w="1705" w:type="dxa"/>
          </w:tcPr>
          <w:p w14:paraId="4D7ABADD"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Choose tool to use</w:t>
            </w:r>
          </w:p>
        </w:tc>
        <w:tc>
          <w:tcPr>
            <w:tcW w:w="6210" w:type="dxa"/>
          </w:tcPr>
          <w:p w14:paraId="785F98E2" w14:textId="77777777" w:rsidR="00E7316D"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 Two options are made available for indexing. Select</w:t>
            </w:r>
            <w:hyperlink r:id="rId60" w:history="1">
              <w:r w:rsidRPr="00847829">
                <w:rPr>
                  <w:rStyle w:val="Hyperlink"/>
                </w:rPr>
                <w:t xml:space="preserve"> bwa- Burrows-Wheeler alignment</w:t>
              </w:r>
            </w:hyperlink>
            <w:r w:rsidRPr="00847829">
              <w:rPr>
                <w:rFonts w:ascii="Times New Roman" w:hAnsi="Times New Roman" w:cs="Times New Roman"/>
                <w:sz w:val="24"/>
                <w:szCs w:val="24"/>
              </w:rPr>
              <w:t xml:space="preserve"> or </w:t>
            </w:r>
            <w:hyperlink r:id="rId61" w:history="1">
              <w:r w:rsidRPr="00847829">
                <w:rPr>
                  <w:rStyle w:val="Hyperlink"/>
                </w:rPr>
                <w:t>Bowtie2</w:t>
              </w:r>
            </w:hyperlink>
            <w:r w:rsidRPr="00847829">
              <w:rPr>
                <w:rFonts w:ascii="Times New Roman" w:hAnsi="Times New Roman" w:cs="Times New Roman"/>
                <w:sz w:val="24"/>
                <w:szCs w:val="24"/>
              </w:rPr>
              <w:t xml:space="preserve">. </w:t>
            </w:r>
          </w:p>
          <w:p w14:paraId="067905D3"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b/>
                <w:sz w:val="24"/>
                <w:szCs w:val="24"/>
              </w:rPr>
              <w:lastRenderedPageBreak/>
              <w:t>Important</w:t>
            </w:r>
            <w:r>
              <w:rPr>
                <w:rFonts w:ascii="Times New Roman" w:hAnsi="Times New Roman" w:cs="Times New Roman"/>
                <w:sz w:val="24"/>
                <w:szCs w:val="24"/>
              </w:rPr>
              <w:t xml:space="preserve">: Only select the tool which was used to generated the reference genome Index. </w:t>
            </w:r>
            <w:r w:rsidRPr="00B12BBA">
              <w:rPr>
                <w:rFonts w:ascii="Times New Roman" w:hAnsi="Times New Roman" w:cs="Times New Roman"/>
                <w:i/>
                <w:sz w:val="24"/>
                <w:szCs w:val="24"/>
              </w:rPr>
              <w:t>bwa can only be used to Map bwa index, and bowtie2 can only be used to map bowtie2 index</w:t>
            </w:r>
            <w:r>
              <w:rPr>
                <w:rFonts w:ascii="Times New Roman" w:hAnsi="Times New Roman" w:cs="Times New Roman"/>
                <w:sz w:val="24"/>
                <w:szCs w:val="24"/>
              </w:rPr>
              <w:t>.</w:t>
            </w:r>
          </w:p>
        </w:tc>
        <w:tc>
          <w:tcPr>
            <w:tcW w:w="1435" w:type="dxa"/>
          </w:tcPr>
          <w:p w14:paraId="6BE11C8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b</w:t>
            </w:r>
            <w:r w:rsidRPr="00847829">
              <w:rPr>
                <w:rFonts w:ascii="Times New Roman" w:hAnsi="Times New Roman" w:cs="Times New Roman"/>
                <w:sz w:val="24"/>
                <w:szCs w:val="24"/>
              </w:rPr>
              <w:t>wa</w:t>
            </w:r>
          </w:p>
        </w:tc>
      </w:tr>
      <w:tr w:rsidR="00E7316D" w:rsidRPr="00847829" w14:paraId="4A2852C4" w14:textId="77777777" w:rsidTr="001F57D5">
        <w:tc>
          <w:tcPr>
            <w:tcW w:w="1705" w:type="dxa"/>
          </w:tcPr>
          <w:p w14:paraId="32F3188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lastRenderedPageBreak/>
              <w:t>Binary file</w:t>
            </w:r>
          </w:p>
        </w:tc>
        <w:tc>
          <w:tcPr>
            <w:tcW w:w="6210" w:type="dxa"/>
          </w:tcPr>
          <w:p w14:paraId="3301E125"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Browse and select the bin</w:t>
            </w:r>
            <w:r>
              <w:rPr>
                <w:rFonts w:ascii="Times New Roman" w:hAnsi="Times New Roman" w:cs="Times New Roman"/>
                <w:sz w:val="24"/>
                <w:szCs w:val="24"/>
              </w:rPr>
              <w:t>ary file for the chosen tool</w:t>
            </w:r>
          </w:p>
          <w:p w14:paraId="6A270EF2"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BWA: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bwa</w:t>
            </w:r>
            <w:r w:rsidRPr="00DF192D">
              <w:rPr>
                <w:rFonts w:ascii="Times New Roman" w:hAnsi="Times New Roman" w:cs="Times New Roman"/>
                <w:color w:val="0070C0"/>
                <w:sz w:val="24"/>
                <w:szCs w:val="24"/>
              </w:rPr>
              <w:t xml:space="preserve"> </w:t>
            </w:r>
            <w:r>
              <w:rPr>
                <w:rFonts w:ascii="Times New Roman" w:hAnsi="Times New Roman" w:cs="Times New Roman"/>
                <w:sz w:val="24"/>
                <w:szCs w:val="24"/>
              </w:rPr>
              <w:t>binary you compiled from the dependency section</w:t>
            </w:r>
          </w:p>
          <w:p w14:paraId="77755731"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Bowtie2: Select the</w:t>
            </w:r>
            <w:r w:rsidRPr="00DF192D">
              <w:rPr>
                <w:rFonts w:ascii="Times New Roman" w:hAnsi="Times New Roman" w:cs="Times New Roman"/>
                <w:color w:val="0070C0"/>
                <w:sz w:val="24"/>
                <w:szCs w:val="24"/>
              </w:rPr>
              <w:t xml:space="preserve"> </w:t>
            </w:r>
            <w:r w:rsidRPr="00DF192D">
              <w:rPr>
                <w:rFonts w:ascii="Times New Roman" w:hAnsi="Times New Roman" w:cs="Times New Roman"/>
                <w:b/>
                <w:color w:val="0070C0"/>
                <w:sz w:val="24"/>
                <w:szCs w:val="24"/>
              </w:rPr>
              <w:t>bowtie2</w:t>
            </w:r>
            <w:r w:rsidRPr="00DF192D">
              <w:rPr>
                <w:rFonts w:ascii="Times New Roman" w:hAnsi="Times New Roman" w:cs="Times New Roman"/>
                <w:color w:val="0070C0"/>
                <w:sz w:val="24"/>
                <w:szCs w:val="24"/>
              </w:rPr>
              <w:t xml:space="preserve"> </w:t>
            </w:r>
            <w:r w:rsidRPr="00125F92">
              <w:rPr>
                <w:rFonts w:ascii="Times New Roman" w:hAnsi="Times New Roman" w:cs="Times New Roman"/>
                <w:color w:val="000000" w:themeColor="text1"/>
                <w:sz w:val="24"/>
                <w:szCs w:val="24"/>
              </w:rPr>
              <w:t>file</w:t>
            </w:r>
            <w:r>
              <w:rPr>
                <w:rFonts w:ascii="Times New Roman" w:hAnsi="Times New Roman" w:cs="Times New Roman"/>
                <w:color w:val="0070C0"/>
                <w:sz w:val="24"/>
                <w:szCs w:val="24"/>
              </w:rPr>
              <w:t xml:space="preserve"> </w:t>
            </w:r>
            <w:r>
              <w:rPr>
                <w:rFonts w:ascii="Times New Roman" w:hAnsi="Times New Roman" w:cs="Times New Roman"/>
                <w:sz w:val="24"/>
                <w:szCs w:val="24"/>
              </w:rPr>
              <w:t>to align</w:t>
            </w:r>
            <w:r w:rsidRPr="00847829">
              <w:rPr>
                <w:rFonts w:ascii="Times New Roman" w:hAnsi="Times New Roman" w:cs="Times New Roman"/>
                <w:sz w:val="24"/>
                <w:szCs w:val="24"/>
              </w:rPr>
              <w:t xml:space="preserve"> </w:t>
            </w:r>
          </w:p>
        </w:tc>
        <w:tc>
          <w:tcPr>
            <w:tcW w:w="1435" w:type="dxa"/>
          </w:tcPr>
          <w:p w14:paraId="6B9EE79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32DB16CD" w14:textId="77777777" w:rsidTr="001F57D5">
        <w:tc>
          <w:tcPr>
            <w:tcW w:w="1705" w:type="dxa"/>
          </w:tcPr>
          <w:p w14:paraId="07FC163A"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Number of threads</w:t>
            </w:r>
          </w:p>
        </w:tc>
        <w:tc>
          <w:tcPr>
            <w:tcW w:w="6210" w:type="dxa"/>
          </w:tcPr>
          <w:p w14:paraId="6CED6D8F"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Option is Only available for the </w:t>
            </w:r>
            <w:r w:rsidRPr="00847829">
              <w:rPr>
                <w:rFonts w:ascii="Times New Roman" w:hAnsi="Times New Roman" w:cs="Times New Roman"/>
                <w:b/>
                <w:sz w:val="24"/>
                <w:szCs w:val="24"/>
              </w:rPr>
              <w:t>bowtie2-biuild</w:t>
            </w:r>
            <w:r w:rsidRPr="0084782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E7316D" w:rsidRPr="00847829" w14:paraId="25D9DCDD" w14:textId="77777777" w:rsidTr="001F57D5">
        <w:tc>
          <w:tcPr>
            <w:tcW w:w="1705" w:type="dxa"/>
          </w:tcPr>
          <w:p w14:paraId="1A067617" w14:textId="77777777" w:rsidR="00E7316D" w:rsidRPr="00847829"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b</w:t>
            </w:r>
            <w:r w:rsidRPr="00847829">
              <w:rPr>
                <w:rFonts w:ascii="Times New Roman" w:hAnsi="Times New Roman" w:cs="Times New Roman"/>
                <w:sz w:val="24"/>
                <w:szCs w:val="24"/>
              </w:rPr>
              <w:t>inary file</w:t>
            </w:r>
          </w:p>
        </w:tc>
        <w:tc>
          <w:tcPr>
            <w:tcW w:w="6210" w:type="dxa"/>
          </w:tcPr>
          <w:p w14:paraId="04ED0C01" w14:textId="77777777" w:rsidR="00E7316D" w:rsidRPr="002D2B2F" w:rsidRDefault="00331CC2"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62" w:history="1">
              <w:r w:rsidR="00E7316D" w:rsidRPr="002D2B2F">
                <w:rPr>
                  <w:rStyle w:val="Hyperlink"/>
                  <w:color w:val="000000" w:themeColor="text1"/>
                  <w:shd w:val="clear" w:color="auto" w:fill="FFFFFF"/>
                </w:rPr>
                <w:t>SAMtools</w:t>
              </w:r>
            </w:hyperlink>
            <w:r w:rsidR="00E7316D" w:rsidRPr="002D2B2F">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14F225F5" w14:textId="77777777" w:rsidR="00E7316D" w:rsidRPr="00847829" w:rsidRDefault="00E7316D" w:rsidP="00E7316D">
            <w:pPr>
              <w:spacing w:before="100" w:beforeAutospacing="1" w:line="360" w:lineRule="auto"/>
              <w:rPr>
                <w:rFonts w:ascii="Times New Roman" w:hAnsi="Times New Roman" w:cs="Times New Roman"/>
                <w:sz w:val="24"/>
                <w:szCs w:val="24"/>
              </w:rPr>
            </w:pPr>
            <w:r w:rsidRPr="00DF192D">
              <w:rPr>
                <w:rFonts w:ascii="Times New Roman" w:hAnsi="Times New Roman" w:cs="Times New Roman"/>
                <w:sz w:val="24"/>
                <w:szCs w:val="24"/>
              </w:rPr>
              <w:t>Browse and select the</w:t>
            </w:r>
            <w:r w:rsidRPr="00DF192D">
              <w:rPr>
                <w:rFonts w:ascii="Times New Roman" w:hAnsi="Times New Roman" w:cs="Times New Roman"/>
                <w:b/>
                <w:color w:val="0070C0"/>
                <w:sz w:val="24"/>
                <w:szCs w:val="24"/>
              </w:rPr>
              <w:t xml:space="preserve"> samtools</w:t>
            </w:r>
            <w:r w:rsidRPr="00DF192D">
              <w:rPr>
                <w:rFonts w:ascii="Times New Roman" w:hAnsi="Times New Roman" w:cs="Times New Roman"/>
                <w:color w:val="0070C0"/>
                <w:sz w:val="24"/>
                <w:szCs w:val="24"/>
              </w:rPr>
              <w:t xml:space="preserve"> </w:t>
            </w:r>
            <w:r w:rsidRPr="00DF192D">
              <w:rPr>
                <w:rFonts w:ascii="Times New Roman" w:hAnsi="Times New Roman" w:cs="Times New Roman"/>
                <w:sz w:val="24"/>
                <w:szCs w:val="24"/>
              </w:rPr>
              <w:t>binary file</w:t>
            </w:r>
            <w:r>
              <w:rPr>
                <w:rFonts w:ascii="Times New Roman" w:hAnsi="Times New Roman" w:cs="Times New Roman"/>
                <w:sz w:val="24"/>
                <w:szCs w:val="24"/>
              </w:rPr>
              <w:t xml:space="preserve"> </w:t>
            </w:r>
          </w:p>
        </w:tc>
        <w:tc>
          <w:tcPr>
            <w:tcW w:w="1435" w:type="dxa"/>
          </w:tcPr>
          <w:p w14:paraId="28A6E63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NA</w:t>
            </w:r>
          </w:p>
        </w:tc>
      </w:tr>
      <w:tr w:rsidR="00E7316D" w:rsidRPr="00847829" w14:paraId="62BCD9A5" w14:textId="77777777" w:rsidTr="001F57D5">
        <w:tc>
          <w:tcPr>
            <w:tcW w:w="1705" w:type="dxa"/>
          </w:tcPr>
          <w:p w14:paraId="31FAD5D0"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Flag (-F)</w:t>
            </w:r>
          </w:p>
        </w:tc>
        <w:tc>
          <w:tcPr>
            <w:tcW w:w="6210" w:type="dxa"/>
          </w:tcPr>
          <w:p w14:paraId="7EE969FF" w14:textId="77777777" w:rsidR="00E7316D" w:rsidRPr="008B5785" w:rsidRDefault="00E7316D" w:rsidP="00E7316D">
            <w:pPr>
              <w:spacing w:before="100" w:beforeAutospacing="1" w:line="360" w:lineRule="auto"/>
              <w:jc w:val="both"/>
              <w:rPr>
                <w:rFonts w:ascii="Times New Roman" w:hAnsi="Times New Roman" w:cs="Times New Roman"/>
                <w:sz w:val="24"/>
                <w:szCs w:val="24"/>
              </w:rPr>
            </w:pPr>
            <w:r w:rsidRPr="008B5785">
              <w:rPr>
                <w:rStyle w:val="Strong"/>
                <w:rFonts w:ascii="Times New Roman" w:hAnsi="Times New Roman" w:cs="Times New Roman"/>
                <w:color w:val="0070C0"/>
                <w:sz w:val="24"/>
                <w:szCs w:val="24"/>
                <w:shd w:val="clear" w:color="auto" w:fill="FFFFFF"/>
              </w:rPr>
              <w:t>samtools</w:t>
            </w:r>
            <w:r w:rsidRPr="008B5785">
              <w:rPr>
                <w:rStyle w:val="Strong"/>
                <w:rFonts w:ascii="Times New Roman" w:hAnsi="Times New Roman" w:cs="Times New Roman"/>
                <w:color w:val="333333"/>
                <w:sz w:val="24"/>
                <w:szCs w:val="24"/>
                <w:shd w:val="clear" w:color="auto" w:fill="FFFFFF"/>
              </w:rPr>
              <w:t> </w:t>
            </w:r>
            <w:r w:rsidRPr="008B5785">
              <w:rPr>
                <w:rFonts w:ascii="Times New Roman" w:hAnsi="Times New Roman" w:cs="Times New Roman"/>
                <w:color w:val="333333"/>
                <w:sz w:val="24"/>
                <w:szCs w:val="24"/>
                <w:shd w:val="clear" w:color="auto" w:fill="FFFFFF"/>
              </w:rPr>
              <w:t>allows you to sort based on certain flags that are specified on </w:t>
            </w:r>
            <w:hyperlink r:id="rId63" w:history="1">
              <w:r w:rsidRPr="008B5785">
                <w:rPr>
                  <w:rStyle w:val="Hyperlink"/>
                  <w:color w:val="3B73AF"/>
                  <w:shd w:val="clear" w:color="auto" w:fill="FFFFFF"/>
                </w:rPr>
                <w:t>page 5 on the SAM format specification</w:t>
              </w:r>
            </w:hyperlink>
          </w:p>
        </w:tc>
        <w:tc>
          <w:tcPr>
            <w:tcW w:w="1435" w:type="dxa"/>
          </w:tcPr>
          <w:p w14:paraId="5B9448E1"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0x4</w:t>
            </w:r>
          </w:p>
        </w:tc>
      </w:tr>
      <w:tr w:rsidR="00E7316D" w:rsidRPr="00847829" w14:paraId="1C7A8576" w14:textId="77777777" w:rsidTr="001F57D5">
        <w:tc>
          <w:tcPr>
            <w:tcW w:w="1705" w:type="dxa"/>
          </w:tcPr>
          <w:p w14:paraId="01F67D17" w14:textId="77777777" w:rsidR="00E7316D" w:rsidRDefault="00E7316D"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Samtools MAPQ (-q)</w:t>
            </w:r>
          </w:p>
        </w:tc>
        <w:tc>
          <w:tcPr>
            <w:tcW w:w="6210" w:type="dxa"/>
          </w:tcPr>
          <w:p w14:paraId="68298F47" w14:textId="77777777" w:rsidR="00E7316D" w:rsidRPr="008B5785"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2D2B2F">
              <w:rPr>
                <w:rFonts w:ascii="Times New Roman" w:hAnsi="Times New Roman" w:cs="Times New Roman"/>
                <w:color w:val="000000" w:themeColor="text1"/>
                <w:sz w:val="24"/>
                <w:szCs w:val="24"/>
              </w:rPr>
              <w:t xml:space="preserve">An integer value to </w:t>
            </w:r>
            <w:r w:rsidRPr="002D2B2F">
              <w:rPr>
                <w:rFonts w:ascii="Times New Roman" w:hAnsi="Times New Roman" w:cs="Times New Roman"/>
                <w:color w:val="000000" w:themeColor="text1"/>
                <w:sz w:val="24"/>
                <w:szCs w:val="24"/>
                <w:shd w:val="clear" w:color="auto" w:fill="FFFFFF"/>
              </w:rPr>
              <w:t>Skip alignments with MAPQ smaller than </w:t>
            </w:r>
            <w:r w:rsidRPr="002D2B2F">
              <w:rPr>
                <w:rStyle w:val="Emphasis"/>
                <w:rFonts w:ascii="Times New Roman" w:hAnsi="Times New Roman" w:cs="Times New Roman"/>
                <w:color w:val="000000" w:themeColor="text1"/>
                <w:sz w:val="24"/>
                <w:szCs w:val="24"/>
                <w:shd w:val="clear" w:color="auto" w:fill="FFFFFF"/>
              </w:rPr>
              <w:t xml:space="preserve">INT. </w:t>
            </w:r>
            <w:r w:rsidRPr="002D2B2F">
              <w:rPr>
                <w:rFonts w:ascii="Times New Roman" w:hAnsi="Times New Roman" w:cs="Times New Roman"/>
                <w:color w:val="000000" w:themeColor="text1"/>
                <w:sz w:val="24"/>
                <w:szCs w:val="24"/>
                <w:shd w:val="clear" w:color="auto" w:fill="FFFFFF"/>
              </w:rPr>
              <w:t>The lowest score is a mapping quality of zero, or </w:t>
            </w:r>
            <w:r w:rsidRPr="002D2B2F">
              <w:rPr>
                <w:rStyle w:val="Strong"/>
                <w:rFonts w:ascii="Times New Roman" w:hAnsi="Times New Roman" w:cs="Times New Roman"/>
                <w:color w:val="000000" w:themeColor="text1"/>
                <w:sz w:val="24"/>
                <w:szCs w:val="24"/>
                <w:shd w:val="clear" w:color="auto" w:fill="FFFFFF"/>
              </w:rPr>
              <w:t>mq0</w:t>
            </w:r>
            <w:r w:rsidRPr="002D2B2F">
              <w:rPr>
                <w:rFonts w:ascii="Times New Roman" w:hAnsi="Times New Roman" w:cs="Times New Roman"/>
                <w:color w:val="000000" w:themeColor="text1"/>
                <w:sz w:val="24"/>
                <w:szCs w:val="24"/>
                <w:shd w:val="clear" w:color="auto" w:fill="FFFFFF"/>
              </w:rPr>
              <w:t> for short. The reads map to multiple places on the genome, and we can't be sure of where the reads originated. To improve the quality of our data, we can remove these low quality reads. Generally, we select reads with MAPQ &gt; 1</w:t>
            </w:r>
            <w:r w:rsidRPr="008B5785">
              <w:rPr>
                <w:rFonts w:ascii="Times New Roman" w:hAnsi="Times New Roman" w:cs="Times New Roman"/>
                <w:color w:val="333333"/>
                <w:sz w:val="24"/>
                <w:szCs w:val="24"/>
                <w:shd w:val="clear" w:color="auto" w:fill="FFFFFF"/>
              </w:rPr>
              <w:t>.</w:t>
            </w:r>
          </w:p>
        </w:tc>
        <w:tc>
          <w:tcPr>
            <w:tcW w:w="1435" w:type="dxa"/>
          </w:tcPr>
          <w:p w14:paraId="1D6A9248"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7316D" w:rsidRPr="00847829" w14:paraId="61F6D241" w14:textId="77777777" w:rsidTr="001F57D5">
        <w:tc>
          <w:tcPr>
            <w:tcW w:w="1705" w:type="dxa"/>
          </w:tcPr>
          <w:p w14:paraId="235EC747"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t>Generate Scripts</w:t>
            </w:r>
          </w:p>
        </w:tc>
        <w:tc>
          <w:tcPr>
            <w:tcW w:w="6210" w:type="dxa"/>
          </w:tcPr>
          <w:p w14:paraId="060FA63E"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B5785">
              <w:rPr>
                <w:rFonts w:ascii="Times New Roman" w:hAnsi="Times New Roman" w:cs="Times New Roman"/>
                <w:sz w:val="24"/>
                <w:szCs w:val="24"/>
              </w:rPr>
              <w:t xml:space="preserve">This button generates a shell script (.sh) that can be used be run on a </w:t>
            </w:r>
            <w:r>
              <w:rPr>
                <w:rFonts w:ascii="Times New Roman" w:hAnsi="Times New Roman" w:cs="Times New Roman"/>
                <w:sz w:val="24"/>
                <w:szCs w:val="24"/>
              </w:rPr>
              <w:t>Unix</w:t>
            </w:r>
            <w:r w:rsidRPr="008B5785">
              <w:rPr>
                <w:rFonts w:ascii="Times New Roman" w:hAnsi="Times New Roman" w:cs="Times New Roman"/>
                <w:sz w:val="24"/>
                <w:szCs w:val="24"/>
              </w:rPr>
              <w:t xml:space="preserve"> terminal by the use</w:t>
            </w:r>
            <w:r>
              <w:rPr>
                <w:rFonts w:ascii="Times New Roman" w:hAnsi="Times New Roman" w:cs="Times New Roman"/>
                <w:sz w:val="24"/>
                <w:szCs w:val="24"/>
              </w:rPr>
              <w:t>r</w:t>
            </w:r>
            <w:r w:rsidRPr="008B5785">
              <w:rPr>
                <w:rFonts w:ascii="Times New Roman" w:hAnsi="Times New Roman" w:cs="Times New Roman"/>
                <w:sz w:val="24"/>
                <w:szCs w:val="24"/>
              </w:rPr>
              <w:t>. This</w:t>
            </w:r>
            <w:r>
              <w:rPr>
                <w:rFonts w:ascii="Times New Roman" w:hAnsi="Times New Roman" w:cs="Times New Roman"/>
                <w:sz w:val="24"/>
                <w:szCs w:val="24"/>
              </w:rPr>
              <w:t xml:space="preserve"> scripts contains the </w:t>
            </w:r>
            <w:r w:rsidRPr="008B5785">
              <w:rPr>
                <w:rFonts w:ascii="Times New Roman" w:hAnsi="Times New Roman" w:cs="Times New Roman"/>
                <w:sz w:val="24"/>
                <w:szCs w:val="24"/>
              </w:rPr>
              <w:t xml:space="preserve"> basic parameters req</w:t>
            </w:r>
            <w:r>
              <w:rPr>
                <w:rFonts w:ascii="Times New Roman" w:hAnsi="Times New Roman" w:cs="Times New Roman"/>
                <w:sz w:val="24"/>
                <w:szCs w:val="24"/>
              </w:rPr>
              <w:t>uired by each tool for Mapping the pair reads to a reference index</w:t>
            </w:r>
            <w:r w:rsidRPr="008B5785">
              <w:rPr>
                <w:rFonts w:ascii="Times New Roman" w:hAnsi="Times New Roman" w:cs="Times New Roman"/>
                <w:sz w:val="24"/>
                <w:szCs w:val="24"/>
              </w:rPr>
              <w:t>.</w:t>
            </w:r>
          </w:p>
        </w:tc>
        <w:tc>
          <w:tcPr>
            <w:tcW w:w="1435" w:type="dxa"/>
          </w:tcPr>
          <w:p w14:paraId="21695BE3"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r w:rsidR="00E7316D" w:rsidRPr="00847829" w14:paraId="3C56B92C" w14:textId="77777777" w:rsidTr="001F57D5">
        <w:tc>
          <w:tcPr>
            <w:tcW w:w="1705" w:type="dxa"/>
          </w:tcPr>
          <w:p w14:paraId="54ECE9B2"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r w:rsidRPr="00847829">
              <w:rPr>
                <w:rFonts w:ascii="Times New Roman" w:hAnsi="Times New Roman" w:cs="Times New Roman"/>
                <w:sz w:val="24"/>
                <w:szCs w:val="24"/>
              </w:rPr>
              <w:lastRenderedPageBreak/>
              <w:t>OS Compatibility</w:t>
            </w:r>
          </w:p>
        </w:tc>
        <w:tc>
          <w:tcPr>
            <w:tcW w:w="6210" w:type="dxa"/>
          </w:tcPr>
          <w:p w14:paraId="1FCE2297" w14:textId="77777777" w:rsidR="00E7316D" w:rsidRPr="00847829" w:rsidRDefault="00E7316D" w:rsidP="00E7316D">
            <w:pPr>
              <w:spacing w:before="100" w:beforeAutospacing="1" w:line="360" w:lineRule="auto"/>
              <w:rPr>
                <w:rFonts w:ascii="Times New Roman" w:hAnsi="Times New Roman" w:cs="Times New Roman"/>
                <w:sz w:val="24"/>
                <w:szCs w:val="24"/>
              </w:rPr>
            </w:pPr>
            <w:r w:rsidRPr="00847829">
              <w:rPr>
                <w:rFonts w:ascii="Times New Roman" w:hAnsi="Times New Roman" w:cs="Times New Roman"/>
                <w:sz w:val="24"/>
                <w:szCs w:val="24"/>
              </w:rPr>
              <w:t xml:space="preserve">This button determines if the user’s Operating System is compatible for running the script directly without a need for a </w:t>
            </w:r>
            <w:r w:rsidRPr="00847829">
              <w:rPr>
                <w:rStyle w:val="Emphasis"/>
                <w:rFonts w:ascii="Times New Roman" w:hAnsi="Times New Roman" w:cs="Times New Roman"/>
                <w:i w:val="0"/>
                <w:sz w:val="24"/>
                <w:szCs w:val="24"/>
                <w:bdr w:val="none" w:sz="0" w:space="0" w:color="auto" w:frame="1"/>
                <w:shd w:val="clear" w:color="auto" w:fill="FFFFFF"/>
              </w:rPr>
              <w:t xml:space="preserve">UNIX-like environment for example </w:t>
            </w:r>
            <w:hyperlink r:id="rId64" w:history="1">
              <w:r w:rsidRPr="00847829">
                <w:rPr>
                  <w:rStyle w:val="Hyperlink"/>
                  <w:bdr w:val="none" w:sz="0" w:space="0" w:color="auto" w:frame="1"/>
                  <w:shd w:val="clear" w:color="auto" w:fill="FFFFFF"/>
                </w:rPr>
                <w:t>Cygwin</w:t>
              </w:r>
            </w:hyperlink>
          </w:p>
        </w:tc>
        <w:tc>
          <w:tcPr>
            <w:tcW w:w="1435" w:type="dxa"/>
          </w:tcPr>
          <w:p w14:paraId="4211B4ED" w14:textId="77777777" w:rsidR="00E7316D" w:rsidRPr="0084782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9511C6" w:rsidRDefault="00E7316D" w:rsidP="00E7316D">
      <w:pPr>
        <w:jc w:val="center"/>
        <w:rPr>
          <w:rFonts w:ascii="Times New Roman" w:hAnsi="Times New Roman" w:cs="Times New Roman"/>
          <w:b/>
          <w:sz w:val="24"/>
          <w:szCs w:val="24"/>
        </w:rPr>
      </w:pPr>
    </w:p>
    <w:p w14:paraId="445EE6F6" w14:textId="77777777" w:rsidR="00E7316D" w:rsidRPr="00E7316D" w:rsidRDefault="00E7316D" w:rsidP="00E7316D"/>
    <w:p w14:paraId="1F982FEA" w14:textId="33FCB1DE" w:rsidR="002D70D5" w:rsidRDefault="002D70D5" w:rsidP="003E12CB">
      <w:pPr>
        <w:pStyle w:val="Heading1"/>
      </w:pPr>
      <w:bookmarkStart w:id="56" w:name="_Toc506390515"/>
      <w:r w:rsidRPr="00E7316D">
        <w:t>2D-Functions</w:t>
      </w:r>
      <w:bookmarkEnd w:id="56"/>
    </w:p>
    <w:p w14:paraId="57296966" w14:textId="77777777" w:rsidR="003E12CB" w:rsidRPr="00E7316D" w:rsidRDefault="003E12CB" w:rsidP="003E12CB">
      <w:pPr>
        <w:pStyle w:val="Heading2"/>
      </w:pPr>
      <w:bookmarkStart w:id="57" w:name="_Toc506390516"/>
      <w:r w:rsidRPr="00E7316D">
        <w:t>Convert mapped Hi-C reads to hic format file</w:t>
      </w:r>
      <w:bookmarkEnd w:id="57"/>
    </w:p>
    <w:p w14:paraId="7D560D03" w14:textId="77777777" w:rsidR="003E12CB" w:rsidRDefault="003E12CB" w:rsidP="003E12CB">
      <w:pPr>
        <w:pStyle w:val="Heading3"/>
      </w:pPr>
      <w:bookmarkStart w:id="58" w:name="_Toc506390517"/>
      <w:r w:rsidRPr="00ED5EC9">
        <w:t>Purpose</w:t>
      </w:r>
      <w:bookmarkEnd w:id="58"/>
      <w:r w:rsidRPr="00ED5EC9">
        <w:t xml:space="preserve"> </w:t>
      </w:r>
    </w:p>
    <w:p w14:paraId="693E20E7"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bookmarkStart w:id="59" w:name="OLE_LINK25"/>
      <w:bookmarkStart w:id="60" w:name="OLE_LINK26"/>
      <w:bookmarkStart w:id="61" w:name="OLE_LINK27"/>
      <w:r>
        <w:rPr>
          <w:rFonts w:ascii="Times New Roman" w:hAnsi="Times New Roman" w:cs="Times New Roman"/>
          <w:sz w:val="24"/>
          <w:szCs w:val="24"/>
        </w:rPr>
        <w:t>T</w:t>
      </w:r>
      <w:r w:rsidRPr="00ED5EC9">
        <w:rPr>
          <w:rFonts w:ascii="Times New Roman" w:hAnsi="Times New Roman" w:cs="Times New Roman"/>
          <w:sz w:val="24"/>
          <w:szCs w:val="24"/>
        </w:rPr>
        <w:t>o create a binary hic format file containing contact matrices at different resolutions and normalized by different methods from a text file describing mapped Hi-C reads</w:t>
      </w:r>
    </w:p>
    <w:p w14:paraId="6781B340" w14:textId="77777777" w:rsidR="003E12CB" w:rsidRDefault="003E12CB" w:rsidP="003E12CB">
      <w:pPr>
        <w:pStyle w:val="Heading3"/>
      </w:pPr>
      <w:bookmarkStart w:id="62" w:name="_Toc506390518"/>
      <w:bookmarkEnd w:id="59"/>
      <w:bookmarkEnd w:id="60"/>
      <w:bookmarkEnd w:id="61"/>
      <w:r w:rsidRPr="00ED5EC9">
        <w:t xml:space="preserve">Input </w:t>
      </w:r>
      <w:r w:rsidRPr="00E56C56">
        <w:t>file format</w:t>
      </w:r>
      <w:bookmarkEnd w:id="62"/>
    </w:p>
    <w:p w14:paraId="5A95150B" w14:textId="46630E9A" w:rsidR="003E12CB" w:rsidRDefault="003E12CB" w:rsidP="003E12C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r>
        <w:rPr>
          <w:rFonts w:ascii="Times New Roman" w:hAnsi="Times New Roman" w:cs="Times New Roman"/>
          <w:sz w:val="24"/>
          <w:szCs w:val="24"/>
        </w:rPr>
        <w:t>Five formats are acceptable: short format, short format with score, medium format, long format and 4DN DCIC format. A</w:t>
      </w:r>
      <w:r w:rsidRPr="00ED5EC9">
        <w:rPr>
          <w:rFonts w:ascii="Times New Roman" w:hAnsi="Times New Roman" w:cs="Times New Roman"/>
          <w:sz w:val="24"/>
          <w:szCs w:val="24"/>
        </w:rPr>
        <w:t xml:space="preserve"> sample file is executable/sample_data/GSM1551688_HIC143_merged_nodups.zip (unzip it before use)</w:t>
      </w:r>
    </w:p>
    <w:p w14:paraId="742887C1" w14:textId="6B0C4107" w:rsidR="00651EDE" w:rsidRDefault="00651EDE"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 xml:space="preserve">Another test data is the GM06990 cell line data, </w:t>
      </w:r>
      <w:r w:rsidR="00EE01C7">
        <w:rPr>
          <w:rFonts w:ascii="Times New Roman" w:hAnsi="Times New Roman" w:cs="Times New Roman"/>
          <w:sz w:val="24"/>
          <w:szCs w:val="24"/>
        </w:rPr>
        <w:t xml:space="preserve">that </w:t>
      </w:r>
      <w:r>
        <w:rPr>
          <w:rFonts w:ascii="Times New Roman" w:hAnsi="Times New Roman" w:cs="Times New Roman"/>
          <w:sz w:val="24"/>
          <w:szCs w:val="24"/>
        </w:rPr>
        <w:t>can be downloaded from link below</w:t>
      </w:r>
      <w:r w:rsidR="00EE01C7">
        <w:rPr>
          <w:rFonts w:ascii="Times New Roman" w:hAnsi="Times New Roman" w:cs="Times New Roman"/>
          <w:sz w:val="24"/>
          <w:szCs w:val="24"/>
        </w:rPr>
        <w:t>:</w:t>
      </w:r>
    </w:p>
    <w:p w14:paraId="77F1110A" w14:textId="77777777" w:rsidR="00651EDE" w:rsidRPr="00A403CE" w:rsidRDefault="00651EDE" w:rsidP="00F54DD6">
      <w:pPr>
        <w:pStyle w:val="ListParagraph"/>
        <w:numPr>
          <w:ilvl w:val="0"/>
          <w:numId w:val="31"/>
        </w:numPr>
        <w:spacing w:before="100" w:beforeAutospacing="1" w:after="0" w:line="360" w:lineRule="auto"/>
        <w:ind w:left="1080"/>
        <w:rPr>
          <w:rFonts w:ascii="Segoe UI" w:hAnsi="Segoe UI" w:cs="Segoe UI"/>
          <w:color w:val="000000" w:themeColor="text1"/>
          <w:shd w:val="clear" w:color="auto" w:fill="FFFFFF"/>
        </w:rPr>
      </w:pPr>
      <w:r w:rsidRPr="002428AA">
        <w:rPr>
          <w:rFonts w:ascii="Times New Roman" w:hAnsi="Times New Roman" w:cs="Times New Roman"/>
          <w:color w:val="000000" w:themeColor="text1"/>
          <w:shd w:val="clear" w:color="auto" w:fill="FFFFFF"/>
        </w:rPr>
        <w:t>GM06990</w:t>
      </w:r>
      <w:r>
        <w:rPr>
          <w:rFonts w:ascii="Times New Roman" w:hAnsi="Times New Roman" w:cs="Times New Roman"/>
          <w:color w:val="000000" w:themeColor="text1"/>
          <w:shd w:val="clear" w:color="auto" w:fill="FFFFFF"/>
        </w:rPr>
        <w:t xml:space="preserve"> Cell line:</w:t>
      </w:r>
    </w:p>
    <w:p w14:paraId="7627935B" w14:textId="77777777" w:rsidR="00651EDE" w:rsidRDefault="00651EDE" w:rsidP="00F54DD6">
      <w:pPr>
        <w:pStyle w:val="ListParagraph"/>
        <w:numPr>
          <w:ilvl w:val="1"/>
          <w:numId w:val="31"/>
        </w:numPr>
        <w:spacing w:before="100" w:beforeAutospacing="1" w:after="0" w:line="360" w:lineRule="auto"/>
        <w:ind w:left="1800"/>
        <w:rPr>
          <w:rFonts w:ascii="Segoe UI" w:hAnsi="Segoe UI" w:cs="Segoe UI"/>
          <w:color w:val="000000" w:themeColor="text1"/>
          <w:shd w:val="clear" w:color="auto" w:fill="FFFFFF"/>
        </w:rPr>
      </w:pPr>
      <w:r w:rsidRPr="00A403CE">
        <w:rPr>
          <w:rFonts w:ascii="Segoe UI" w:hAnsi="Segoe UI" w:cs="Segoe UI"/>
          <w:color w:val="000000" w:themeColor="text1"/>
          <w:shd w:val="clear" w:color="auto" w:fill="FFFFFF"/>
        </w:rPr>
        <w:t>Bowtie2:</w:t>
      </w:r>
    </w:p>
    <w:p w14:paraId="674D0B75" w14:textId="77777777" w:rsidR="00651EDE" w:rsidRDefault="00331CC2" w:rsidP="00F54DD6">
      <w:pPr>
        <w:pStyle w:val="ListParagraph"/>
        <w:spacing w:before="100" w:beforeAutospacing="1" w:after="0" w:line="360" w:lineRule="auto"/>
        <w:ind w:left="1800"/>
        <w:rPr>
          <w:rFonts w:ascii="Segoe UI" w:hAnsi="Segoe UI" w:cs="Segoe UI"/>
          <w:color w:val="000000" w:themeColor="text1"/>
          <w:shd w:val="clear" w:color="auto" w:fill="FFFFFF"/>
        </w:rPr>
      </w:pPr>
      <w:hyperlink r:id="rId65" w:history="1">
        <w:r w:rsidR="00651EDE" w:rsidRPr="003D50EE">
          <w:rPr>
            <w:rStyle w:val="Hyperlink"/>
            <w:rFonts w:ascii="Segoe UI" w:hAnsi="Segoe UI" w:cs="Segoe UI"/>
            <w:shd w:val="clear" w:color="auto" w:fill="FFFFFF"/>
          </w:rPr>
          <w:t>http://sysbio.rnet.missouri.edu/bdm_download/GenomeFlow/GM06990/GenomeFlow_formatted.bowtie2.input</w:t>
        </w:r>
      </w:hyperlink>
    </w:p>
    <w:p w14:paraId="11BD7C05" w14:textId="77777777" w:rsidR="00651EDE" w:rsidRDefault="00651EDE" w:rsidP="00F54DD6">
      <w:pPr>
        <w:pStyle w:val="ListParagraph"/>
        <w:numPr>
          <w:ilvl w:val="1"/>
          <w:numId w:val="31"/>
        </w:numPr>
        <w:spacing w:before="100" w:beforeAutospacing="1" w:after="0" w:line="360" w:lineRule="auto"/>
        <w:ind w:left="1800"/>
        <w:rPr>
          <w:rFonts w:ascii="Segoe UI" w:hAnsi="Segoe UI" w:cs="Segoe UI"/>
          <w:color w:val="000000" w:themeColor="text1"/>
          <w:shd w:val="clear" w:color="auto" w:fill="FFFFFF"/>
        </w:rPr>
      </w:pPr>
      <w:r w:rsidRPr="00C458C9">
        <w:rPr>
          <w:rFonts w:ascii="Segoe UI" w:hAnsi="Segoe UI" w:cs="Segoe UI"/>
          <w:color w:val="000000" w:themeColor="text1"/>
          <w:shd w:val="clear" w:color="auto" w:fill="FFFFFF"/>
        </w:rPr>
        <w:t xml:space="preserve">Bwa: </w:t>
      </w:r>
      <w:hyperlink r:id="rId66" w:history="1">
        <w:r w:rsidRPr="003D50EE">
          <w:rPr>
            <w:rStyle w:val="Hyperlink"/>
            <w:rFonts w:ascii="Segoe UI" w:hAnsi="Segoe UI" w:cs="Segoe UI"/>
            <w:shd w:val="clear" w:color="auto" w:fill="FFFFFF"/>
          </w:rPr>
          <w:t>http://sysbio.rnet.missouri.edu/bdm_download/GenomeFlow/GM06990/GenomeFlow_formatted.bwa.input</w:t>
        </w:r>
      </w:hyperlink>
    </w:p>
    <w:p w14:paraId="554FB24C" w14:textId="77777777" w:rsidR="00651EDE" w:rsidRPr="00ED5EC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ED5EC9" w:rsidRDefault="003E12CB" w:rsidP="003E12CB">
      <w:pPr>
        <w:pStyle w:val="Heading4"/>
      </w:pPr>
      <w:r w:rsidRPr="00ED5EC9">
        <w:t xml:space="preserve">Short </w:t>
      </w:r>
      <w:r w:rsidRPr="003E12CB">
        <w:t>format</w:t>
      </w:r>
    </w:p>
    <w:p w14:paraId="3DFB0867"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27E2352"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str = strand (0 for forward, anything else for reverse)</w:t>
      </w:r>
    </w:p>
    <w:p w14:paraId="405C0408"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25137C2D"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778F98F2" w14:textId="77777777" w:rsidR="003E12CB" w:rsidRPr="00ED5EC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5AEB6A82"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readname and strand are also not currently stored within </w:t>
      </w:r>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 files.</w:t>
      </w:r>
    </w:p>
    <w:p w14:paraId="1461DAF7" w14:textId="77777777" w:rsidR="003E12CB" w:rsidRPr="00ED5EC9" w:rsidRDefault="003E12CB" w:rsidP="003E12CB">
      <w:pPr>
        <w:pStyle w:val="Heading4"/>
      </w:pPr>
      <w:r w:rsidRPr="00ED5EC9">
        <w:t>Short with score format</w:t>
      </w:r>
    </w:p>
    <w:p w14:paraId="0919F220"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This format is useful for reading in already processed files, e.g. those that have been already binned and/or normalized; this format can be easily used in conjunction with the -r flag to create a </w:t>
      </w:r>
      <w:r w:rsidRPr="00ED5EC9">
        <w:rPr>
          <w:rFonts w:ascii="Times New Roman" w:eastAsia="Times New Roman" w:hAnsi="Times New Roman" w:cs="Times New Roman"/>
          <w:i/>
          <w:iCs/>
          <w:color w:val="24292E"/>
          <w:sz w:val="24"/>
          <w:szCs w:val="24"/>
        </w:rPr>
        <w:t>.hic</w:t>
      </w:r>
      <w:r>
        <w:rPr>
          <w:rFonts w:ascii="Times New Roman" w:eastAsia="Times New Roman" w:hAnsi="Times New Roman" w:cs="Times New Roman"/>
          <w:i/>
          <w:iCs/>
          <w:color w:val="24292E"/>
          <w:sz w:val="24"/>
          <w:szCs w:val="24"/>
        </w:rPr>
        <w:t xml:space="preserve"> </w:t>
      </w:r>
      <w:r w:rsidRPr="00ED5EC9">
        <w:rPr>
          <w:rFonts w:ascii="Times New Roman" w:eastAsia="Times New Roman" w:hAnsi="Times New Roman" w:cs="Times New Roman"/>
          <w:color w:val="24292E"/>
          <w:sz w:val="24"/>
          <w:szCs w:val="24"/>
        </w:rPr>
        <w:t>file that contains a single resolution.</w:t>
      </w:r>
    </w:p>
    <w:p w14:paraId="436A7889"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69F0179"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493422E1"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702AE116"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3809F08B"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705DDF88" w14:textId="77777777" w:rsidR="003E12CB" w:rsidRPr="00ED5EC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score = the score imputed to this read</w:t>
      </w:r>
    </w:p>
    <w:p w14:paraId="5C5558D8" w14:textId="77777777" w:rsidR="003E12CB" w:rsidRPr="001E10B1" w:rsidRDefault="003E12CB" w:rsidP="003E12CB">
      <w:pPr>
        <w:spacing w:before="100" w:beforeAutospacing="1" w:after="0" w:line="360" w:lineRule="auto"/>
        <w:ind w:left="1080"/>
        <w:rPr>
          <w:rFonts w:ascii="Times New Roman" w:hAnsi="Times New Roman" w:cs="Times New Roman"/>
          <w:b/>
          <w:sz w:val="24"/>
          <w:szCs w:val="24"/>
        </w:rPr>
      </w:pPr>
      <w:r w:rsidRPr="001E10B1">
        <w:rPr>
          <w:rFonts w:ascii="Times New Roman" w:eastAsia="Times New Roman" w:hAnsi="Times New Roman" w:cs="Times New Roman"/>
          <w:color w:val="24292E"/>
          <w:sz w:val="24"/>
          <w:szCs w:val="24"/>
        </w:rPr>
        <w:t>If not using the restriction site file option, frag will be ignored, but please see above note on dummy values. readname and strand are also not currently stored within </w:t>
      </w:r>
      <w:r w:rsidRPr="001E10B1">
        <w:rPr>
          <w:rFonts w:ascii="Times New Roman" w:eastAsia="Times New Roman" w:hAnsi="Times New Roman" w:cs="Times New Roman"/>
          <w:i/>
          <w:iCs/>
          <w:color w:val="24292E"/>
          <w:sz w:val="24"/>
          <w:szCs w:val="24"/>
        </w:rPr>
        <w:t>.hic</w:t>
      </w:r>
      <w:r w:rsidRPr="001E10B1">
        <w:rPr>
          <w:rFonts w:ascii="Times New Roman" w:eastAsia="Times New Roman" w:hAnsi="Times New Roman" w:cs="Times New Roman"/>
          <w:color w:val="24292E"/>
          <w:sz w:val="24"/>
          <w:szCs w:val="24"/>
        </w:rPr>
        <w:t> files.</w:t>
      </w:r>
    </w:p>
    <w:p w14:paraId="513E3ACC" w14:textId="77777777" w:rsidR="003E12CB" w:rsidRPr="00ED5EC9" w:rsidRDefault="003E12CB" w:rsidP="003E12CB">
      <w:pPr>
        <w:pStyle w:val="Heading4"/>
      </w:pPr>
      <w:bookmarkStart w:id="63" w:name="MediumFormat"/>
      <w:bookmarkEnd w:id="63"/>
      <w:r w:rsidRPr="00ED5EC9">
        <w:t xml:space="preserve">Medium format </w:t>
      </w:r>
    </w:p>
    <w:p w14:paraId="5B628644"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6DC5B697"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32DF4FDB"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chr = chromosome (must be a chromosome in the genome)</w:t>
      </w:r>
    </w:p>
    <w:p w14:paraId="3C07490B"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7E8A0595"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10051620" w14:textId="77777777" w:rsidR="003E12CB" w:rsidRPr="00ED5EC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mapq = mapping quality score</w:t>
      </w:r>
    </w:p>
    <w:p w14:paraId="2E2E79CE"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and strand are also not currently stored within .hic files.</w:t>
      </w:r>
    </w:p>
    <w:p w14:paraId="4803A5CF" w14:textId="77777777" w:rsidR="003E12CB" w:rsidRPr="00ED5EC9" w:rsidRDefault="003E12CB" w:rsidP="003E12CB">
      <w:pPr>
        <w:pStyle w:val="Heading4"/>
      </w:pPr>
      <w:r w:rsidRPr="00ED5EC9">
        <w:t>Long format</w:t>
      </w:r>
    </w:p>
    <w:p w14:paraId="4EFCC519"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The long format is used by </w:t>
      </w:r>
      <w:hyperlink r:id="rId67" w:history="1">
        <w:r w:rsidRPr="00ED5EC9">
          <w:rPr>
            <w:rFonts w:ascii="Times New Roman" w:eastAsia="Times New Roman" w:hAnsi="Times New Roman" w:cs="Times New Roman"/>
            <w:color w:val="0366D6"/>
            <w:sz w:val="24"/>
            <w:szCs w:val="24"/>
            <w:u w:val="single"/>
          </w:rPr>
          <w:t>Juicer</w:t>
        </w:r>
      </w:hyperlink>
      <w:r w:rsidRPr="00ED5EC9">
        <w:rPr>
          <w:rFonts w:ascii="Times New Roman" w:eastAsia="Times New Roman" w:hAnsi="Times New Roman" w:cs="Times New Roman"/>
          <w:color w:val="24292E"/>
          <w:sz w:val="24"/>
          <w:szCs w:val="24"/>
        </w:rPr>
        <w:t> and takes in directly the </w:t>
      </w:r>
      <w:r w:rsidRPr="00ED5EC9">
        <w:rPr>
          <w:rFonts w:ascii="Times New Roman" w:eastAsia="Times New Roman" w:hAnsi="Times New Roman" w:cs="Times New Roman"/>
          <w:i/>
          <w:iCs/>
          <w:color w:val="24292E"/>
          <w:sz w:val="24"/>
          <w:szCs w:val="24"/>
        </w:rPr>
        <w:t>merged_nodups.txt</w:t>
      </w:r>
      <w:r w:rsidRPr="00ED5EC9">
        <w:rPr>
          <w:rFonts w:ascii="Times New Roman" w:eastAsia="Times New Roman" w:hAnsi="Times New Roman" w:cs="Times New Roman"/>
          <w:color w:val="24292E"/>
          <w:sz w:val="24"/>
          <w:szCs w:val="24"/>
        </w:rPr>
        <w:t> file.</w:t>
      </w:r>
    </w:p>
    <w:p w14:paraId="5222342F"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A whitespace separated file that contains, on each line</w:t>
      </w:r>
    </w:p>
    <w:p w14:paraId="0538E2B1"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str = strand (0 for forward, anything else for reverse)</w:t>
      </w:r>
    </w:p>
    <w:p w14:paraId="02F358FE"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chr = chromosome (must be a chromosome in the genome)</w:t>
      </w:r>
    </w:p>
    <w:p w14:paraId="4CA9BDFF"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pos = position</w:t>
      </w:r>
    </w:p>
    <w:p w14:paraId="26EAC28C"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frag = restriction site fragment</w:t>
      </w:r>
    </w:p>
    <w:p w14:paraId="17363659"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mapq = mapping quality score</w:t>
      </w:r>
    </w:p>
    <w:p w14:paraId="15CFC4BC"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cigar = cigar string as reported by aligner</w:t>
      </w:r>
    </w:p>
    <w:p w14:paraId="5EBB0FF3" w14:textId="77777777" w:rsidR="003E12CB" w:rsidRPr="00ED5EC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sequence = DNA sequence</w:t>
      </w:r>
    </w:p>
    <w:p w14:paraId="495FCB32"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ED5EC9">
        <w:rPr>
          <w:rFonts w:ascii="Times New Roman" w:eastAsia="Times New Roman" w:hAnsi="Times New Roman" w:cs="Times New Roman"/>
          <w:i/>
          <w:iCs/>
          <w:color w:val="24292E"/>
          <w:sz w:val="24"/>
          <w:szCs w:val="24"/>
        </w:rPr>
        <w:t>.hic</w:t>
      </w:r>
      <w:r w:rsidRPr="00ED5EC9">
        <w:rPr>
          <w:rFonts w:ascii="Times New Roman" w:eastAsia="Times New Roman" w:hAnsi="Times New Roman" w:cs="Times New Roman"/>
          <w:color w:val="24292E"/>
          <w:sz w:val="24"/>
          <w:szCs w:val="24"/>
        </w:rPr>
        <w:t> files.</w:t>
      </w:r>
    </w:p>
    <w:p w14:paraId="7B0328E8" w14:textId="77777777" w:rsidR="003E12CB" w:rsidRPr="00ED5EC9" w:rsidRDefault="003E12CB" w:rsidP="003E12CB">
      <w:pPr>
        <w:pStyle w:val="Heading4"/>
      </w:pPr>
      <w:bookmarkStart w:id="64" w:name="OLE_LINK1"/>
      <w:r w:rsidRPr="00ED5EC9">
        <w:t>4DN DCIC format</w:t>
      </w:r>
      <w:bookmarkEnd w:id="64"/>
    </w:p>
    <w:p w14:paraId="43455420"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lastRenderedPageBreak/>
        <w:t>A file that follows the 4DN DCIC format specification (</w:t>
      </w:r>
      <w:hyperlink r:id="rId68" w:history="1">
        <w:r w:rsidRPr="00D9159B">
          <w:rPr>
            <w:rStyle w:val="Hyperlink"/>
            <w:rFonts w:ascii="Times New Roman" w:eastAsia="Times New Roman" w:hAnsi="Times New Roman" w:cs="Times New Roman"/>
            <w:sz w:val="24"/>
            <w:szCs w:val="24"/>
          </w:rPr>
          <w:t>the 4DN DCIC format specification</w:t>
        </w:r>
      </w:hyperlink>
      <w:r w:rsidRPr="00ED5EC9">
        <w:rPr>
          <w:rFonts w:ascii="Times New Roman" w:eastAsia="Times New Roman" w:hAnsi="Times New Roman" w:cs="Times New Roman"/>
          <w:color w:val="24292E"/>
          <w:sz w:val="24"/>
          <w:szCs w:val="24"/>
        </w:rPr>
        <w:t>).</w:t>
      </w:r>
      <w:r w:rsidRPr="00ED5EC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ED5EC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ED5EC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7777777" w:rsidR="003E12CB" w:rsidRPr="00ED5EC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ED5EC9">
        <w:rPr>
          <w:rFonts w:ascii="Times New Roman" w:eastAsia="Times New Roman" w:hAnsi="Times New Roman" w:cs="Times New Roman"/>
          <w:color w:val="24292E"/>
          <w:sz w:val="24"/>
          <w:szCs w:val="24"/>
        </w:rPr>
        <w:t>If the columns line contains (in any field after field 7) both frag1 and frag2, those will also be read in; otherwise Pre will set frag1=0 and frag2=1, so that no reads are discarded. Other fields are ignored.</w:t>
      </w:r>
    </w:p>
    <w:p w14:paraId="028FC3C7" w14:textId="77777777" w:rsidR="003E12CB" w:rsidRDefault="003E12CB" w:rsidP="003E12CB">
      <w:pPr>
        <w:pStyle w:val="Heading3"/>
      </w:pPr>
      <w:bookmarkStart w:id="65" w:name="_Toc506390519"/>
      <w:r w:rsidRPr="00ED5EC9">
        <w:t>Output</w:t>
      </w:r>
      <w:bookmarkEnd w:id="65"/>
    </w:p>
    <w:p w14:paraId="605653A0"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w:t>
      </w:r>
      <w:r>
        <w:rPr>
          <w:rFonts w:ascii="Times New Roman" w:hAnsi="Times New Roman" w:cs="Times New Roman"/>
          <w:sz w:val="24"/>
          <w:szCs w:val="24"/>
        </w:rPr>
        <w:t xml:space="preserve"> binary</w:t>
      </w:r>
      <w:r w:rsidRPr="00ED5EC9">
        <w:rPr>
          <w:rFonts w:ascii="Times New Roman" w:hAnsi="Times New Roman" w:cs="Times New Roman"/>
          <w:sz w:val="24"/>
          <w:szCs w:val="24"/>
        </w:rPr>
        <w:t xml:space="preserve"> .hic file containing contact matrices </w:t>
      </w:r>
    </w:p>
    <w:p w14:paraId="6AD31304" w14:textId="77777777" w:rsidR="003E12CB" w:rsidRPr="00ED5EC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ED4D7A" w:rsidRDefault="003E12CB" w:rsidP="003E12CB">
      <w:pPr>
        <w:pStyle w:val="Heading3"/>
      </w:pPr>
      <w:bookmarkStart w:id="66" w:name="_Toc506390520"/>
      <w:r w:rsidRPr="00ED5EC9">
        <w:t>Running</w:t>
      </w:r>
      <w:bookmarkEnd w:id="66"/>
    </w:p>
    <w:p w14:paraId="53CA3328" w14:textId="77777777" w:rsidR="003E12CB" w:rsidRPr="006D33E7" w:rsidRDefault="003E12CB" w:rsidP="003E12CB">
      <w:pPr>
        <w:pStyle w:val="ListParagraph"/>
        <w:spacing w:before="100" w:beforeAutospacing="1" w:after="0" w:line="240" w:lineRule="auto"/>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w:t>
      </w:r>
      <w:r w:rsidRPr="007409A8">
        <w:rPr>
          <w:rFonts w:ascii="Times New Roman" w:hAnsi="Times New Roman" w:cs="Times New Roman"/>
          <w:sz w:val="24"/>
          <w:szCs w:val="24"/>
        </w:rPr>
        <w:t>: 2D-Functions/Convert to HiC</w:t>
      </w:r>
      <w:r>
        <w:rPr>
          <w:rFonts w:ascii="Times New Roman" w:hAnsi="Times New Roman" w:cs="Times New Roman"/>
          <w:i/>
          <w:sz w:val="24"/>
          <w:szCs w:val="24"/>
        </w:rPr>
        <w:t xml:space="preserve"> </w:t>
      </w:r>
    </w:p>
    <w:p w14:paraId="0F1967B1" w14:textId="77777777" w:rsidR="003E12CB" w:rsidRPr="00ED5EC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77777777" w:rsidR="003E12CB" w:rsidRPr="00ED5EC9" w:rsidRDefault="003E12CB"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51AD8871" wp14:editId="09583FCE">
            <wp:extent cx="5358519" cy="2704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6536" cy="2718605"/>
                    </a:xfrm>
                    <a:prstGeom prst="rect">
                      <a:avLst/>
                    </a:prstGeom>
                    <a:noFill/>
                    <a:ln>
                      <a:noFill/>
                    </a:ln>
                  </pic:spPr>
                </pic:pic>
              </a:graphicData>
            </a:graphic>
          </wp:inline>
        </w:drawing>
      </w:r>
    </w:p>
    <w:p w14:paraId="3F927B54" w14:textId="0CA90944" w:rsidR="003E12CB" w:rsidRPr="00ED5EC9" w:rsidRDefault="003E12CB" w:rsidP="008B139E">
      <w:pPr>
        <w:pStyle w:val="Figures"/>
      </w:pPr>
      <w:bookmarkStart w:id="67" w:name="_Toc503960229"/>
      <w:bookmarkStart w:id="68" w:name="_Toc504661604"/>
      <w:bookmarkStart w:id="69" w:name="_Toc506389394"/>
      <w:r w:rsidRPr="00ED5EC9">
        <w:t xml:space="preserve">Figure </w:t>
      </w:r>
      <w:r w:rsidR="0094343A">
        <w:t>6</w:t>
      </w:r>
      <w:r>
        <w:t>:</w:t>
      </w:r>
      <w:r w:rsidRPr="00ED5EC9">
        <w:t xml:space="preserve"> Convert to HiC function</w:t>
      </w:r>
      <w:bookmarkEnd w:id="67"/>
      <w:bookmarkEnd w:id="68"/>
      <w:bookmarkEnd w:id="69"/>
    </w:p>
    <w:p w14:paraId="719216F6" w14:textId="77777777" w:rsidR="003E12CB" w:rsidRPr="00ED5EC9" w:rsidRDefault="003E12CB" w:rsidP="003E12C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5"/>
        <w:gridCol w:w="6210"/>
        <w:gridCol w:w="1435"/>
      </w:tblGrid>
      <w:tr w:rsidR="003E12CB" w14:paraId="3A4C1F72" w14:textId="77777777" w:rsidTr="001F57D5">
        <w:tc>
          <w:tcPr>
            <w:tcW w:w="1705" w:type="dxa"/>
          </w:tcPr>
          <w:p w14:paraId="0C87C63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lastRenderedPageBreak/>
              <w:t>Field</w:t>
            </w:r>
          </w:p>
        </w:tc>
        <w:tc>
          <w:tcPr>
            <w:tcW w:w="6210" w:type="dxa"/>
          </w:tcPr>
          <w:p w14:paraId="4FCC06B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435" w:type="dxa"/>
          </w:tcPr>
          <w:p w14:paraId="612A9968"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3E12CB" w14:paraId="5E8D3BC1" w14:textId="77777777" w:rsidTr="001F57D5">
        <w:tc>
          <w:tcPr>
            <w:tcW w:w="1705" w:type="dxa"/>
          </w:tcPr>
          <w:p w14:paraId="155F2B2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file</w:t>
            </w:r>
          </w:p>
        </w:tc>
        <w:tc>
          <w:tcPr>
            <w:tcW w:w="6210" w:type="dxa"/>
          </w:tcPr>
          <w:p w14:paraId="7F06A59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describes mapped Hi-C reads (format described above)</w:t>
            </w:r>
          </w:p>
        </w:tc>
        <w:tc>
          <w:tcPr>
            <w:tcW w:w="1435" w:type="dxa"/>
          </w:tcPr>
          <w:p w14:paraId="3D0AB34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734BEA7" w14:textId="77777777" w:rsidTr="001F57D5">
        <w:tc>
          <w:tcPr>
            <w:tcW w:w="1705" w:type="dxa"/>
          </w:tcPr>
          <w:p w14:paraId="6B3A507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Genome ID</w:t>
            </w:r>
          </w:p>
        </w:tc>
        <w:tc>
          <w:tcPr>
            <w:tcW w:w="6210" w:type="dxa"/>
          </w:tcPr>
          <w:p w14:paraId="372D36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Version genome of Hi-C data</w:t>
            </w:r>
          </w:p>
        </w:tc>
        <w:tc>
          <w:tcPr>
            <w:tcW w:w="1435" w:type="dxa"/>
          </w:tcPr>
          <w:p w14:paraId="5C9E126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hg19</w:t>
            </w:r>
          </w:p>
        </w:tc>
      </w:tr>
      <w:tr w:rsidR="003E12CB" w14:paraId="0DF2BADA" w14:textId="77777777" w:rsidTr="001F57D5">
        <w:tc>
          <w:tcPr>
            <w:tcW w:w="1705" w:type="dxa"/>
          </w:tcPr>
          <w:p w14:paraId="7D82E0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File</w:t>
            </w:r>
          </w:p>
        </w:tc>
        <w:tc>
          <w:tcPr>
            <w:tcW w:w="6210" w:type="dxa"/>
          </w:tcPr>
          <w:p w14:paraId="20E065C4" w14:textId="77777777" w:rsidR="003E12CB" w:rsidRDefault="003E12CB" w:rsidP="0094343A">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 A name of the output hic format file</w:t>
            </w:r>
          </w:p>
        </w:tc>
        <w:tc>
          <w:tcPr>
            <w:tcW w:w="1435" w:type="dxa"/>
          </w:tcPr>
          <w:p w14:paraId="5BACC44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D76FC58" w14:textId="77777777" w:rsidTr="001F57D5">
        <w:tc>
          <w:tcPr>
            <w:tcW w:w="1705" w:type="dxa"/>
          </w:tcPr>
          <w:p w14:paraId="33F6F59E"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Contact Threshold</w:t>
            </w:r>
          </w:p>
        </w:tc>
        <w:tc>
          <w:tcPr>
            <w:tcW w:w="6210" w:type="dxa"/>
          </w:tcPr>
          <w:p w14:paraId="24397F9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w:t>
            </w:r>
            <w:r w:rsidRPr="00ED5EC9">
              <w:rPr>
                <w:rFonts w:ascii="Times New Roman" w:hAnsi="Times New Roman" w:cs="Times New Roman"/>
                <w:sz w:val="24"/>
                <w:szCs w:val="24"/>
              </w:rPr>
              <w:t>umber of interaction threshold for contacts to be used in creating contact matrices.</w:t>
            </w:r>
          </w:p>
        </w:tc>
        <w:tc>
          <w:tcPr>
            <w:tcW w:w="1435" w:type="dxa"/>
          </w:tcPr>
          <w:p w14:paraId="4CE1CCB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D819472" w14:textId="77777777" w:rsidTr="001F57D5">
        <w:tc>
          <w:tcPr>
            <w:tcW w:w="1705" w:type="dxa"/>
          </w:tcPr>
          <w:p w14:paraId="28BB857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MAPQ Score Threshold</w:t>
            </w:r>
          </w:p>
        </w:tc>
        <w:tc>
          <w:tcPr>
            <w:tcW w:w="6210" w:type="dxa"/>
          </w:tcPr>
          <w:p w14:paraId="3CFC541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apping quality score threshold for reads to be considered in creating contact matrices.</w:t>
            </w:r>
          </w:p>
        </w:tc>
        <w:tc>
          <w:tcPr>
            <w:tcW w:w="1435" w:type="dxa"/>
          </w:tcPr>
          <w:p w14:paraId="3731D33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37B51727" w14:textId="77777777" w:rsidTr="001F57D5">
        <w:tc>
          <w:tcPr>
            <w:tcW w:w="1705" w:type="dxa"/>
          </w:tcPr>
          <w:p w14:paraId="3F287F41"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210" w:type="dxa"/>
          </w:tcPr>
          <w:p w14:paraId="0FA6B00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hromosomes for which their contact matrices </w:t>
            </w:r>
            <w:r>
              <w:rPr>
                <w:rFonts w:ascii="Times New Roman" w:hAnsi="Times New Roman" w:cs="Times New Roman"/>
                <w:sz w:val="24"/>
                <w:szCs w:val="24"/>
              </w:rPr>
              <w:t xml:space="preserve">need </w:t>
            </w:r>
            <w:r w:rsidRPr="00ED5EC9">
              <w:rPr>
                <w:rFonts w:ascii="Times New Roman" w:hAnsi="Times New Roman" w:cs="Times New Roman"/>
                <w:sz w:val="24"/>
                <w:szCs w:val="24"/>
              </w:rPr>
              <w:t>to be created. When left blank, all chromosomes will be considered. Chromosomes must be separated by a comma (,).</w:t>
            </w:r>
          </w:p>
        </w:tc>
        <w:tc>
          <w:tcPr>
            <w:tcW w:w="1435" w:type="dxa"/>
          </w:tcPr>
          <w:p w14:paraId="08BC37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 (when left blank)</w:t>
            </w:r>
          </w:p>
        </w:tc>
      </w:tr>
      <w:tr w:rsidR="003E12CB" w14:paraId="2499281B" w14:textId="77777777" w:rsidTr="001F57D5">
        <w:tc>
          <w:tcPr>
            <w:tcW w:w="1705" w:type="dxa"/>
          </w:tcPr>
          <w:p w14:paraId="3945F3AF"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Resolutions</w:t>
            </w:r>
          </w:p>
        </w:tc>
        <w:tc>
          <w:tcPr>
            <w:tcW w:w="6210" w:type="dxa"/>
          </w:tcPr>
          <w:p w14:paraId="4BA2431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to be created. Resolutions are separated by a comma (,)</w:t>
            </w:r>
          </w:p>
        </w:tc>
        <w:tc>
          <w:tcPr>
            <w:tcW w:w="1435" w:type="dxa"/>
          </w:tcPr>
          <w:p w14:paraId="2AF56E67" w14:textId="77777777" w:rsidR="003E12CB" w:rsidRDefault="003E12CB" w:rsidP="0094343A">
            <w:pPr>
              <w:spacing w:before="100" w:beforeAutospacing="1" w:line="360" w:lineRule="auto"/>
              <w:jc w:val="center"/>
              <w:rPr>
                <w:rFonts w:ascii="Times New Roman" w:hAnsi="Times New Roman" w:cs="Times New Roman"/>
                <w:sz w:val="24"/>
                <w:szCs w:val="24"/>
              </w:rPr>
            </w:pPr>
            <w:r w:rsidRPr="00523646">
              <w:rPr>
                <w:rFonts w:ascii="Times New Roman" w:hAnsi="Times New Roman" w:cs="Times New Roman"/>
                <w:sz w:val="14"/>
                <w:szCs w:val="24"/>
              </w:rPr>
              <w:t>2500000, 1000000, 500000, 250000, 100000, 50000, 25000,10000,5000</w:t>
            </w:r>
          </w:p>
        </w:tc>
      </w:tr>
      <w:tr w:rsidR="003E12CB" w14:paraId="63008C8F" w14:textId="77777777" w:rsidTr="001F57D5">
        <w:tc>
          <w:tcPr>
            <w:tcW w:w="1705" w:type="dxa"/>
          </w:tcPr>
          <w:p w14:paraId="22A4609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Restriction Site File</w:t>
            </w:r>
          </w:p>
        </w:tc>
        <w:tc>
          <w:tcPr>
            <w:tcW w:w="6210" w:type="dxa"/>
          </w:tcPr>
          <w:p w14:paraId="171B217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w:t>
            </w:r>
            <w:r w:rsidRPr="00ED5EC9">
              <w:rPr>
                <w:rFonts w:ascii="Times New Roman" w:hAnsi="Times New Roman" w:cs="Times New Roman"/>
                <w:sz w:val="24"/>
                <w:szCs w:val="24"/>
              </w:rPr>
              <w:t xml:space="preserve">ach line starts with a chromosome number followed by positions of restriction sites on that chromosome, in numeric order, and ending with the size of the chromosome. When provided, </w:t>
            </w:r>
            <w:r w:rsidRPr="00ED5EC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blank</w:t>
            </w:r>
          </w:p>
        </w:tc>
      </w:tr>
    </w:tbl>
    <w:p w14:paraId="271D3B05" w14:textId="77777777" w:rsidR="003E12CB" w:rsidRPr="00ED5EC9" w:rsidRDefault="003E12CB" w:rsidP="003E12CB">
      <w:pPr>
        <w:pStyle w:val="Heading2"/>
      </w:pPr>
      <w:bookmarkStart w:id="70" w:name="_Toc506390521"/>
      <w:r w:rsidRPr="00ED5EC9">
        <w:t>Extract contact matrices from a hic format</w:t>
      </w:r>
      <w:bookmarkEnd w:id="70"/>
    </w:p>
    <w:p w14:paraId="276DE5F7" w14:textId="77777777" w:rsidR="003E12CB" w:rsidRPr="003D0F5F" w:rsidRDefault="003E12CB" w:rsidP="003E12CB">
      <w:pPr>
        <w:pStyle w:val="Heading3"/>
      </w:pPr>
      <w:bookmarkStart w:id="71" w:name="_Toc506390522"/>
      <w:r w:rsidRPr="00ED5EC9">
        <w:t>Purpose</w:t>
      </w:r>
      <w:bookmarkEnd w:id="71"/>
    </w:p>
    <w:p w14:paraId="3E1C0295"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extract a contact matrix from a hic format into a sparse matrix format in a text file</w:t>
      </w:r>
    </w:p>
    <w:p w14:paraId="539BDD67"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CF7870" w:rsidRDefault="003E12CB" w:rsidP="003E12CB">
      <w:pPr>
        <w:pStyle w:val="Heading3"/>
      </w:pPr>
      <w:bookmarkStart w:id="72" w:name="_Toc506390523"/>
      <w:r w:rsidRPr="00ED5EC9">
        <w:t>Input</w:t>
      </w:r>
      <w:bookmarkEnd w:id="72"/>
    </w:p>
    <w:p w14:paraId="42BF7402"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local path to a hic format or an online link to a hic format. A link to a hic file: </w:t>
      </w:r>
      <w:hyperlink r:id="rId70" w:history="1">
        <w:r w:rsidRPr="00D264E3">
          <w:rPr>
            <w:rStyle w:val="Hyperlink"/>
            <w:rFonts w:ascii="Times New Roman" w:hAnsi="Times New Roman" w:cs="Times New Roman"/>
            <w:sz w:val="24"/>
            <w:szCs w:val="24"/>
          </w:rPr>
          <w:t>https://www.encodeproject.org/files/ENCFF219YOB/@@download/ENCFF219YOB.hic</w:t>
        </w:r>
      </w:hyperlink>
    </w:p>
    <w:p w14:paraId="315AD924" w14:textId="77777777" w:rsidR="003E12CB" w:rsidRPr="00B337A7" w:rsidRDefault="003E12CB" w:rsidP="003E12CB">
      <w:pPr>
        <w:pStyle w:val="Heading3"/>
      </w:pPr>
      <w:bookmarkStart w:id="73" w:name="_Toc506390524"/>
      <w:r w:rsidRPr="00ED5EC9">
        <w:t>Output</w:t>
      </w:r>
      <w:bookmarkEnd w:id="73"/>
    </w:p>
    <w:p w14:paraId="0548FBCB"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A</w:t>
      </w:r>
      <w:r w:rsidRPr="00ED5EC9">
        <w:rPr>
          <w:rFonts w:ascii="Times New Roman" w:hAnsi="Times New Roman" w:cs="Times New Roman"/>
          <w:sz w:val="24"/>
          <w:szCs w:val="24"/>
        </w:rPr>
        <w:t xml:space="preserve"> contact matrix in sparse matrix format (each line represent</w:t>
      </w:r>
      <w:r>
        <w:rPr>
          <w:rFonts w:ascii="Times New Roman" w:hAnsi="Times New Roman" w:cs="Times New Roman"/>
          <w:sz w:val="24"/>
          <w:szCs w:val="24"/>
        </w:rPr>
        <w:t>s</w:t>
      </w:r>
      <w:r w:rsidRPr="00ED5EC9">
        <w:rPr>
          <w:rFonts w:ascii="Times New Roman" w:hAnsi="Times New Roman" w:cs="Times New Roman"/>
          <w:sz w:val="24"/>
          <w:szCs w:val="24"/>
        </w:rPr>
        <w:t xml:space="preserve"> a contact by three numbers separated by whitespaces: position1 postion2 interaction_frequency)</w:t>
      </w:r>
    </w:p>
    <w:p w14:paraId="2EAD7E98" w14:textId="77777777" w:rsidR="003E12CB" w:rsidRPr="001575F5" w:rsidRDefault="003E12CB" w:rsidP="003E12CB">
      <w:pPr>
        <w:pStyle w:val="Heading3"/>
      </w:pPr>
      <w:bookmarkStart w:id="74" w:name="_Toc506390525"/>
      <w:r w:rsidRPr="00ED5EC9">
        <w:t>Running</w:t>
      </w:r>
      <w:bookmarkEnd w:id="74"/>
    </w:p>
    <w:p w14:paraId="50DE55E6"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2D-Functions/Extract HiC</w:t>
      </w:r>
    </w:p>
    <w:p w14:paraId="7C9239BC" w14:textId="2AA42D8F" w:rsidR="003E12CB" w:rsidRDefault="003E12CB" w:rsidP="003E12CB">
      <w:pPr>
        <w:pStyle w:val="ListParagraph"/>
        <w:spacing w:before="100" w:beforeAutospacing="1" w:after="0" w:line="360" w:lineRule="auto"/>
        <w:rPr>
          <w:rFonts w:ascii="Times New Roman" w:hAnsi="Times New Roman" w:cs="Times New Roman"/>
          <w:sz w:val="24"/>
          <w:szCs w:val="24"/>
        </w:rPr>
      </w:pPr>
    </w:p>
    <w:p w14:paraId="7774916D" w14:textId="19B95C1C" w:rsidR="0094343A" w:rsidRDefault="0094343A" w:rsidP="003E12CB">
      <w:pPr>
        <w:pStyle w:val="ListParagraph"/>
        <w:spacing w:before="100" w:beforeAutospacing="1" w:after="0" w:line="360" w:lineRule="auto"/>
        <w:rPr>
          <w:rFonts w:ascii="Times New Roman" w:hAnsi="Times New Roman" w:cs="Times New Roman"/>
          <w:sz w:val="24"/>
          <w:szCs w:val="24"/>
        </w:rPr>
      </w:pPr>
    </w:p>
    <w:p w14:paraId="770F60B5" w14:textId="025F8F00" w:rsidR="0094343A" w:rsidRDefault="0094343A" w:rsidP="003E12CB">
      <w:pPr>
        <w:spacing w:before="100" w:beforeAutospacing="1" w:after="0" w:line="360" w:lineRule="auto"/>
        <w:rPr>
          <w:rFonts w:ascii="Times New Roman" w:hAnsi="Times New Roman" w:cs="Times New Roman"/>
          <w:sz w:val="24"/>
          <w:szCs w:val="24"/>
        </w:rPr>
      </w:pPr>
    </w:p>
    <w:p w14:paraId="26FD983E" w14:textId="77777777" w:rsidR="0094343A" w:rsidRPr="00ED5EC9" w:rsidRDefault="0094343A" w:rsidP="003E12CB">
      <w:pPr>
        <w:pStyle w:val="ListParagraph"/>
        <w:spacing w:before="100" w:beforeAutospacing="1" w:after="0" w:line="360" w:lineRule="auto"/>
        <w:rPr>
          <w:rFonts w:ascii="Times New Roman" w:hAnsi="Times New Roman" w:cs="Times New Roman"/>
          <w:sz w:val="24"/>
          <w:szCs w:val="24"/>
        </w:rPr>
      </w:pPr>
    </w:p>
    <w:p w14:paraId="10BDD1B1" w14:textId="77777777" w:rsidR="003E12CB" w:rsidRPr="00ED5EC9" w:rsidRDefault="003E12CB" w:rsidP="003E12CB">
      <w:pPr>
        <w:pStyle w:val="ListParagraph"/>
        <w:keepNext/>
        <w:spacing w:before="100" w:beforeAutospacing="1" w:after="0" w:line="360" w:lineRule="auto"/>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199472C4" wp14:editId="6F039421">
            <wp:extent cx="5640074" cy="28465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45817" cy="2849466"/>
                    </a:xfrm>
                    <a:prstGeom prst="rect">
                      <a:avLst/>
                    </a:prstGeom>
                    <a:noFill/>
                    <a:ln>
                      <a:noFill/>
                    </a:ln>
                  </pic:spPr>
                </pic:pic>
              </a:graphicData>
            </a:graphic>
          </wp:inline>
        </w:drawing>
      </w:r>
    </w:p>
    <w:p w14:paraId="5D223875" w14:textId="391B363D" w:rsidR="003E12CB" w:rsidRPr="00ED5EC9" w:rsidRDefault="003E12CB" w:rsidP="008B139E">
      <w:pPr>
        <w:pStyle w:val="Figures"/>
      </w:pPr>
      <w:bookmarkStart w:id="75" w:name="_Toc503960230"/>
      <w:bookmarkStart w:id="76" w:name="_Toc504661605"/>
      <w:bookmarkStart w:id="77" w:name="_Toc506389395"/>
      <w:r w:rsidRPr="00ED5EC9">
        <w:t xml:space="preserve">Figure </w:t>
      </w:r>
      <w:r w:rsidR="0094343A">
        <w:t>7</w:t>
      </w:r>
      <w:r>
        <w:t>:</w:t>
      </w:r>
      <w:r w:rsidRPr="00ED5EC9">
        <w:t xml:space="preserve"> Extract Contact Matrices from a hic file</w:t>
      </w:r>
      <w:bookmarkEnd w:id="75"/>
      <w:bookmarkEnd w:id="76"/>
      <w:bookmarkEnd w:id="77"/>
    </w:p>
    <w:p w14:paraId="04DCD373" w14:textId="77777777" w:rsidR="003E12CB" w:rsidRPr="00ED5EC9" w:rsidRDefault="003E12CB" w:rsidP="003E12CB">
      <w:pPr>
        <w:spacing w:before="100" w:beforeAutospacing="1" w:after="0" w:line="360" w:lineRule="auto"/>
        <w:rPr>
          <w:rFonts w:ascii="Times New Roman" w:hAnsi="Times New Roman" w:cs="Times New Roman"/>
          <w:sz w:val="24"/>
          <w:szCs w:val="24"/>
        </w:rPr>
      </w:pPr>
      <w:r w:rsidRPr="00ED5EC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14:paraId="4AFBAD28" w14:textId="77777777" w:rsidTr="001F57D5">
        <w:tc>
          <w:tcPr>
            <w:tcW w:w="1615" w:type="dxa"/>
          </w:tcPr>
          <w:p w14:paraId="26A88851"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Field / Button</w:t>
            </w:r>
          </w:p>
        </w:tc>
        <w:tc>
          <w:tcPr>
            <w:tcW w:w="6570" w:type="dxa"/>
          </w:tcPr>
          <w:p w14:paraId="2A826557"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Description</w:t>
            </w:r>
          </w:p>
        </w:tc>
        <w:tc>
          <w:tcPr>
            <w:tcW w:w="1165" w:type="dxa"/>
          </w:tcPr>
          <w:p w14:paraId="6776933E" w14:textId="77777777" w:rsidR="003E12CB" w:rsidRPr="00FF32EF" w:rsidRDefault="003E12CB" w:rsidP="0094343A">
            <w:pPr>
              <w:spacing w:before="100" w:beforeAutospacing="1" w:line="360" w:lineRule="auto"/>
              <w:jc w:val="center"/>
              <w:rPr>
                <w:rFonts w:ascii="Times New Roman" w:hAnsi="Times New Roman" w:cs="Times New Roman"/>
                <w:b/>
                <w:sz w:val="24"/>
                <w:szCs w:val="24"/>
              </w:rPr>
            </w:pPr>
            <w:r w:rsidRPr="00FF32EF">
              <w:rPr>
                <w:rFonts w:ascii="Times New Roman" w:hAnsi="Times New Roman" w:cs="Times New Roman"/>
                <w:b/>
                <w:sz w:val="24"/>
                <w:szCs w:val="24"/>
              </w:rPr>
              <w:t>Default</w:t>
            </w:r>
          </w:p>
        </w:tc>
      </w:tr>
      <w:tr w:rsidR="003E12CB" w14:paraId="0C3EEC1E" w14:textId="77777777" w:rsidTr="001F57D5">
        <w:tc>
          <w:tcPr>
            <w:tcW w:w="1615" w:type="dxa"/>
          </w:tcPr>
          <w:p w14:paraId="342EA622"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Path to .hic File</w:t>
            </w:r>
          </w:p>
        </w:tc>
        <w:tc>
          <w:tcPr>
            <w:tcW w:w="6570" w:type="dxa"/>
          </w:tcPr>
          <w:p w14:paraId="7CA82E9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n online link or local path to a hic format file</w:t>
            </w:r>
          </w:p>
        </w:tc>
        <w:tc>
          <w:tcPr>
            <w:tcW w:w="1165" w:type="dxa"/>
          </w:tcPr>
          <w:p w14:paraId="5B0FE7D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C729019" w14:textId="77777777" w:rsidTr="001F57D5">
        <w:tc>
          <w:tcPr>
            <w:tcW w:w="1615" w:type="dxa"/>
          </w:tcPr>
          <w:p w14:paraId="64F504C7"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Load</w:t>
            </w:r>
          </w:p>
        </w:tc>
        <w:tc>
          <w:tcPr>
            <w:tcW w:w="6570" w:type="dxa"/>
          </w:tcPr>
          <w:p w14:paraId="26C523E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w:t>
            </w:r>
            <w:r w:rsidRPr="00ED5EC9">
              <w:rPr>
                <w:rFonts w:ascii="Times New Roman" w:hAnsi="Times New Roman" w:cs="Times New Roman"/>
                <w:sz w:val="24"/>
                <w:szCs w:val="24"/>
              </w:rPr>
              <w:t xml:space="preserve"> this button to fetch information from the header of the hic file.</w:t>
            </w:r>
          </w:p>
        </w:tc>
        <w:tc>
          <w:tcPr>
            <w:tcW w:w="1165" w:type="dxa"/>
          </w:tcPr>
          <w:p w14:paraId="73FE438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4790D61" w14:textId="77777777" w:rsidTr="001F57D5">
        <w:tc>
          <w:tcPr>
            <w:tcW w:w="1615" w:type="dxa"/>
          </w:tcPr>
          <w:p w14:paraId="520F167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lastRenderedPageBreak/>
              <w:t>Genome</w:t>
            </w:r>
          </w:p>
        </w:tc>
        <w:tc>
          <w:tcPr>
            <w:tcW w:w="6570" w:type="dxa"/>
          </w:tcPr>
          <w:p w14:paraId="27DE28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hic file</w:t>
            </w:r>
          </w:p>
        </w:tc>
        <w:tc>
          <w:tcPr>
            <w:tcW w:w="1165" w:type="dxa"/>
          </w:tcPr>
          <w:p w14:paraId="10D2079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1598E51" w14:textId="77777777" w:rsidTr="001F57D5">
        <w:tc>
          <w:tcPr>
            <w:tcW w:w="1615" w:type="dxa"/>
          </w:tcPr>
          <w:p w14:paraId="13033BED"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Chromosomes</w:t>
            </w:r>
          </w:p>
        </w:tc>
        <w:tc>
          <w:tcPr>
            <w:tcW w:w="6570" w:type="dxa"/>
          </w:tcPr>
          <w:p w14:paraId="7E1EA5F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78D2281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4A6FBA61" w14:textId="77777777" w:rsidTr="001F57D5">
        <w:tc>
          <w:tcPr>
            <w:tcW w:w="1615" w:type="dxa"/>
          </w:tcPr>
          <w:p w14:paraId="53B592AA"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From</w:t>
            </w:r>
          </w:p>
        </w:tc>
        <w:tc>
          <w:tcPr>
            <w:tcW w:w="6570" w:type="dxa"/>
          </w:tcPr>
          <w:p w14:paraId="77C86A6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Start of a fragment (to extract its contact matrix). </w:t>
            </w:r>
            <w:bookmarkStart w:id="78" w:name="OLE_LINK2"/>
            <w:r>
              <w:rPr>
                <w:rFonts w:ascii="Times New Roman" w:hAnsi="Times New Roman" w:cs="Times New Roman"/>
                <w:sz w:val="24"/>
                <w:szCs w:val="24"/>
              </w:rPr>
              <w:t>When From and To are left blank, the whole chromosome is considered.</w:t>
            </w:r>
            <w:bookmarkEnd w:id="78"/>
          </w:p>
        </w:tc>
        <w:tc>
          <w:tcPr>
            <w:tcW w:w="1165" w:type="dxa"/>
          </w:tcPr>
          <w:p w14:paraId="5EA7122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3E12CB" w14:paraId="746AADF7" w14:textId="77777777" w:rsidTr="001F57D5">
        <w:tc>
          <w:tcPr>
            <w:tcW w:w="1615" w:type="dxa"/>
          </w:tcPr>
          <w:p w14:paraId="3B4E0A2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To</w:t>
            </w:r>
          </w:p>
        </w:tc>
        <w:tc>
          <w:tcPr>
            <w:tcW w:w="6570" w:type="dxa"/>
          </w:tcPr>
          <w:p w14:paraId="3BE78D9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Blank</w:t>
            </w:r>
          </w:p>
        </w:tc>
      </w:tr>
      <w:tr w:rsidR="003E12CB" w14:paraId="682B4370" w14:textId="77777777" w:rsidTr="001F57D5">
        <w:tc>
          <w:tcPr>
            <w:tcW w:w="1615" w:type="dxa"/>
          </w:tcPr>
          <w:p w14:paraId="3BA0D6B7"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Resolution</w:t>
            </w:r>
          </w:p>
        </w:tc>
        <w:tc>
          <w:tcPr>
            <w:tcW w:w="6570" w:type="dxa"/>
          </w:tcPr>
          <w:p w14:paraId="2459F93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resolutions of contact matrices in the hic file</w:t>
            </w:r>
          </w:p>
        </w:tc>
        <w:tc>
          <w:tcPr>
            <w:tcW w:w="1165" w:type="dxa"/>
          </w:tcPr>
          <w:p w14:paraId="2ABB229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4ABAFD65" w14:textId="77777777" w:rsidTr="001F57D5">
        <w:trPr>
          <w:trHeight w:val="449"/>
        </w:trPr>
        <w:tc>
          <w:tcPr>
            <w:tcW w:w="1615" w:type="dxa"/>
          </w:tcPr>
          <w:p w14:paraId="5EC70331" w14:textId="77777777" w:rsidR="003E12CB" w:rsidRPr="00ED5EC9"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Normalization</w:t>
            </w:r>
          </w:p>
        </w:tc>
        <w:tc>
          <w:tcPr>
            <w:tcW w:w="6570" w:type="dxa"/>
          </w:tcPr>
          <w:p w14:paraId="13D2510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L</w:t>
            </w:r>
            <w:r w:rsidRPr="00ED5EC9">
              <w:rPr>
                <w:rFonts w:ascii="Times New Roman" w:hAnsi="Times New Roman" w:cs="Times New Roman"/>
                <w:sz w:val="24"/>
                <w:szCs w:val="24"/>
              </w:rPr>
              <w:t>ist of normalization methods used to normalize contact matrices</w:t>
            </w:r>
          </w:p>
        </w:tc>
        <w:tc>
          <w:tcPr>
            <w:tcW w:w="1165" w:type="dxa"/>
          </w:tcPr>
          <w:p w14:paraId="067B7E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3CA98890" w14:textId="77777777" w:rsidTr="001F57D5">
        <w:tc>
          <w:tcPr>
            <w:tcW w:w="1615" w:type="dxa"/>
          </w:tcPr>
          <w:p w14:paraId="0297DD84" w14:textId="77777777" w:rsidR="003E12CB" w:rsidRPr="00ED5EC9"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Extract Contac Data</w:t>
            </w:r>
          </w:p>
        </w:tc>
        <w:tc>
          <w:tcPr>
            <w:tcW w:w="6570" w:type="dxa"/>
          </w:tcPr>
          <w:p w14:paraId="1719D1E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Click this button to initiate extracting contact data</w:t>
            </w:r>
          </w:p>
        </w:tc>
        <w:tc>
          <w:tcPr>
            <w:tcW w:w="1165" w:type="dxa"/>
          </w:tcPr>
          <w:p w14:paraId="5496EA5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4EE8DE8B" w14:textId="382739F6" w:rsidR="003E12CB" w:rsidRPr="00ED5EC9" w:rsidRDefault="003E12CB" w:rsidP="003E12CB">
      <w:pPr>
        <w:pStyle w:val="Heading2"/>
      </w:pPr>
      <w:bookmarkStart w:id="79" w:name="_Toc506390526"/>
      <w:r w:rsidRPr="00ED5EC9">
        <w:t>Normalize HiC contact matrices</w:t>
      </w:r>
      <w:bookmarkEnd w:id="79"/>
    </w:p>
    <w:p w14:paraId="56AE595B" w14:textId="77777777" w:rsidR="003E12CB" w:rsidRDefault="003E12CB" w:rsidP="003E12CB">
      <w:pPr>
        <w:pStyle w:val="Heading3"/>
      </w:pPr>
      <w:bookmarkStart w:id="80" w:name="_Toc506390527"/>
      <w:r w:rsidRPr="00ED5EC9">
        <w:t>Purpose</w:t>
      </w:r>
      <w:bookmarkEnd w:id="80"/>
    </w:p>
    <w:p w14:paraId="79A6D03F"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normalize contact matrices in sparse matrix format.</w:t>
      </w:r>
    </w:p>
    <w:p w14:paraId="0F8FF913" w14:textId="77777777" w:rsidR="003E12CB" w:rsidRDefault="003E12CB" w:rsidP="003E12CB">
      <w:pPr>
        <w:pStyle w:val="Heading3"/>
      </w:pPr>
      <w:bookmarkStart w:id="81" w:name="_Toc506390528"/>
      <w:r w:rsidRPr="00ED5EC9">
        <w:t>Input</w:t>
      </w:r>
      <w:bookmarkEnd w:id="81"/>
    </w:p>
    <w:p w14:paraId="21530EDE"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 (each line represents a contact by three numbers separated by whitespaces: position1 position2 interaction_frequency)</w:t>
      </w:r>
    </w:p>
    <w:p w14:paraId="0A6E20A3" w14:textId="77777777" w:rsidR="003E12CB" w:rsidRPr="0031124A" w:rsidRDefault="003E12CB" w:rsidP="003E12CB">
      <w:pPr>
        <w:pStyle w:val="Heading3"/>
      </w:pPr>
      <w:bookmarkStart w:id="82" w:name="_Toc506390529"/>
      <w:r w:rsidRPr="00ED5EC9">
        <w:t>Output</w:t>
      </w:r>
      <w:bookmarkEnd w:id="82"/>
    </w:p>
    <w:p w14:paraId="3DE6B35B"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normalized contact matrix in sparse matrix format. The matrix is normalized by the Iterative Correction and Eigenvector decomposition (ICE) method </w:t>
      </w:r>
    </w:p>
    <w:p w14:paraId="567B6EFE" w14:textId="490DC441" w:rsidR="003E12CB" w:rsidRDefault="003E12CB" w:rsidP="003E12CB">
      <w:pPr>
        <w:pStyle w:val="Heading3"/>
      </w:pPr>
      <w:bookmarkStart w:id="83" w:name="_Toc506390530"/>
      <w:r w:rsidRPr="00ED5EC9">
        <w:t>Running</w:t>
      </w:r>
      <w:bookmarkEnd w:id="83"/>
      <w:r w:rsidRPr="00ED5EC9">
        <w:t xml:space="preserve"> </w:t>
      </w:r>
    </w:p>
    <w:p w14:paraId="585DE44F" w14:textId="77777777" w:rsidR="003E12CB" w:rsidRPr="00ED5EC9"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menu toolbar: 2D-Functions/Normalized HiC Data</w:t>
      </w:r>
    </w:p>
    <w:p w14:paraId="250C82F7" w14:textId="77777777" w:rsidR="003E12CB" w:rsidRPr="00ED5EC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Default="003E12CB" w:rsidP="008B139E">
      <w:pPr>
        <w:pStyle w:val="Figures"/>
      </w:pPr>
      <w:bookmarkStart w:id="84" w:name="_Toc503960231"/>
      <w:bookmarkStart w:id="85" w:name="_Toc504661606"/>
      <w:bookmarkStart w:id="86" w:name="_Toc506389396"/>
      <w:r w:rsidRPr="00ED5EC9">
        <w:t xml:space="preserve">Figure </w:t>
      </w:r>
      <w:r w:rsidR="0094343A">
        <w:t>8</w:t>
      </w:r>
      <w:r>
        <w:t>: Normalize HiC contact matrices</w:t>
      </w:r>
      <w:bookmarkEnd w:id="84"/>
      <w:bookmarkEnd w:id="85"/>
      <w:bookmarkEnd w:id="86"/>
    </w:p>
    <w:p w14:paraId="65284E14" w14:textId="77777777" w:rsidR="001F57D5" w:rsidRPr="00ED5EC9" w:rsidRDefault="001F57D5" w:rsidP="003E12CB">
      <w:pPr>
        <w:pStyle w:val="Figures"/>
      </w:pPr>
    </w:p>
    <w:p w14:paraId="23EE5E9D" w14:textId="77777777" w:rsidR="003E12CB" w:rsidRPr="00ED5EC9" w:rsidRDefault="003E12CB" w:rsidP="00E42080">
      <w:pPr>
        <w:pStyle w:val="Heading2"/>
      </w:pPr>
      <w:bookmarkStart w:id="87" w:name="_Toc506390531"/>
      <w:bookmarkStart w:id="88" w:name="Visualizing_Dataset"/>
      <w:r w:rsidRPr="00ED5EC9">
        <w:t>Visualiz</w:t>
      </w:r>
      <w:r>
        <w:t>ing</w:t>
      </w:r>
      <w:r w:rsidRPr="00ED5EC9">
        <w:t xml:space="preserve"> Dataset</w:t>
      </w:r>
      <w:r>
        <w:t xml:space="preserve"> in 2D format</w:t>
      </w:r>
      <w:bookmarkEnd w:id="87"/>
    </w:p>
    <w:p w14:paraId="0AB083BB" w14:textId="77777777" w:rsidR="003E12CB" w:rsidRPr="003D0F5F" w:rsidRDefault="003E12CB" w:rsidP="00E42080">
      <w:pPr>
        <w:pStyle w:val="Heading3"/>
      </w:pPr>
      <w:bookmarkStart w:id="89" w:name="_Toc506390532"/>
      <w:bookmarkEnd w:id="88"/>
      <w:r w:rsidRPr="00ED5EC9">
        <w:t>Purpose</w:t>
      </w:r>
      <w:bookmarkEnd w:id="89"/>
    </w:p>
    <w:p w14:paraId="30BA567B"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To create a two dimensional (2D) graphical representation of a contact matrix from an input file.</w:t>
      </w:r>
    </w:p>
    <w:p w14:paraId="77947357" w14:textId="77777777" w:rsidR="003E12CB" w:rsidRPr="00040D62" w:rsidRDefault="003E12CB" w:rsidP="00E42080">
      <w:pPr>
        <w:pStyle w:val="Heading3"/>
      </w:pPr>
      <w:bookmarkStart w:id="90" w:name="_Toc506390533"/>
      <w:r w:rsidRPr="00040D62">
        <w:t>Input</w:t>
      </w:r>
      <w:bookmarkEnd w:id="90"/>
    </w:p>
    <w:p w14:paraId="1519B57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 A</w:t>
      </w:r>
      <w:r w:rsidRPr="00040D62">
        <w:rPr>
          <w:rFonts w:ascii="Times New Roman" w:hAnsi="Times New Roman" w:cs="Times New Roman"/>
          <w:sz w:val="24"/>
          <w:szCs w:val="24"/>
        </w:rPr>
        <w:t xml:space="preserve"> sparse matrix format (each line represents a contact by three numbers separated by whitespaces: position1 postion2 interaction_frequency(IF))</w:t>
      </w:r>
      <w:r>
        <w:rPr>
          <w:rFonts w:ascii="Times New Roman" w:hAnsi="Times New Roman" w:cs="Times New Roman"/>
          <w:sz w:val="24"/>
          <w:szCs w:val="24"/>
        </w:rPr>
        <w:t xml:space="preserve"> or a</w:t>
      </w:r>
      <w:r w:rsidRPr="00040D62">
        <w:rPr>
          <w:rFonts w:ascii="Times New Roman" w:hAnsi="Times New Roman" w:cs="Times New Roman"/>
          <w:sz w:val="24"/>
          <w:szCs w:val="24"/>
        </w:rPr>
        <w:t>n input file in square matrix format (a full matrix repres</w:t>
      </w:r>
      <w:r>
        <w:rPr>
          <w:rFonts w:ascii="Times New Roman" w:hAnsi="Times New Roman" w:cs="Times New Roman"/>
          <w:sz w:val="24"/>
          <w:szCs w:val="24"/>
        </w:rPr>
        <w:t xml:space="preserve">enting all the contact regions). Mark the </w:t>
      </w:r>
      <w:r w:rsidRPr="002E26C0">
        <w:rPr>
          <w:rFonts w:ascii="Times New Roman" w:hAnsi="Times New Roman" w:cs="Times New Roman"/>
          <w:i/>
          <w:sz w:val="24"/>
          <w:szCs w:val="24"/>
        </w:rPr>
        <w:t>Is Square Matrix?</w:t>
      </w:r>
      <w:r>
        <w:rPr>
          <w:rFonts w:ascii="Times New Roman" w:hAnsi="Times New Roman" w:cs="Times New Roman"/>
          <w:sz w:val="24"/>
          <w:szCs w:val="24"/>
        </w:rPr>
        <w:t xml:space="preserve"> box if the input is a square matrix.</w:t>
      </w:r>
    </w:p>
    <w:p w14:paraId="1653363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1154180E"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622B816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Examples of square matrix files can be found here: </w:t>
      </w:r>
    </w:p>
    <w:p w14:paraId="3A109F6B"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/square_matrices/</w:t>
      </w:r>
    </w:p>
    <w:p w14:paraId="2AC09288" w14:textId="77777777" w:rsidR="003E12CB" w:rsidRPr="0041713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Note</w:t>
      </w:r>
      <w:r w:rsidRPr="0041713B">
        <w:rPr>
          <w:rFonts w:ascii="Times New Roman" w:hAnsi="Times New Roman" w:cs="Times New Roman"/>
          <w:sz w:val="24"/>
          <w:szCs w:val="24"/>
        </w:rPr>
        <w:t>: Resolution for square matrices = 40000</w:t>
      </w:r>
    </w:p>
    <w:p w14:paraId="38C229E6" w14:textId="77777777" w:rsidR="003E12CB" w:rsidRPr="00040D62" w:rsidRDefault="003E12CB" w:rsidP="00E42080">
      <w:pPr>
        <w:pStyle w:val="Heading3"/>
      </w:pPr>
      <w:bookmarkStart w:id="91" w:name="_Toc506390534"/>
      <w:r w:rsidRPr="00040D62">
        <w:t>Output</w:t>
      </w:r>
      <w:bookmarkEnd w:id="91"/>
    </w:p>
    <w:p w14:paraId="0BCE22C4"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r>
        <w:rPr>
          <w:rFonts w:ascii="Times New Roman" w:hAnsi="Times New Roman" w:cs="Times New Roman"/>
          <w:sz w:val="24"/>
          <w:szCs w:val="24"/>
        </w:rPr>
        <w:t>.</w:t>
      </w:r>
    </w:p>
    <w:p w14:paraId="7E18743E" w14:textId="77777777" w:rsidR="003E12CB" w:rsidRPr="00040D62" w:rsidRDefault="003E12CB" w:rsidP="00E42080">
      <w:pPr>
        <w:pStyle w:val="Heading3"/>
      </w:pPr>
      <w:bookmarkStart w:id="92" w:name="_Toc506390535"/>
      <w:r w:rsidRPr="00040D62">
        <w:lastRenderedPageBreak/>
        <w:t>Running</w:t>
      </w:r>
      <w:bookmarkEnd w:id="92"/>
    </w:p>
    <w:p w14:paraId="0B3073D3"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2D-Functions/Visualize Dataset</w:t>
      </w:r>
      <w:r>
        <w:rPr>
          <w:rFonts w:ascii="Times New Roman" w:hAnsi="Times New Roman" w:cs="Times New Roman"/>
          <w:sz w:val="24"/>
          <w:szCs w:val="24"/>
        </w:rPr>
        <w:t>.</w:t>
      </w:r>
    </w:p>
    <w:p w14:paraId="5CD81E8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25430" cy="2971509"/>
                    </a:xfrm>
                    <a:prstGeom prst="rect">
                      <a:avLst/>
                    </a:prstGeom>
                  </pic:spPr>
                </pic:pic>
              </a:graphicData>
            </a:graphic>
          </wp:inline>
        </w:drawing>
      </w:r>
    </w:p>
    <w:p w14:paraId="2E7A6CEA" w14:textId="2DDE7AAD" w:rsidR="003E12CB" w:rsidRPr="00ED5EC9" w:rsidRDefault="003E12CB" w:rsidP="008B139E">
      <w:pPr>
        <w:pStyle w:val="Figures"/>
      </w:pPr>
      <w:bookmarkStart w:id="93" w:name="_Toc503960232"/>
      <w:bookmarkStart w:id="94" w:name="_Toc504661607"/>
      <w:bookmarkStart w:id="95" w:name="_Toc506389397"/>
      <w:r w:rsidRPr="00ED5EC9">
        <w:t xml:space="preserve">Figure </w:t>
      </w:r>
      <w:r w:rsidR="0094343A">
        <w:t>9</w:t>
      </w:r>
      <w:r>
        <w:t>: Visualize Dataset in 2D Format</w:t>
      </w:r>
      <w:bookmarkEnd w:id="93"/>
      <w:bookmarkEnd w:id="94"/>
      <w:bookmarkEnd w:id="95"/>
    </w:p>
    <w:p w14:paraId="29B10FD8"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040D62" w:rsidRDefault="003E12CB" w:rsidP="00E42080">
      <w:pPr>
        <w:pStyle w:val="Heading3"/>
      </w:pPr>
      <w:bookmarkStart w:id="96" w:name="_Toc506390536"/>
      <w:r>
        <w:t>Display Controls</w:t>
      </w:r>
      <w:bookmarkEnd w:id="96"/>
    </w:p>
    <w:p w14:paraId="561045D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The description of the display controls on the display window is given below.</w:t>
      </w:r>
    </w:p>
    <w:p w14:paraId="49535797"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1A28F4D1" w14:textId="77777777" w:rsidTr="001F57D5">
        <w:tc>
          <w:tcPr>
            <w:tcW w:w="3856" w:type="dxa"/>
          </w:tcPr>
          <w:p w14:paraId="1D540E94"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4562" w:type="dxa"/>
          </w:tcPr>
          <w:p w14:paraId="3CC00B9F"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Description</w:t>
            </w:r>
          </w:p>
        </w:tc>
        <w:tc>
          <w:tcPr>
            <w:tcW w:w="1726" w:type="dxa"/>
          </w:tcPr>
          <w:p w14:paraId="2E8AB405"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Default</w:t>
            </w:r>
          </w:p>
        </w:tc>
      </w:tr>
      <w:tr w:rsidR="003E12CB" w14:paraId="34B6B750" w14:textId="77777777" w:rsidTr="001F57D5">
        <w:tc>
          <w:tcPr>
            <w:tcW w:w="3856" w:type="dxa"/>
          </w:tcPr>
          <w:p w14:paraId="3044B6F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4562" w:type="dxa"/>
          </w:tcPr>
          <w:p w14:paraId="572BEEA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Heatmap title</w:t>
            </w:r>
          </w:p>
        </w:tc>
        <w:tc>
          <w:tcPr>
            <w:tcW w:w="1726" w:type="dxa"/>
          </w:tcPr>
          <w:p w14:paraId="4B7077F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446E1F16" w14:textId="77777777" w:rsidTr="001F57D5">
        <w:tc>
          <w:tcPr>
            <w:tcW w:w="3856" w:type="dxa"/>
          </w:tcPr>
          <w:p w14:paraId="60A3529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4562" w:type="dxa"/>
          </w:tcPr>
          <w:p w14:paraId="74A3BB6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color legend</w:t>
            </w:r>
          </w:p>
        </w:tc>
        <w:tc>
          <w:tcPr>
            <w:tcW w:w="1726" w:type="dxa"/>
          </w:tcPr>
          <w:p w14:paraId="485A1F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0EAF166" w14:textId="77777777" w:rsidTr="001F57D5">
        <w:tc>
          <w:tcPr>
            <w:tcW w:w="3856" w:type="dxa"/>
          </w:tcPr>
          <w:p w14:paraId="4FAB6F5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4562" w:type="dxa"/>
          </w:tcPr>
          <w:p w14:paraId="7EDB99C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title label on the 2D display window</w:t>
            </w:r>
          </w:p>
        </w:tc>
        <w:tc>
          <w:tcPr>
            <w:tcW w:w="1726" w:type="dxa"/>
          </w:tcPr>
          <w:p w14:paraId="49A8199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22D4630" w14:textId="77777777" w:rsidTr="001F57D5">
        <w:tc>
          <w:tcPr>
            <w:tcW w:w="3856" w:type="dxa"/>
          </w:tcPr>
          <w:p w14:paraId="603BC8B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4562" w:type="dxa"/>
          </w:tcPr>
          <w:p w14:paraId="708F2B0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X-axis ticks label on the 2D display window</w:t>
            </w:r>
          </w:p>
        </w:tc>
        <w:tc>
          <w:tcPr>
            <w:tcW w:w="1726" w:type="dxa"/>
          </w:tcPr>
          <w:p w14:paraId="3F73A27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56E1DBBD" w14:textId="77777777" w:rsidTr="001F57D5">
        <w:tc>
          <w:tcPr>
            <w:tcW w:w="3856" w:type="dxa"/>
          </w:tcPr>
          <w:p w14:paraId="2DEA82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4562" w:type="dxa"/>
          </w:tcPr>
          <w:p w14:paraId="18A87A0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title label on the 2D display window</w:t>
            </w:r>
          </w:p>
        </w:tc>
        <w:tc>
          <w:tcPr>
            <w:tcW w:w="1726" w:type="dxa"/>
          </w:tcPr>
          <w:p w14:paraId="125EB8B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38DFD277" w14:textId="77777777" w:rsidTr="001F57D5">
        <w:tc>
          <w:tcPr>
            <w:tcW w:w="3856" w:type="dxa"/>
          </w:tcPr>
          <w:p w14:paraId="31B7BA8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Draw Y-Axis Ticks</w:t>
            </w:r>
          </w:p>
        </w:tc>
        <w:tc>
          <w:tcPr>
            <w:tcW w:w="4562" w:type="dxa"/>
          </w:tcPr>
          <w:p w14:paraId="707B90D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or hides the Y-axis ticks label on the 2D display window</w:t>
            </w:r>
          </w:p>
        </w:tc>
        <w:tc>
          <w:tcPr>
            <w:tcW w:w="1726" w:type="dxa"/>
          </w:tcPr>
          <w:p w14:paraId="4F70E3C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111626C8" w14:textId="77777777" w:rsidTr="001F57D5">
        <w:tc>
          <w:tcPr>
            <w:tcW w:w="3856" w:type="dxa"/>
          </w:tcPr>
          <w:p w14:paraId="7D99F26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4562" w:type="dxa"/>
          </w:tcPr>
          <w:p w14:paraId="15F524B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changes the Y-axis origin of the heatmap matrix from the Bottom-Left to Top-Left and vice versa</w:t>
            </w:r>
          </w:p>
        </w:tc>
        <w:tc>
          <w:tcPr>
            <w:tcW w:w="1726" w:type="dxa"/>
          </w:tcPr>
          <w:p w14:paraId="788E95C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46614EB5" w14:textId="77777777" w:rsidTr="001F57D5">
        <w:tc>
          <w:tcPr>
            <w:tcW w:w="3856" w:type="dxa"/>
          </w:tcPr>
          <w:p w14:paraId="19DA6E7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4562" w:type="dxa"/>
          </w:tcPr>
          <w:p w14:paraId="6BCBD03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zoom in/out of the heat map matrix</w:t>
            </w:r>
          </w:p>
        </w:tc>
        <w:tc>
          <w:tcPr>
            <w:tcW w:w="1726" w:type="dxa"/>
          </w:tcPr>
          <w:p w14:paraId="04FF04A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30A02790" w14:textId="77777777" w:rsidTr="001F57D5">
        <w:tc>
          <w:tcPr>
            <w:tcW w:w="3856" w:type="dxa"/>
          </w:tcPr>
          <w:p w14:paraId="1E1554C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 Matrix?(Input contact file)</w:t>
            </w:r>
          </w:p>
        </w:tc>
        <w:tc>
          <w:tcPr>
            <w:tcW w:w="4562" w:type="dxa"/>
          </w:tcPr>
          <w:p w14:paraId="3361A2F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44793892" w14:textId="77777777" w:rsidTr="001F57D5">
        <w:tc>
          <w:tcPr>
            <w:tcW w:w="3856" w:type="dxa"/>
          </w:tcPr>
          <w:p w14:paraId="0B1A7E4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Specify Resolution</w:t>
            </w:r>
          </w:p>
        </w:tc>
        <w:tc>
          <w:tcPr>
            <w:tcW w:w="4562" w:type="dxa"/>
          </w:tcPr>
          <w:p w14:paraId="126A4D45" w14:textId="77777777" w:rsidR="003E12CB" w:rsidRPr="00A36FB8"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7E92716" w14:textId="77777777" w:rsidTr="001F57D5">
        <w:tc>
          <w:tcPr>
            <w:tcW w:w="3856" w:type="dxa"/>
          </w:tcPr>
          <w:p w14:paraId="797C031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contact file</w:t>
            </w:r>
          </w:p>
        </w:tc>
        <w:tc>
          <w:tcPr>
            <w:tcW w:w="4562" w:type="dxa"/>
          </w:tcPr>
          <w:p w14:paraId="258E8EB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EEBE4FE" w14:textId="77777777" w:rsidTr="001F57D5">
        <w:tc>
          <w:tcPr>
            <w:tcW w:w="3856" w:type="dxa"/>
          </w:tcPr>
          <w:p w14:paraId="168D266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4562" w:type="dxa"/>
          </w:tcPr>
          <w:p w14:paraId="4007D64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title of the heatmap</w:t>
            </w:r>
          </w:p>
        </w:tc>
        <w:tc>
          <w:tcPr>
            <w:tcW w:w="1726" w:type="dxa"/>
          </w:tcPr>
          <w:p w14:paraId="07B3270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w:t>
            </w:r>
            <w:r w:rsidRPr="00BF511D">
              <w:rPr>
                <w:rFonts w:ascii="Times New Roman" w:hAnsi="Times New Roman" w:cs="Times New Roman"/>
                <w:sz w:val="24"/>
                <w:szCs w:val="24"/>
              </w:rPr>
              <w:t>ap Display</w:t>
            </w:r>
          </w:p>
        </w:tc>
      </w:tr>
      <w:tr w:rsidR="003E12CB" w14:paraId="5097A14B" w14:textId="77777777" w:rsidTr="001F57D5">
        <w:tc>
          <w:tcPr>
            <w:tcW w:w="3856" w:type="dxa"/>
          </w:tcPr>
          <w:p w14:paraId="3ABCD4B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4562" w:type="dxa"/>
          </w:tcPr>
          <w:p w14:paraId="793A49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X-Axis title for the  heatmap</w:t>
            </w:r>
          </w:p>
        </w:tc>
        <w:tc>
          <w:tcPr>
            <w:tcW w:w="1726" w:type="dxa"/>
          </w:tcPr>
          <w:p w14:paraId="4C18057E" w14:textId="77777777" w:rsidR="003E12CB" w:rsidRDefault="003E12CB" w:rsidP="0094343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(bp)</w:t>
            </w:r>
          </w:p>
        </w:tc>
      </w:tr>
      <w:tr w:rsidR="003E12CB" w14:paraId="252977B8" w14:textId="77777777" w:rsidTr="001F57D5">
        <w:tc>
          <w:tcPr>
            <w:tcW w:w="3856" w:type="dxa"/>
          </w:tcPr>
          <w:p w14:paraId="6413910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4562" w:type="dxa"/>
          </w:tcPr>
          <w:p w14:paraId="5DAF06F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Y-Axis title for the  heatmap</w:t>
            </w:r>
          </w:p>
        </w:tc>
        <w:tc>
          <w:tcPr>
            <w:tcW w:w="1726" w:type="dxa"/>
          </w:tcPr>
          <w:p w14:paraId="1EAB1AA2" w14:textId="77777777" w:rsidR="003E12CB" w:rsidRDefault="003E12CB" w:rsidP="0094343A">
            <w:pPr>
              <w:spacing w:before="100" w:beforeAutospacing="1" w:line="360" w:lineRule="auto"/>
              <w:jc w:val="center"/>
              <w:rPr>
                <w:rFonts w:ascii="Times New Roman" w:hAnsi="Times New Roman" w:cs="Times New Roman"/>
                <w:sz w:val="24"/>
                <w:szCs w:val="24"/>
              </w:rPr>
            </w:pPr>
            <w:r w:rsidRPr="005473AA">
              <w:rPr>
                <w:rFonts w:ascii="Times New Roman" w:hAnsi="Times New Roman" w:cs="Times New Roman"/>
                <w:sz w:val="24"/>
                <w:szCs w:val="24"/>
              </w:rPr>
              <w:t>Genome bin Resolution (bp)</w:t>
            </w:r>
          </w:p>
        </w:tc>
      </w:tr>
      <w:tr w:rsidR="003E12CB" w14:paraId="25BB6B5D" w14:textId="77777777" w:rsidTr="001F57D5">
        <w:tc>
          <w:tcPr>
            <w:tcW w:w="3856" w:type="dxa"/>
          </w:tcPr>
          <w:p w14:paraId="42E2908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min</w:t>
            </w:r>
          </w:p>
        </w:tc>
        <w:tc>
          <w:tcPr>
            <w:tcW w:w="4562" w:type="dxa"/>
          </w:tcPr>
          <w:p w14:paraId="08CF7E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X-axis Tick for the heatmap</w:t>
            </w:r>
          </w:p>
        </w:tc>
        <w:tc>
          <w:tcPr>
            <w:tcW w:w="1726" w:type="dxa"/>
          </w:tcPr>
          <w:p w14:paraId="1B29981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CDB3687" w14:textId="77777777" w:rsidTr="001F57D5">
        <w:tc>
          <w:tcPr>
            <w:tcW w:w="3856" w:type="dxa"/>
          </w:tcPr>
          <w:p w14:paraId="2212A8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w:t>
            </w:r>
          </w:p>
        </w:tc>
        <w:tc>
          <w:tcPr>
            <w:tcW w:w="4562" w:type="dxa"/>
          </w:tcPr>
          <w:p w14:paraId="40D8F3E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X-axis Tick for the heatmap</w:t>
            </w:r>
          </w:p>
        </w:tc>
        <w:tc>
          <w:tcPr>
            <w:tcW w:w="1726" w:type="dxa"/>
          </w:tcPr>
          <w:p w14:paraId="5E12A8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0C71B59C" w14:textId="77777777" w:rsidTr="001F57D5">
        <w:tc>
          <w:tcPr>
            <w:tcW w:w="3856" w:type="dxa"/>
          </w:tcPr>
          <w:p w14:paraId="50C781F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w:t>
            </w:r>
          </w:p>
        </w:tc>
        <w:tc>
          <w:tcPr>
            <w:tcW w:w="4562" w:type="dxa"/>
          </w:tcPr>
          <w:p w14:paraId="10D14E3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minimum Y-axis Tick for the heatmap</w:t>
            </w:r>
          </w:p>
        </w:tc>
        <w:tc>
          <w:tcPr>
            <w:tcW w:w="1726" w:type="dxa"/>
          </w:tcPr>
          <w:p w14:paraId="48B2BFB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46898CA9" w14:textId="77777777" w:rsidTr="001F57D5">
        <w:tc>
          <w:tcPr>
            <w:tcW w:w="3856" w:type="dxa"/>
          </w:tcPr>
          <w:p w14:paraId="0150EB4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max</w:t>
            </w:r>
          </w:p>
        </w:tc>
        <w:tc>
          <w:tcPr>
            <w:tcW w:w="4562" w:type="dxa"/>
          </w:tcPr>
          <w:p w14:paraId="185DDE5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allows the user to specify the maximum Y-axis Tick for the heatmap</w:t>
            </w:r>
          </w:p>
        </w:tc>
        <w:tc>
          <w:tcPr>
            <w:tcW w:w="1726" w:type="dxa"/>
          </w:tcPr>
          <w:p w14:paraId="6426FB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4A7FF315" w14:textId="77777777" w:rsidTr="001F57D5">
        <w:tc>
          <w:tcPr>
            <w:tcW w:w="3856" w:type="dxa"/>
          </w:tcPr>
          <w:p w14:paraId="25E606C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X min [Genome Location Equivalent]</w:t>
            </w:r>
          </w:p>
        </w:tc>
        <w:tc>
          <w:tcPr>
            <w:tcW w:w="4562" w:type="dxa"/>
          </w:tcPr>
          <w:p w14:paraId="049E38B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minimum X-axis Tick for the heatmap</w:t>
            </w:r>
          </w:p>
        </w:tc>
        <w:tc>
          <w:tcPr>
            <w:tcW w:w="1726" w:type="dxa"/>
          </w:tcPr>
          <w:p w14:paraId="44F3729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7FA328DD" w14:textId="77777777" w:rsidTr="001F57D5">
        <w:tc>
          <w:tcPr>
            <w:tcW w:w="3856" w:type="dxa"/>
          </w:tcPr>
          <w:p w14:paraId="299D398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 max[Genome Location Equivalent]</w:t>
            </w:r>
          </w:p>
        </w:tc>
        <w:tc>
          <w:tcPr>
            <w:tcW w:w="4562" w:type="dxa"/>
          </w:tcPr>
          <w:p w14:paraId="0FB3F1A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X-axis Tick for the heatmap</w:t>
            </w:r>
          </w:p>
        </w:tc>
        <w:tc>
          <w:tcPr>
            <w:tcW w:w="1726" w:type="dxa"/>
          </w:tcPr>
          <w:p w14:paraId="0549EA0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638AF555" w14:textId="77777777" w:rsidTr="001F57D5">
        <w:tc>
          <w:tcPr>
            <w:tcW w:w="3856" w:type="dxa"/>
          </w:tcPr>
          <w:p w14:paraId="316393D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 min [Genome Location Equivalent]</w:t>
            </w:r>
          </w:p>
        </w:tc>
        <w:tc>
          <w:tcPr>
            <w:tcW w:w="4562" w:type="dxa"/>
          </w:tcPr>
          <w:p w14:paraId="542B1B6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 It shows the genomic position equivalent for the minimum Y-axis Tick for the heatmap</w:t>
            </w:r>
          </w:p>
        </w:tc>
        <w:tc>
          <w:tcPr>
            <w:tcW w:w="1726" w:type="dxa"/>
          </w:tcPr>
          <w:p w14:paraId="14C84EF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5EE7B71D" w14:textId="77777777" w:rsidTr="001F57D5">
        <w:tc>
          <w:tcPr>
            <w:tcW w:w="3856" w:type="dxa"/>
          </w:tcPr>
          <w:p w14:paraId="64F2AB46" w14:textId="77777777" w:rsidR="003E12CB" w:rsidRDefault="003E12CB" w:rsidP="0094343A">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Y [Genome Location Equivalent]</w:t>
            </w:r>
          </w:p>
        </w:tc>
        <w:tc>
          <w:tcPr>
            <w:tcW w:w="4562" w:type="dxa"/>
          </w:tcPr>
          <w:p w14:paraId="4CA17DC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genomic position equivalent for the maximum Y-axis Tick for the heatmap</w:t>
            </w:r>
          </w:p>
        </w:tc>
        <w:tc>
          <w:tcPr>
            <w:tcW w:w="1726" w:type="dxa"/>
          </w:tcPr>
          <w:p w14:paraId="6A6279C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59A6944D" w14:textId="77777777" w:rsidTr="001F57D5">
        <w:tc>
          <w:tcPr>
            <w:tcW w:w="3856" w:type="dxa"/>
          </w:tcPr>
          <w:p w14:paraId="7A68C7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Units detected</w:t>
            </w:r>
          </w:p>
        </w:tc>
        <w:tc>
          <w:tcPr>
            <w:tcW w:w="4562" w:type="dxa"/>
          </w:tcPr>
          <w:p w14:paraId="20AFC0E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regions found in the input matrix</w:t>
            </w:r>
          </w:p>
        </w:tc>
        <w:tc>
          <w:tcPr>
            <w:tcW w:w="1726" w:type="dxa"/>
          </w:tcPr>
          <w:p w14:paraId="118941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200</w:t>
            </w:r>
          </w:p>
        </w:tc>
      </w:tr>
      <w:tr w:rsidR="003E12CB" w14:paraId="328D53A9" w14:textId="77777777" w:rsidTr="001F57D5">
        <w:tc>
          <w:tcPr>
            <w:tcW w:w="3856" w:type="dxa"/>
          </w:tcPr>
          <w:p w14:paraId="6694224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4562" w:type="dxa"/>
          </w:tcPr>
          <w:p w14:paraId="5BF371C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number of gaps or missing regions noted from the input matrix</w:t>
            </w:r>
          </w:p>
        </w:tc>
        <w:tc>
          <w:tcPr>
            <w:tcW w:w="1726" w:type="dxa"/>
          </w:tcPr>
          <w:p w14:paraId="2561C34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1D8A52A" w14:textId="77777777" w:rsidTr="001F57D5">
        <w:tc>
          <w:tcPr>
            <w:tcW w:w="3856" w:type="dxa"/>
          </w:tcPr>
          <w:p w14:paraId="72CF3E3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4562" w:type="dxa"/>
          </w:tcPr>
          <w:p w14:paraId="1392397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displays the resolution of the input matrix</w:t>
            </w:r>
          </w:p>
        </w:tc>
        <w:tc>
          <w:tcPr>
            <w:tcW w:w="1726" w:type="dxa"/>
          </w:tcPr>
          <w:p w14:paraId="6BB4602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4FFDFB82" w14:textId="77777777" w:rsidTr="001F57D5">
        <w:tc>
          <w:tcPr>
            <w:tcW w:w="3856" w:type="dxa"/>
          </w:tcPr>
          <w:p w14:paraId="6F44E15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4562" w:type="dxa"/>
          </w:tcPr>
          <w:p w14:paraId="4085E9C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minimum genome position observed from the  input matrix</w:t>
            </w:r>
          </w:p>
        </w:tc>
        <w:tc>
          <w:tcPr>
            <w:tcW w:w="1726" w:type="dxa"/>
          </w:tcPr>
          <w:p w14:paraId="6C673F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9D9A9C7" w14:textId="77777777" w:rsidTr="001F57D5">
        <w:tc>
          <w:tcPr>
            <w:tcW w:w="3856" w:type="dxa"/>
          </w:tcPr>
          <w:p w14:paraId="5DA68AA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End Position</w:t>
            </w:r>
          </w:p>
        </w:tc>
        <w:tc>
          <w:tcPr>
            <w:tcW w:w="4562" w:type="dxa"/>
          </w:tcPr>
          <w:p w14:paraId="5922467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maximum genome position  observed from the  input matrix</w:t>
            </w:r>
          </w:p>
        </w:tc>
        <w:tc>
          <w:tcPr>
            <w:tcW w:w="1726" w:type="dxa"/>
          </w:tcPr>
          <w:p w14:paraId="12F6319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8000000</w:t>
            </w:r>
          </w:p>
        </w:tc>
      </w:tr>
      <w:tr w:rsidR="003E12CB" w14:paraId="7A4372C6" w14:textId="77777777" w:rsidTr="001F57D5">
        <w:trPr>
          <w:trHeight w:val="125"/>
        </w:trPr>
        <w:tc>
          <w:tcPr>
            <w:tcW w:w="3856" w:type="dxa"/>
          </w:tcPr>
          <w:p w14:paraId="7E53000B"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4562" w:type="dxa"/>
          </w:tcPr>
          <w:p w14:paraId="5135B482"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An array of Color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3E12CB" w14:paraId="0127006F" w14:textId="77777777" w:rsidTr="001F57D5">
        <w:tc>
          <w:tcPr>
            <w:tcW w:w="3856" w:type="dxa"/>
          </w:tcPr>
          <w:p w14:paraId="0896FD1C"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42CEBC73" w14:textId="77777777" w:rsidTr="001F57D5">
        <w:tc>
          <w:tcPr>
            <w:tcW w:w="3856" w:type="dxa"/>
          </w:tcPr>
          <w:p w14:paraId="5048617D"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GRADIENT_BLUE_TO_RED</w:t>
            </w:r>
          </w:p>
        </w:tc>
        <w:tc>
          <w:tcPr>
            <w:tcW w:w="4562" w:type="dxa"/>
          </w:tcPr>
          <w:p w14:paraId="03D0D6FA"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03D1271E" w14:textId="77777777" w:rsidTr="001F57D5">
        <w:tc>
          <w:tcPr>
            <w:tcW w:w="3856" w:type="dxa"/>
          </w:tcPr>
          <w:p w14:paraId="10205CF9"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GRADIENT_HEAT</w:t>
            </w:r>
          </w:p>
        </w:tc>
        <w:tc>
          <w:tcPr>
            <w:tcW w:w="4562" w:type="dxa"/>
          </w:tcPr>
          <w:p w14:paraId="449B8417"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different gradient for hot things (black, brown, orange, white)</w:t>
            </w:r>
          </w:p>
        </w:tc>
        <w:tc>
          <w:tcPr>
            <w:tcW w:w="1726" w:type="dxa"/>
          </w:tcPr>
          <w:p w14:paraId="1D2732B6"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19EC1023" w14:textId="77777777" w:rsidTr="001F57D5">
        <w:tc>
          <w:tcPr>
            <w:tcW w:w="3856" w:type="dxa"/>
          </w:tcPr>
          <w:p w14:paraId="09D669D1"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lastRenderedPageBreak/>
              <w:t>GRADIENT_HOT</w:t>
            </w:r>
          </w:p>
        </w:tc>
        <w:tc>
          <w:tcPr>
            <w:tcW w:w="4562" w:type="dxa"/>
          </w:tcPr>
          <w:p w14:paraId="01A62815"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for hot things (black, red, orange, yellow, white)</w:t>
            </w:r>
          </w:p>
        </w:tc>
        <w:tc>
          <w:tcPr>
            <w:tcW w:w="1726" w:type="dxa"/>
          </w:tcPr>
          <w:p w14:paraId="5E5C6719"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041C868B" w14:textId="77777777" w:rsidTr="001F57D5">
        <w:tc>
          <w:tcPr>
            <w:tcW w:w="3856" w:type="dxa"/>
          </w:tcPr>
          <w:p w14:paraId="1033DCCB"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2F590621" w14:textId="77777777" w:rsidTr="001F57D5">
        <w:tc>
          <w:tcPr>
            <w:tcW w:w="3856" w:type="dxa"/>
          </w:tcPr>
          <w:p w14:paraId="556237B2"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GRADIENT_RAINBOW</w:t>
            </w:r>
          </w:p>
        </w:tc>
        <w:tc>
          <w:tcPr>
            <w:tcW w:w="4562" w:type="dxa"/>
          </w:tcPr>
          <w:p w14:paraId="33FF8028"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the rainbow: violet, blue, green, yellow, orange, red</w:t>
            </w:r>
          </w:p>
        </w:tc>
        <w:tc>
          <w:tcPr>
            <w:tcW w:w="1726" w:type="dxa"/>
          </w:tcPr>
          <w:p w14:paraId="6BE445DC"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48DB4B57" w14:textId="77777777" w:rsidTr="001F57D5">
        <w:tc>
          <w:tcPr>
            <w:tcW w:w="3856" w:type="dxa"/>
          </w:tcPr>
          <w:p w14:paraId="054CE78C"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GRADIENT_RED_TO_GREEN</w:t>
            </w:r>
          </w:p>
        </w:tc>
        <w:tc>
          <w:tcPr>
            <w:tcW w:w="4562" w:type="dxa"/>
          </w:tcPr>
          <w:p w14:paraId="725BAB3D"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64091DED" w14:textId="77777777" w:rsidTr="001F57D5">
        <w:tc>
          <w:tcPr>
            <w:tcW w:w="3856" w:type="dxa"/>
          </w:tcPr>
          <w:p w14:paraId="1FE62A9D"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GRADIENT_ROY</w:t>
            </w:r>
          </w:p>
        </w:tc>
        <w:tc>
          <w:tcPr>
            <w:tcW w:w="4562" w:type="dxa"/>
          </w:tcPr>
          <w:p w14:paraId="5BFD92FD" w14:textId="77777777" w:rsidR="003E12CB" w:rsidRPr="00B5048F" w:rsidRDefault="003E12CB" w:rsidP="0094343A">
            <w:pPr>
              <w:spacing w:before="100" w:beforeAutospacing="1" w:line="360" w:lineRule="auto"/>
              <w:jc w:val="center"/>
              <w:rPr>
                <w:rFonts w:ascii="Times New Roman" w:hAnsi="Times New Roman" w:cs="Times New Roman"/>
                <w:color w:val="000000" w:themeColor="text1"/>
                <w:sz w:val="24"/>
                <w:szCs w:val="24"/>
              </w:rPr>
            </w:pPr>
            <w:r w:rsidRPr="00B5048F">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6D1ECF60" w14:textId="77777777" w:rsidTr="001F57D5">
        <w:tc>
          <w:tcPr>
            <w:tcW w:w="3856" w:type="dxa"/>
          </w:tcPr>
          <w:p w14:paraId="4CCDFEF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4562" w:type="dxa"/>
          </w:tcPr>
          <w:p w14:paraId="15BC0D5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determines the type of data to be displayed. The types available are the raw input data, a Tanh of input data, a Pearson correlation of input data, and a Spearman correlation of  the input data.</w:t>
            </w:r>
          </w:p>
        </w:tc>
        <w:tc>
          <w:tcPr>
            <w:tcW w:w="1726" w:type="dxa"/>
          </w:tcPr>
          <w:p w14:paraId="6A58D63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52067615" w14:textId="77777777" w:rsidR="003E12CB" w:rsidRPr="00E42080" w:rsidRDefault="003E12CB" w:rsidP="00E42080">
      <w:pPr>
        <w:pStyle w:val="Heading3"/>
      </w:pPr>
      <w:bookmarkStart w:id="97" w:name="_Toc506390537"/>
      <w:r w:rsidRPr="00E42080">
        <w:t>TAD Annotation</w:t>
      </w:r>
      <w:bookmarkEnd w:id="97"/>
    </w:p>
    <w:p w14:paraId="5CECE628"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ED5EC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252F6E3F" w14:textId="77777777" w:rsidTr="001F57D5">
        <w:tc>
          <w:tcPr>
            <w:tcW w:w="3856" w:type="dxa"/>
          </w:tcPr>
          <w:p w14:paraId="37C0036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5C4FA677"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76B1FC78"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4D9EFFD2" w14:textId="77777777" w:rsidTr="001F57D5">
        <w:tc>
          <w:tcPr>
            <w:tcW w:w="3856" w:type="dxa"/>
          </w:tcPr>
          <w:p w14:paraId="27A53B0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Load TAD file </w:t>
            </w:r>
          </w:p>
        </w:tc>
        <w:tc>
          <w:tcPr>
            <w:tcW w:w="4562" w:type="dxa"/>
          </w:tcPr>
          <w:p w14:paraId="08D67B1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77D08C81" w14:textId="77777777" w:rsidTr="001F57D5">
        <w:tc>
          <w:tcPr>
            <w:tcW w:w="3856" w:type="dxa"/>
          </w:tcPr>
          <w:p w14:paraId="67C90C8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Identified TAD</w:t>
            </w:r>
          </w:p>
        </w:tc>
        <w:tc>
          <w:tcPr>
            <w:tcW w:w="4562" w:type="dxa"/>
          </w:tcPr>
          <w:p w14:paraId="26F19C5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It shows the TADs in the input file</w:t>
            </w:r>
          </w:p>
        </w:tc>
        <w:tc>
          <w:tcPr>
            <w:tcW w:w="1726" w:type="dxa"/>
          </w:tcPr>
          <w:p w14:paraId="1E066EA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23F2A204" w14:textId="77777777" w:rsidTr="001F57D5">
        <w:tc>
          <w:tcPr>
            <w:tcW w:w="3856" w:type="dxa"/>
          </w:tcPr>
          <w:p w14:paraId="16AB30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Show TAD on Heatmap</w:t>
            </w:r>
          </w:p>
        </w:tc>
        <w:tc>
          <w:tcPr>
            <w:tcW w:w="4562" w:type="dxa"/>
          </w:tcPr>
          <w:p w14:paraId="407AAB7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Default="003E12CB" w:rsidP="0094343A">
            <w:pPr>
              <w:spacing w:before="100" w:beforeAutospacing="1" w:line="360" w:lineRule="auto"/>
              <w:jc w:val="center"/>
              <w:rPr>
                <w:rFonts w:ascii="Times New Roman" w:hAnsi="Times New Roman" w:cs="Times New Roman"/>
                <w:sz w:val="24"/>
                <w:szCs w:val="24"/>
              </w:rPr>
            </w:pPr>
          </w:p>
        </w:tc>
      </w:tr>
      <w:tr w:rsidR="003E12CB" w14:paraId="1A757F44" w14:textId="77777777" w:rsidTr="001F57D5">
        <w:tc>
          <w:tcPr>
            <w:tcW w:w="3856" w:type="dxa"/>
          </w:tcPr>
          <w:p w14:paraId="2E3E274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Display Multiple TADs</w:t>
            </w:r>
          </w:p>
        </w:tc>
        <w:tc>
          <w:tcPr>
            <w:tcW w:w="4562" w:type="dxa"/>
          </w:tcPr>
          <w:p w14:paraId="2176A97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Once checked, allows TADs from different method to be overlapped on the same display window. This function is useful for </w:t>
            </w:r>
            <w:r>
              <w:rPr>
                <w:rFonts w:ascii="Times New Roman" w:hAnsi="Times New Roman" w:cs="Times New Roman"/>
                <w:sz w:val="24"/>
                <w:szCs w:val="24"/>
              </w:rPr>
              <w:lastRenderedPageBreak/>
              <w:t xml:space="preserve">comparing TADs identified by different methods for a dataset. </w:t>
            </w:r>
          </w:p>
        </w:tc>
        <w:tc>
          <w:tcPr>
            <w:tcW w:w="1726" w:type="dxa"/>
          </w:tcPr>
          <w:p w14:paraId="6050E53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unchecked</w:t>
            </w:r>
          </w:p>
        </w:tc>
      </w:tr>
      <w:tr w:rsidR="003E12CB" w14:paraId="5F5B318B" w14:textId="77777777" w:rsidTr="001F57D5">
        <w:tc>
          <w:tcPr>
            <w:tcW w:w="3856" w:type="dxa"/>
          </w:tcPr>
          <w:p w14:paraId="28A00DD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Choose Display Color</w:t>
            </w:r>
          </w:p>
        </w:tc>
        <w:tc>
          <w:tcPr>
            <w:tcW w:w="4562" w:type="dxa"/>
          </w:tcPr>
          <w:p w14:paraId="1F4015E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Choose the color for the TAD boundary marks</w:t>
            </w:r>
          </w:p>
        </w:tc>
        <w:tc>
          <w:tcPr>
            <w:tcW w:w="1726" w:type="dxa"/>
          </w:tcPr>
          <w:p w14:paraId="7893F64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Color 1</w:t>
            </w:r>
          </w:p>
        </w:tc>
      </w:tr>
    </w:tbl>
    <w:p w14:paraId="48888D2B"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ED5EC9" w:rsidRDefault="003E12CB" w:rsidP="00E42080">
      <w:pPr>
        <w:pStyle w:val="Heading3"/>
      </w:pPr>
      <w:bookmarkStart w:id="98" w:name="_Toc506390538"/>
      <w:r>
        <w:t>Demonstration</w:t>
      </w:r>
      <w:bookmarkEnd w:id="98"/>
    </w:p>
    <w:p w14:paraId="44AC5360"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Figure 5 below shows the TAD annotation for the TADs identified by two TAD identification algorithms (ClusterTAD and DI) for mESC Chromosome 17 from </w:t>
      </w:r>
      <w:hyperlink r:id="rId74" w:history="1">
        <w:r w:rsidRPr="00130921">
          <w:rPr>
            <w:rStyle w:val="Hyperlink"/>
            <w:rFonts w:ascii="Times New Roman" w:hAnsi="Times New Roman" w:cs="Times New Roman"/>
            <w:sz w:val="24"/>
            <w:szCs w:val="24"/>
          </w:rPr>
          <w:t>Ren Lab</w:t>
        </w:r>
      </w:hyperlink>
      <w:r>
        <w:rPr>
          <w:rFonts w:ascii="Times New Roman" w:hAnsi="Times New Roman" w:cs="Times New Roman"/>
          <w:sz w:val="24"/>
          <w:szCs w:val="24"/>
        </w:rPr>
        <w:t>.</w:t>
      </w:r>
    </w:p>
    <w:p w14:paraId="2207648A" w14:textId="77777777" w:rsidR="003E12CB" w:rsidRPr="00C17870" w:rsidRDefault="003E12CB" w:rsidP="003E12CB">
      <w:pPr>
        <w:pStyle w:val="ListParagraph"/>
        <w:spacing w:before="100" w:beforeAutospacing="1" w:after="0" w:line="360" w:lineRule="auto"/>
        <w:ind w:left="0"/>
        <w:rPr>
          <w:rFonts w:ascii="Times New Roman" w:hAnsi="Times New Roman" w:cs="Times New Roman"/>
          <w:b/>
          <w:sz w:val="24"/>
          <w:szCs w:val="24"/>
        </w:rPr>
      </w:pPr>
      <w:r w:rsidRPr="00C17870">
        <w:rPr>
          <w:rFonts w:ascii="Times New Roman" w:hAnsi="Times New Roman" w:cs="Times New Roman"/>
          <w:b/>
          <w:sz w:val="24"/>
          <w:szCs w:val="24"/>
        </w:rPr>
        <w:t>Step 1:</w:t>
      </w:r>
    </w:p>
    <w:p w14:paraId="10A8D3BC" w14:textId="77777777"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To run this demonstration, load a sample square matrix as the input contact file.</w:t>
      </w:r>
    </w:p>
    <w:p w14:paraId="37CF7F5B" w14:textId="77777777" w:rsidR="003E12CB" w:rsidRPr="0038482C"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Pr="00713F11">
        <w:rPr>
          <w:rFonts w:ascii="Times New Roman" w:hAnsi="Times New Roman" w:cs="Times New Roman"/>
          <w:sz w:val="24"/>
          <w:szCs w:val="24"/>
        </w:rPr>
        <w:t xml:space="preserve"> example file can be found here: /executable/sample_data/</w:t>
      </w:r>
      <w:r w:rsidRPr="001731DB">
        <w:t xml:space="preserve"> </w:t>
      </w:r>
      <w:r w:rsidRPr="00713F11">
        <w:rPr>
          <w:rFonts w:ascii="Times New Roman" w:hAnsi="Times New Roman" w:cs="Times New Roman"/>
          <w:sz w:val="24"/>
          <w:szCs w:val="24"/>
        </w:rPr>
        <w:t>contact_matrices/square_matrices/</w:t>
      </w:r>
      <w:r w:rsidRPr="00C634D1">
        <w:rPr>
          <w:rFonts w:ascii="Times New Roman" w:hAnsi="Times New Roman" w:cs="Times New Roman"/>
          <w:sz w:val="24"/>
          <w:szCs w:val="24"/>
        </w:rPr>
        <w:t>mESC_nij.chr17</w:t>
      </w:r>
      <w:r>
        <w:rPr>
          <w:rFonts w:ascii="Times New Roman" w:hAnsi="Times New Roman" w:cs="Times New Roman"/>
          <w:sz w:val="24"/>
          <w:szCs w:val="24"/>
        </w:rPr>
        <w:t>.   Resolution for the square matrix</w:t>
      </w:r>
      <w:r w:rsidRPr="0038482C">
        <w:rPr>
          <w:rFonts w:ascii="Times New Roman" w:hAnsi="Times New Roman" w:cs="Times New Roman"/>
          <w:sz w:val="24"/>
          <w:szCs w:val="24"/>
        </w:rPr>
        <w:t xml:space="preserve"> = 40000</w:t>
      </w:r>
    </w:p>
    <w:p w14:paraId="2E559868" w14:textId="1114A4B3"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Load the cont</w:t>
      </w:r>
      <w:r w:rsidR="00EC3879">
        <w:rPr>
          <w:rFonts w:ascii="Times New Roman" w:hAnsi="Times New Roman" w:cs="Times New Roman"/>
          <w:sz w:val="24"/>
          <w:szCs w:val="24"/>
        </w:rPr>
        <w:t>act file as instructed here</w:t>
      </w:r>
      <w:r>
        <w:rPr>
          <w:rFonts w:ascii="Times New Roman" w:hAnsi="Times New Roman" w:cs="Times New Roman"/>
          <w:sz w:val="24"/>
          <w:szCs w:val="24"/>
        </w:rPr>
        <w:t xml:space="preserve">:  </w:t>
      </w:r>
      <w:hyperlink w:anchor="Visualizing_Dataset" w:history="1">
        <w:r w:rsidRPr="007F2938">
          <w:rPr>
            <w:rStyle w:val="Hyperlink"/>
            <w:rFonts w:ascii="Times New Roman" w:hAnsi="Times New Roman" w:cs="Times New Roman"/>
            <w:sz w:val="24"/>
            <w:szCs w:val="24"/>
          </w:rPr>
          <w:t>Visualizing Dataset in 2D format</w:t>
        </w:r>
      </w:hyperlink>
    </w:p>
    <w:p w14:paraId="24C49929"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r w:rsidRPr="007F2938">
        <w:rPr>
          <w:rFonts w:ascii="Times New Roman" w:hAnsi="Times New Roman" w:cs="Times New Roman"/>
          <w:b/>
          <w:sz w:val="24"/>
          <w:szCs w:val="24"/>
        </w:rPr>
        <w:t>Step 2:</w:t>
      </w:r>
    </w:p>
    <w:p w14:paraId="25348965" w14:textId="77777777" w:rsidR="003E12CB" w:rsidRDefault="003E12CB" w:rsidP="003E12CB">
      <w:pPr>
        <w:pStyle w:val="ListParagraph"/>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E916B2" w14:paraId="0A805623" w14:textId="77777777" w:rsidTr="001F57D5">
        <w:tc>
          <w:tcPr>
            <w:tcW w:w="3955" w:type="dxa"/>
          </w:tcPr>
          <w:p w14:paraId="507D4292"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sidRPr="00E916B2">
              <w:rPr>
                <w:rFonts w:ascii="Times New Roman" w:hAnsi="Times New Roman" w:cs="Times New Roman"/>
                <w:b/>
                <w:sz w:val="24"/>
                <w:szCs w:val="24"/>
              </w:rPr>
              <w:t>Field</w:t>
            </w:r>
          </w:p>
        </w:tc>
        <w:tc>
          <w:tcPr>
            <w:tcW w:w="5589" w:type="dxa"/>
          </w:tcPr>
          <w:p w14:paraId="706FC25D" w14:textId="77777777" w:rsidR="003E12CB" w:rsidRPr="00E916B2" w:rsidRDefault="003E12CB" w:rsidP="0094343A">
            <w:pPr>
              <w:spacing w:before="100" w:beforeAutospacing="1" w:line="360" w:lineRule="auto"/>
              <w:jc w:val="center"/>
              <w:rPr>
                <w:rFonts w:ascii="Times New Roman" w:hAnsi="Times New Roman" w:cs="Times New Roman"/>
                <w:b/>
                <w:sz w:val="24"/>
                <w:szCs w:val="24"/>
              </w:rPr>
            </w:pPr>
            <w:r>
              <w:rPr>
                <w:rFonts w:ascii="Times New Roman" w:hAnsi="Times New Roman" w:cs="Times New Roman"/>
                <w:b/>
                <w:sz w:val="24"/>
                <w:szCs w:val="24"/>
              </w:rPr>
              <w:t>Value</w:t>
            </w:r>
          </w:p>
        </w:tc>
      </w:tr>
      <w:tr w:rsidR="003E12CB" w14:paraId="0791C3BE" w14:textId="77777777" w:rsidTr="001F57D5">
        <w:tc>
          <w:tcPr>
            <w:tcW w:w="3955" w:type="dxa"/>
          </w:tcPr>
          <w:p w14:paraId="7875230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Title</w:t>
            </w:r>
          </w:p>
        </w:tc>
        <w:tc>
          <w:tcPr>
            <w:tcW w:w="5589" w:type="dxa"/>
          </w:tcPr>
          <w:p w14:paraId="40CCB03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63D62F50" w14:textId="77777777" w:rsidTr="001F57D5">
        <w:tc>
          <w:tcPr>
            <w:tcW w:w="3955" w:type="dxa"/>
          </w:tcPr>
          <w:p w14:paraId="7E0F109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Legend</w:t>
            </w:r>
          </w:p>
        </w:tc>
        <w:tc>
          <w:tcPr>
            <w:tcW w:w="5589" w:type="dxa"/>
          </w:tcPr>
          <w:p w14:paraId="22FD208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7A083F55" w14:textId="77777777" w:rsidTr="001F57D5">
        <w:tc>
          <w:tcPr>
            <w:tcW w:w="3955" w:type="dxa"/>
          </w:tcPr>
          <w:p w14:paraId="2AE2007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Title</w:t>
            </w:r>
          </w:p>
        </w:tc>
        <w:tc>
          <w:tcPr>
            <w:tcW w:w="5589" w:type="dxa"/>
          </w:tcPr>
          <w:p w14:paraId="3B384DA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3A88AE92" w14:textId="77777777" w:rsidTr="001F57D5">
        <w:tc>
          <w:tcPr>
            <w:tcW w:w="3955" w:type="dxa"/>
          </w:tcPr>
          <w:p w14:paraId="2972922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X-Axis Ticks</w:t>
            </w:r>
          </w:p>
        </w:tc>
        <w:tc>
          <w:tcPr>
            <w:tcW w:w="5589" w:type="dxa"/>
          </w:tcPr>
          <w:p w14:paraId="2B5D6F6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79A3CF37" w14:textId="77777777" w:rsidTr="001F57D5">
        <w:tc>
          <w:tcPr>
            <w:tcW w:w="3955" w:type="dxa"/>
          </w:tcPr>
          <w:p w14:paraId="289DE83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Title</w:t>
            </w:r>
          </w:p>
        </w:tc>
        <w:tc>
          <w:tcPr>
            <w:tcW w:w="5589" w:type="dxa"/>
          </w:tcPr>
          <w:p w14:paraId="4CE1486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0010E02A" w14:textId="77777777" w:rsidTr="001F57D5">
        <w:tc>
          <w:tcPr>
            <w:tcW w:w="3955" w:type="dxa"/>
          </w:tcPr>
          <w:p w14:paraId="1C51607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Draw Y-Axis Ticks</w:t>
            </w:r>
          </w:p>
        </w:tc>
        <w:tc>
          <w:tcPr>
            <w:tcW w:w="5589" w:type="dxa"/>
          </w:tcPr>
          <w:p w14:paraId="78EEE69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0C4ADACD" w14:textId="77777777" w:rsidTr="001F57D5">
        <w:tc>
          <w:tcPr>
            <w:tcW w:w="3955" w:type="dxa"/>
          </w:tcPr>
          <w:p w14:paraId="22744C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Heatmap Direction(Left/Right)</w:t>
            </w:r>
          </w:p>
        </w:tc>
        <w:tc>
          <w:tcPr>
            <w:tcW w:w="5589" w:type="dxa"/>
          </w:tcPr>
          <w:p w14:paraId="62A5C38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2F3AF8C9" w14:textId="77777777" w:rsidTr="001F57D5">
        <w:tc>
          <w:tcPr>
            <w:tcW w:w="3955" w:type="dxa"/>
          </w:tcPr>
          <w:p w14:paraId="2EB8AC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Enable Zoom Mode</w:t>
            </w:r>
          </w:p>
        </w:tc>
        <w:tc>
          <w:tcPr>
            <w:tcW w:w="5589" w:type="dxa"/>
          </w:tcPr>
          <w:p w14:paraId="7DB54C3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44BA8E1A" w14:textId="77777777" w:rsidTr="001F57D5">
        <w:tc>
          <w:tcPr>
            <w:tcW w:w="3955" w:type="dxa"/>
          </w:tcPr>
          <w:p w14:paraId="04670014" w14:textId="77777777" w:rsidR="003E12CB" w:rsidRPr="00323753" w:rsidRDefault="003E12CB" w:rsidP="0094343A">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Is SquareMatrix?(Input contact file)</w:t>
            </w:r>
          </w:p>
        </w:tc>
        <w:tc>
          <w:tcPr>
            <w:tcW w:w="5589" w:type="dxa"/>
          </w:tcPr>
          <w:p w14:paraId="7E7AB68F" w14:textId="77777777" w:rsidR="003E12CB" w:rsidRPr="00323753" w:rsidRDefault="003E12CB" w:rsidP="0094343A">
            <w:pPr>
              <w:spacing w:before="100" w:beforeAutospacing="1" w:line="360" w:lineRule="auto"/>
              <w:jc w:val="center"/>
              <w:rPr>
                <w:rFonts w:ascii="Times New Roman" w:hAnsi="Times New Roman" w:cs="Times New Roman"/>
                <w:sz w:val="24"/>
                <w:szCs w:val="24"/>
                <w:highlight w:val="yellow"/>
              </w:rPr>
            </w:pPr>
            <w:r w:rsidRPr="00323753">
              <w:rPr>
                <w:rFonts w:ascii="Times New Roman" w:hAnsi="Times New Roman" w:cs="Times New Roman"/>
                <w:sz w:val="24"/>
                <w:szCs w:val="24"/>
                <w:highlight w:val="yellow"/>
              </w:rPr>
              <w:t>checked</w:t>
            </w:r>
          </w:p>
        </w:tc>
      </w:tr>
      <w:tr w:rsidR="003E12CB" w14:paraId="077BFF87" w14:textId="77777777" w:rsidTr="001F57D5">
        <w:tc>
          <w:tcPr>
            <w:tcW w:w="3955" w:type="dxa"/>
          </w:tcPr>
          <w:p w14:paraId="43EA428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Specify Resolution</w:t>
            </w:r>
          </w:p>
        </w:tc>
        <w:tc>
          <w:tcPr>
            <w:tcW w:w="5589" w:type="dxa"/>
          </w:tcPr>
          <w:p w14:paraId="0D08038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40000</w:t>
            </w:r>
          </w:p>
        </w:tc>
      </w:tr>
      <w:tr w:rsidR="003E12CB" w14:paraId="20AF2EFB" w14:textId="77777777" w:rsidTr="001F57D5">
        <w:tc>
          <w:tcPr>
            <w:tcW w:w="3955" w:type="dxa"/>
          </w:tcPr>
          <w:p w14:paraId="3B069B56"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lastRenderedPageBreak/>
              <w:t>Input contact file</w:t>
            </w:r>
          </w:p>
        </w:tc>
        <w:tc>
          <w:tcPr>
            <w:tcW w:w="5589" w:type="dxa"/>
          </w:tcPr>
          <w:p w14:paraId="0781FC0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Pr>
                <w:rFonts w:ascii="Times New Roman" w:hAnsi="Times New Roman" w:cs="Times New Roman"/>
                <w:sz w:val="24"/>
                <w:szCs w:val="24"/>
                <w:highlight w:val="yellow"/>
              </w:rPr>
              <w:t>Path/to/chr17/inputfile</w:t>
            </w:r>
          </w:p>
        </w:tc>
      </w:tr>
      <w:tr w:rsidR="003E12CB" w14:paraId="0F089608" w14:textId="77777777" w:rsidTr="001F57D5">
        <w:tc>
          <w:tcPr>
            <w:tcW w:w="3955" w:type="dxa"/>
          </w:tcPr>
          <w:p w14:paraId="7BAA05C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5589" w:type="dxa"/>
          </w:tcPr>
          <w:p w14:paraId="44ABD49E" w14:textId="77777777" w:rsidR="003E12CB" w:rsidRDefault="003E12CB" w:rsidP="0094343A">
            <w:pPr>
              <w:spacing w:before="100" w:beforeAutospacing="1" w:line="360" w:lineRule="auto"/>
              <w:jc w:val="center"/>
              <w:rPr>
                <w:rFonts w:ascii="Times New Roman" w:hAnsi="Times New Roman" w:cs="Times New Roman"/>
                <w:sz w:val="24"/>
                <w:szCs w:val="24"/>
              </w:rPr>
            </w:pPr>
            <w:r w:rsidRPr="00BF511D">
              <w:rPr>
                <w:rFonts w:ascii="Times New Roman" w:hAnsi="Times New Roman" w:cs="Times New Roman"/>
                <w:sz w:val="24"/>
                <w:szCs w:val="24"/>
              </w:rPr>
              <w:t>HeatMap Display</w:t>
            </w:r>
          </w:p>
        </w:tc>
      </w:tr>
      <w:tr w:rsidR="003E12CB" w14:paraId="4853B8FD" w14:textId="77777777" w:rsidTr="001F57D5">
        <w:tc>
          <w:tcPr>
            <w:tcW w:w="3955" w:type="dxa"/>
          </w:tcPr>
          <w:p w14:paraId="5770623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X-Axis Title</w:t>
            </w:r>
          </w:p>
        </w:tc>
        <w:tc>
          <w:tcPr>
            <w:tcW w:w="5589" w:type="dxa"/>
          </w:tcPr>
          <w:p w14:paraId="0D74790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3E12CB" w14:paraId="43274772" w14:textId="77777777" w:rsidTr="001F57D5">
        <w:tc>
          <w:tcPr>
            <w:tcW w:w="3955" w:type="dxa"/>
          </w:tcPr>
          <w:p w14:paraId="4EECABA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Y-Axis Title</w:t>
            </w:r>
          </w:p>
        </w:tc>
        <w:tc>
          <w:tcPr>
            <w:tcW w:w="5589" w:type="dxa"/>
          </w:tcPr>
          <w:p w14:paraId="68814B0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Bins</w:t>
            </w:r>
          </w:p>
        </w:tc>
      </w:tr>
      <w:tr w:rsidR="003E12CB" w14:paraId="41F88DEC" w14:textId="77777777" w:rsidTr="001F57D5">
        <w:tc>
          <w:tcPr>
            <w:tcW w:w="3955" w:type="dxa"/>
          </w:tcPr>
          <w:p w14:paraId="54ECB156"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min</w:t>
            </w:r>
          </w:p>
        </w:tc>
        <w:tc>
          <w:tcPr>
            <w:tcW w:w="5589" w:type="dxa"/>
          </w:tcPr>
          <w:p w14:paraId="175C10A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3E12CB" w14:paraId="46F10550" w14:textId="77777777" w:rsidTr="001F57D5">
        <w:tc>
          <w:tcPr>
            <w:tcW w:w="3955" w:type="dxa"/>
          </w:tcPr>
          <w:p w14:paraId="77695EBD"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X max</w:t>
            </w:r>
          </w:p>
        </w:tc>
        <w:tc>
          <w:tcPr>
            <w:tcW w:w="5589" w:type="dxa"/>
          </w:tcPr>
          <w:p w14:paraId="206467DB"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3E12CB" w14:paraId="607CED5C" w14:textId="77777777" w:rsidTr="001F57D5">
        <w:tc>
          <w:tcPr>
            <w:tcW w:w="3955" w:type="dxa"/>
          </w:tcPr>
          <w:p w14:paraId="2765B63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min</w:t>
            </w:r>
          </w:p>
        </w:tc>
        <w:tc>
          <w:tcPr>
            <w:tcW w:w="5589" w:type="dxa"/>
          </w:tcPr>
          <w:p w14:paraId="040C21E4"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500</w:t>
            </w:r>
          </w:p>
        </w:tc>
      </w:tr>
      <w:tr w:rsidR="003E12CB" w14:paraId="4813F4FD" w14:textId="77777777" w:rsidTr="001F57D5">
        <w:tc>
          <w:tcPr>
            <w:tcW w:w="3955" w:type="dxa"/>
          </w:tcPr>
          <w:p w14:paraId="33AAD1D7"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Y max</w:t>
            </w:r>
          </w:p>
        </w:tc>
        <w:tc>
          <w:tcPr>
            <w:tcW w:w="5589" w:type="dxa"/>
          </w:tcPr>
          <w:p w14:paraId="3B4102C4" w14:textId="77777777" w:rsidR="003E12CB" w:rsidRPr="00850468" w:rsidRDefault="003E12CB" w:rsidP="0094343A">
            <w:pPr>
              <w:spacing w:before="100" w:beforeAutospacing="1" w:line="360" w:lineRule="auto"/>
              <w:jc w:val="center"/>
              <w:rPr>
                <w:rFonts w:ascii="Times New Roman" w:hAnsi="Times New Roman" w:cs="Times New Roman"/>
                <w:sz w:val="24"/>
                <w:szCs w:val="24"/>
                <w:highlight w:val="yellow"/>
              </w:rPr>
            </w:pPr>
            <w:r w:rsidRPr="00850468">
              <w:rPr>
                <w:rFonts w:ascii="Times New Roman" w:hAnsi="Times New Roman" w:cs="Times New Roman"/>
                <w:sz w:val="24"/>
                <w:szCs w:val="24"/>
                <w:highlight w:val="yellow"/>
              </w:rPr>
              <w:t>700</w:t>
            </w:r>
          </w:p>
        </w:tc>
      </w:tr>
      <w:tr w:rsidR="003E12CB" w14:paraId="0042B817" w14:textId="77777777" w:rsidTr="001F57D5">
        <w:tc>
          <w:tcPr>
            <w:tcW w:w="3955" w:type="dxa"/>
          </w:tcPr>
          <w:p w14:paraId="40AA7B4E"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min [Genome Location Equivalent]</w:t>
            </w:r>
          </w:p>
        </w:tc>
        <w:tc>
          <w:tcPr>
            <w:tcW w:w="5589" w:type="dxa"/>
          </w:tcPr>
          <w:p w14:paraId="674940AA"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3E12CB" w14:paraId="741146B3" w14:textId="77777777" w:rsidTr="001F57D5">
        <w:tc>
          <w:tcPr>
            <w:tcW w:w="3955" w:type="dxa"/>
          </w:tcPr>
          <w:p w14:paraId="1A9D0746"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X max[Genome Location Equivalent]</w:t>
            </w:r>
          </w:p>
        </w:tc>
        <w:tc>
          <w:tcPr>
            <w:tcW w:w="5589" w:type="dxa"/>
          </w:tcPr>
          <w:p w14:paraId="152CD5C3"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28000000</w:t>
            </w:r>
          </w:p>
        </w:tc>
      </w:tr>
      <w:tr w:rsidR="003E12CB" w14:paraId="61A01841" w14:textId="77777777" w:rsidTr="001F57D5">
        <w:tc>
          <w:tcPr>
            <w:tcW w:w="3955" w:type="dxa"/>
          </w:tcPr>
          <w:p w14:paraId="55D24182"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min [Genome Location Equivalent]</w:t>
            </w:r>
          </w:p>
        </w:tc>
        <w:tc>
          <w:tcPr>
            <w:tcW w:w="5589" w:type="dxa"/>
          </w:tcPr>
          <w:p w14:paraId="7E280DA3"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20000000</w:t>
            </w:r>
          </w:p>
        </w:tc>
      </w:tr>
      <w:tr w:rsidR="003E12CB" w14:paraId="77B83125" w14:textId="77777777" w:rsidTr="001F57D5">
        <w:tc>
          <w:tcPr>
            <w:tcW w:w="3955" w:type="dxa"/>
          </w:tcPr>
          <w:p w14:paraId="55CF6122"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Y [Genome Location Equivalent]</w:t>
            </w:r>
          </w:p>
        </w:tc>
        <w:tc>
          <w:tcPr>
            <w:tcW w:w="5589" w:type="dxa"/>
          </w:tcPr>
          <w:p w14:paraId="0FCE484B"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28000000</w:t>
            </w:r>
          </w:p>
        </w:tc>
      </w:tr>
      <w:tr w:rsidR="003E12CB" w14:paraId="3FBF6164" w14:textId="77777777" w:rsidTr="001F57D5">
        <w:tc>
          <w:tcPr>
            <w:tcW w:w="3955" w:type="dxa"/>
          </w:tcPr>
          <w:p w14:paraId="704258B7"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Number of Units detected</w:t>
            </w:r>
          </w:p>
        </w:tc>
        <w:tc>
          <w:tcPr>
            <w:tcW w:w="5589" w:type="dxa"/>
          </w:tcPr>
          <w:p w14:paraId="3C52637C"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2382</w:t>
            </w:r>
          </w:p>
        </w:tc>
      </w:tr>
      <w:tr w:rsidR="003E12CB" w14:paraId="74B9C4DD" w14:textId="77777777" w:rsidTr="001F57D5">
        <w:tc>
          <w:tcPr>
            <w:tcW w:w="3955" w:type="dxa"/>
          </w:tcPr>
          <w:p w14:paraId="2C080EE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Number of Missing Units</w:t>
            </w:r>
          </w:p>
        </w:tc>
        <w:tc>
          <w:tcPr>
            <w:tcW w:w="5589" w:type="dxa"/>
          </w:tcPr>
          <w:p w14:paraId="4C3051AA"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62614204" w14:textId="77777777" w:rsidTr="001F57D5">
        <w:tc>
          <w:tcPr>
            <w:tcW w:w="3955" w:type="dxa"/>
          </w:tcPr>
          <w:p w14:paraId="15C257E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Resolution detected</w:t>
            </w:r>
          </w:p>
        </w:tc>
        <w:tc>
          <w:tcPr>
            <w:tcW w:w="5589" w:type="dxa"/>
          </w:tcPr>
          <w:p w14:paraId="5BB24DD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682FC75C" w14:textId="77777777" w:rsidTr="001F57D5">
        <w:tc>
          <w:tcPr>
            <w:tcW w:w="3955" w:type="dxa"/>
          </w:tcPr>
          <w:p w14:paraId="482E788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Initial Start Position</w:t>
            </w:r>
          </w:p>
        </w:tc>
        <w:tc>
          <w:tcPr>
            <w:tcW w:w="5589" w:type="dxa"/>
          </w:tcPr>
          <w:p w14:paraId="39D2D48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E12CB" w14:paraId="087F6B68" w14:textId="77777777" w:rsidTr="001F57D5">
        <w:tc>
          <w:tcPr>
            <w:tcW w:w="3955" w:type="dxa"/>
          </w:tcPr>
          <w:p w14:paraId="0BFFF47C"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Initial End Position</w:t>
            </w:r>
          </w:p>
        </w:tc>
        <w:tc>
          <w:tcPr>
            <w:tcW w:w="5589" w:type="dxa"/>
          </w:tcPr>
          <w:p w14:paraId="7552E746" w14:textId="77777777" w:rsidR="003E12CB" w:rsidRPr="00323753" w:rsidRDefault="003E12CB" w:rsidP="0094343A">
            <w:pPr>
              <w:spacing w:before="100" w:beforeAutospacing="1" w:line="360" w:lineRule="auto"/>
              <w:jc w:val="center"/>
              <w:rPr>
                <w:rFonts w:ascii="Times New Roman" w:hAnsi="Times New Roman" w:cs="Times New Roman"/>
                <w:sz w:val="24"/>
                <w:szCs w:val="24"/>
              </w:rPr>
            </w:pPr>
            <w:r w:rsidRPr="00323753">
              <w:rPr>
                <w:rFonts w:ascii="Times New Roman" w:hAnsi="Times New Roman" w:cs="Times New Roman"/>
                <w:sz w:val="24"/>
                <w:szCs w:val="24"/>
              </w:rPr>
              <w:t>95240000</w:t>
            </w:r>
          </w:p>
        </w:tc>
      </w:tr>
      <w:tr w:rsidR="003E12CB" w14:paraId="59F66E44" w14:textId="77777777" w:rsidTr="001F57D5">
        <w:trPr>
          <w:trHeight w:val="125"/>
        </w:trPr>
        <w:tc>
          <w:tcPr>
            <w:tcW w:w="3955" w:type="dxa"/>
          </w:tcPr>
          <w:p w14:paraId="1B483BBE" w14:textId="77777777" w:rsidR="003E12CB" w:rsidRPr="004C768B" w:rsidRDefault="003E12CB" w:rsidP="0094343A">
            <w:pPr>
              <w:spacing w:before="100" w:beforeAutospacing="1" w:line="360" w:lineRule="auto"/>
              <w:jc w:val="center"/>
              <w:rPr>
                <w:rFonts w:ascii="Times New Roman" w:hAnsi="Times New Roman" w:cs="Times New Roman"/>
                <w:color w:val="000000" w:themeColor="text1"/>
                <w:sz w:val="24"/>
                <w:szCs w:val="24"/>
              </w:rPr>
            </w:pPr>
            <w:r w:rsidRPr="004C768B">
              <w:rPr>
                <w:rFonts w:ascii="Times New Roman" w:hAnsi="Times New Roman" w:cs="Times New Roman"/>
                <w:color w:val="000000" w:themeColor="text1"/>
                <w:sz w:val="24"/>
                <w:szCs w:val="24"/>
              </w:rPr>
              <w:t>Gradient</w:t>
            </w:r>
          </w:p>
        </w:tc>
        <w:tc>
          <w:tcPr>
            <w:tcW w:w="5589" w:type="dxa"/>
          </w:tcPr>
          <w:p w14:paraId="3D289C0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HOT</w:t>
            </w:r>
          </w:p>
        </w:tc>
      </w:tr>
      <w:tr w:rsidR="003E12CB" w14:paraId="4371A5C8" w14:textId="77777777" w:rsidTr="001F57D5">
        <w:tc>
          <w:tcPr>
            <w:tcW w:w="3955" w:type="dxa"/>
          </w:tcPr>
          <w:p w14:paraId="5DF1099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Type</w:t>
            </w:r>
          </w:p>
        </w:tc>
        <w:tc>
          <w:tcPr>
            <w:tcW w:w="5589" w:type="dxa"/>
          </w:tcPr>
          <w:p w14:paraId="030A768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TANH</w:t>
            </w:r>
          </w:p>
        </w:tc>
      </w:tr>
    </w:tbl>
    <w:p w14:paraId="79F1BED9" w14:textId="77777777" w:rsidR="003E12CB"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99" w:name="Step3"/>
      <w:r w:rsidRPr="00B151FC">
        <w:rPr>
          <w:rFonts w:ascii="Times New Roman" w:hAnsi="Times New Roman" w:cs="Times New Roman"/>
          <w:b/>
          <w:sz w:val="24"/>
          <w:szCs w:val="24"/>
        </w:rPr>
        <w:t>Step 3</w:t>
      </w:r>
      <w:bookmarkEnd w:id="99"/>
      <w:r w:rsidRPr="00B151FC">
        <w:rPr>
          <w:rFonts w:ascii="Times New Roman" w:hAnsi="Times New Roman" w:cs="Times New Roman"/>
          <w:b/>
          <w:sz w:val="24"/>
          <w:szCs w:val="24"/>
        </w:rPr>
        <w:t>:</w:t>
      </w:r>
    </w:p>
    <w:p w14:paraId="3721A1BE"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CA665C">
        <w:rPr>
          <w:rFonts w:ascii="Times New Roman" w:hAnsi="Times New Roman" w:cs="Times New Roman"/>
          <w:i/>
          <w:sz w:val="24"/>
          <w:szCs w:val="24"/>
        </w:rPr>
        <w:t>Browse &amp; Load</w:t>
      </w:r>
      <w:r>
        <w:rPr>
          <w:rFonts w:ascii="Times New Roman" w:hAnsi="Times New Roman" w:cs="Times New Roman"/>
          <w:sz w:val="24"/>
          <w:szCs w:val="24"/>
        </w:rPr>
        <w:t xml:space="preserve"> the ClusterTAD file found here:</w:t>
      </w:r>
    </w:p>
    <w:p w14:paraId="2046B4D1" w14:textId="77777777" w:rsidR="003E12CB" w:rsidRDefault="003E12CB" w:rsidP="003E12CB">
      <w:pPr>
        <w:pStyle w:val="ListParagraph"/>
        <w:spacing w:before="100" w:beforeAutospacing="1" w:after="0" w:line="360" w:lineRule="auto"/>
        <w:ind w:left="990"/>
        <w:rPr>
          <w:rFonts w:ascii="Times New Roman" w:hAnsi="Times New Roman" w:cs="Times New Roman"/>
          <w:sz w:val="24"/>
          <w:szCs w:val="24"/>
        </w:rPr>
      </w:pPr>
      <w:r>
        <w:rPr>
          <w:rFonts w:ascii="Times New Roman" w:hAnsi="Times New Roman" w:cs="Times New Roman"/>
          <w:sz w:val="24"/>
          <w:szCs w:val="24"/>
        </w:rPr>
        <w:t>ClusterTAD: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539371A5"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Select a Unique from Color 1 to 4. (Ex: Color 1 for ClusterTAD and Color 2 for DI)</w:t>
      </w:r>
    </w:p>
    <w:p w14:paraId="5A7B97DD" w14:textId="77777777" w:rsidR="003E12CB"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Pr>
          <w:rFonts w:ascii="Times New Roman" w:hAnsi="Times New Roman" w:cs="Times New Roman"/>
          <w:sz w:val="24"/>
          <w:szCs w:val="24"/>
        </w:rPr>
        <w:t xml:space="preserve">Click the </w:t>
      </w:r>
      <w:r w:rsidRPr="00CA665C">
        <w:rPr>
          <w:rFonts w:ascii="Times New Roman" w:hAnsi="Times New Roman" w:cs="Times New Roman"/>
          <w:i/>
          <w:sz w:val="24"/>
          <w:szCs w:val="24"/>
        </w:rPr>
        <w:t>Show TAD on Heatmap</w:t>
      </w:r>
      <w:r>
        <w:rPr>
          <w:rFonts w:ascii="Times New Roman" w:hAnsi="Times New Roman" w:cs="Times New Roman"/>
          <w:sz w:val="24"/>
          <w:szCs w:val="24"/>
        </w:rPr>
        <w:t xml:space="preserve"> button.</w:t>
      </w:r>
    </w:p>
    <w:p w14:paraId="527DD9B8" w14:textId="77777777" w:rsidR="003E12CB" w:rsidRPr="00CA665C" w:rsidRDefault="003E12CB" w:rsidP="003E12CB">
      <w:pPr>
        <w:spacing w:before="100" w:beforeAutospacing="1" w:after="0" w:line="360" w:lineRule="auto"/>
        <w:rPr>
          <w:rFonts w:ascii="Times New Roman" w:hAnsi="Times New Roman" w:cs="Times New Roman"/>
          <w:b/>
          <w:sz w:val="24"/>
          <w:szCs w:val="24"/>
        </w:rPr>
      </w:pPr>
      <w:r w:rsidRPr="00CA665C">
        <w:rPr>
          <w:rFonts w:ascii="Times New Roman" w:hAnsi="Times New Roman" w:cs="Times New Roman"/>
          <w:b/>
          <w:sz w:val="24"/>
          <w:szCs w:val="24"/>
        </w:rPr>
        <w:t>Step 4:</w:t>
      </w:r>
    </w:p>
    <w:p w14:paraId="411638EB" w14:textId="77777777" w:rsidR="003E12CB" w:rsidRDefault="003E12CB" w:rsidP="003E12CB">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To display multiple TADs on the Heatmap, Mark/Check </w:t>
      </w:r>
      <w:r w:rsidRPr="00CA665C">
        <w:rPr>
          <w:rFonts w:ascii="Times New Roman" w:hAnsi="Times New Roman" w:cs="Times New Roman"/>
          <w:sz w:val="24"/>
          <w:szCs w:val="24"/>
        </w:rPr>
        <w:t xml:space="preserve">the </w:t>
      </w:r>
      <w:r w:rsidRPr="00EE1703">
        <w:rPr>
          <w:rFonts w:ascii="Times New Roman" w:hAnsi="Times New Roman" w:cs="Times New Roman"/>
          <w:i/>
          <w:sz w:val="24"/>
          <w:szCs w:val="24"/>
        </w:rPr>
        <w:t>Display Multiple TADs</w:t>
      </w:r>
      <w:r>
        <w:rPr>
          <w:rFonts w:ascii="Times New Roman" w:hAnsi="Times New Roman" w:cs="Times New Roman"/>
          <w:sz w:val="24"/>
          <w:szCs w:val="24"/>
        </w:rPr>
        <w:t xml:space="preserve"> then Repeat </w:t>
      </w:r>
      <w:hyperlink w:anchor="Step3" w:history="1">
        <w:r w:rsidRPr="00A3610C">
          <w:rPr>
            <w:rStyle w:val="Hyperlink"/>
            <w:rFonts w:ascii="Times New Roman" w:hAnsi="Times New Roman" w:cs="Times New Roman"/>
            <w:sz w:val="24"/>
            <w:szCs w:val="24"/>
          </w:rPr>
          <w:t>Step 3</w:t>
        </w:r>
      </w:hyperlink>
      <w:r>
        <w:rPr>
          <w:rFonts w:ascii="Times New Roman" w:hAnsi="Times New Roman" w:cs="Times New Roman"/>
          <w:sz w:val="24"/>
          <w:szCs w:val="24"/>
        </w:rPr>
        <w:t xml:space="preserve"> with the DI file found here:  </w:t>
      </w:r>
    </w:p>
    <w:p w14:paraId="0C925761" w14:textId="77777777" w:rsidR="003E12CB" w:rsidRDefault="003E12CB" w:rsidP="003E12CB">
      <w:pPr>
        <w:spacing w:before="100" w:beforeAutospacing="1"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DI: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652EED11" w14:textId="77777777" w:rsidR="003E12CB" w:rsidRDefault="003E12CB" w:rsidP="003E12CB">
      <w:pPr>
        <w:pStyle w:val="Textbody"/>
        <w:rPr>
          <w:lang w:val="en-US"/>
        </w:rPr>
      </w:pPr>
    </w:p>
    <w:p w14:paraId="5449944B" w14:textId="77777777" w:rsidR="003E12CB" w:rsidRPr="00ED5EC9" w:rsidRDefault="003E12CB" w:rsidP="003E12CB">
      <w:pPr>
        <w:pStyle w:val="Textbody"/>
        <w:rPr>
          <w:lang w:val="en-US"/>
        </w:rPr>
      </w:pPr>
    </w:p>
    <w:p w14:paraId="25CAE966" w14:textId="77777777" w:rsidR="003E12CB" w:rsidRDefault="003E12CB" w:rsidP="003E12CB">
      <w:pPr>
        <w:pStyle w:val="Textbody"/>
        <w:jc w:val="center"/>
        <w:rPr>
          <w:lang w:val="en-US"/>
        </w:rPr>
      </w:pPr>
      <w:r>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3745" cy="3163574"/>
                    </a:xfrm>
                    <a:prstGeom prst="rect">
                      <a:avLst/>
                    </a:prstGeom>
                  </pic:spPr>
                </pic:pic>
              </a:graphicData>
            </a:graphic>
          </wp:inline>
        </w:drawing>
      </w:r>
    </w:p>
    <w:p w14:paraId="7468B3F6" w14:textId="2648CCCF" w:rsidR="003E12CB" w:rsidRPr="00ED5EC9" w:rsidRDefault="003E12CB" w:rsidP="008B139E">
      <w:pPr>
        <w:pStyle w:val="Figures"/>
      </w:pPr>
      <w:bookmarkStart w:id="100" w:name="_Toc503960233"/>
      <w:bookmarkStart w:id="101" w:name="_Toc504661608"/>
      <w:bookmarkStart w:id="102" w:name="_Toc506389398"/>
      <w:r w:rsidRPr="00ED5EC9">
        <w:t xml:space="preserve">Figure </w:t>
      </w:r>
      <w:r w:rsidR="001F57D5">
        <w:t>10</w:t>
      </w:r>
      <w:r>
        <w:t>: Demonstration of TAD Annotation on 2D Heatmap</w:t>
      </w:r>
      <w:bookmarkEnd w:id="100"/>
      <w:bookmarkEnd w:id="101"/>
      <w:bookmarkEnd w:id="102"/>
    </w:p>
    <w:p w14:paraId="6FCCD043" w14:textId="77777777" w:rsidR="003E12CB" w:rsidRPr="00ED5EC9" w:rsidRDefault="003E12CB" w:rsidP="003E12CB">
      <w:pPr>
        <w:pStyle w:val="Textbody"/>
        <w:jc w:val="center"/>
        <w:rPr>
          <w:lang w:val="en-US"/>
        </w:rPr>
      </w:pPr>
    </w:p>
    <w:p w14:paraId="1F5E89C3" w14:textId="77777777" w:rsidR="003E12CB" w:rsidRDefault="003E12CB" w:rsidP="00E42080">
      <w:pPr>
        <w:pStyle w:val="Heading2"/>
      </w:pPr>
      <w:bookmarkStart w:id="103" w:name="_Toc506390539"/>
      <w:r w:rsidRPr="00ED5EC9">
        <w:t>Identif</w:t>
      </w:r>
      <w:r>
        <w:t>y TAD</w:t>
      </w:r>
      <w:bookmarkEnd w:id="103"/>
    </w:p>
    <w:p w14:paraId="08D7B537" w14:textId="77777777" w:rsidR="003E12CB" w:rsidRPr="003D0F5F" w:rsidRDefault="003E12CB" w:rsidP="00E42080">
      <w:pPr>
        <w:pStyle w:val="Heading3"/>
      </w:pPr>
      <w:bookmarkStart w:id="104" w:name="_Toc506390540"/>
      <w:r w:rsidRPr="00ED5EC9">
        <w:t>Purpose</w:t>
      </w:r>
      <w:bookmarkEnd w:id="104"/>
    </w:p>
    <w:p w14:paraId="564FBB5F"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identify Topological Associated domains from input contact matrix</w:t>
      </w:r>
      <w:r w:rsidRPr="00040D62">
        <w:rPr>
          <w:rFonts w:ascii="Times New Roman" w:hAnsi="Times New Roman" w:cs="Times New Roman"/>
          <w:sz w:val="24"/>
          <w:szCs w:val="24"/>
        </w:rPr>
        <w:t>.</w:t>
      </w:r>
    </w:p>
    <w:p w14:paraId="4BD414C9" w14:textId="77777777" w:rsidR="003E12CB" w:rsidRPr="00040D62" w:rsidRDefault="003E12CB" w:rsidP="00E42080">
      <w:pPr>
        <w:pStyle w:val="Heading3"/>
      </w:pPr>
      <w:bookmarkStart w:id="105" w:name="_Toc506390541"/>
      <w:r w:rsidRPr="00040D62">
        <w:t>Input</w:t>
      </w:r>
      <w:bookmarkEnd w:id="105"/>
    </w:p>
    <w:p w14:paraId="222E44BA"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An input file in square matrix format (a full matrix representing all the contact regions) or a sparse matrix format (each line represents a contact by three numbers separated by whitespaces: position1 postion2 interaction_frequency(IF))</w:t>
      </w:r>
      <w:r>
        <w:rPr>
          <w:rFonts w:ascii="Times New Roman" w:hAnsi="Times New Roman" w:cs="Times New Roman"/>
          <w:sz w:val="24"/>
          <w:szCs w:val="24"/>
        </w:rPr>
        <w:t>.</w:t>
      </w:r>
    </w:p>
    <w:p w14:paraId="640F6803"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An example sparse matrix file can be found here: </w:t>
      </w:r>
    </w:p>
    <w:p w14:paraId="3E16302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/executable/sample_data/</w:t>
      </w:r>
      <w:r w:rsidRPr="001731DB">
        <w:t xml:space="preserve"> </w:t>
      </w:r>
      <w:r w:rsidRPr="001731DB">
        <w:rPr>
          <w:rFonts w:ascii="Times New Roman" w:hAnsi="Times New Roman" w:cs="Times New Roman"/>
          <w:sz w:val="24"/>
          <w:szCs w:val="24"/>
        </w:rPr>
        <w:t>contact_matrices</w:t>
      </w:r>
      <w:r>
        <w:rPr>
          <w:rFonts w:ascii="Times New Roman" w:hAnsi="Times New Roman" w:cs="Times New Roman"/>
          <w:sz w:val="24"/>
          <w:szCs w:val="24"/>
        </w:rPr>
        <w:t>/</w:t>
      </w:r>
      <w:r w:rsidRPr="001731DB">
        <w:t xml:space="preserve"> </w:t>
      </w:r>
      <w:r w:rsidRPr="001731DB">
        <w:rPr>
          <w:rFonts w:ascii="Times New Roman" w:hAnsi="Times New Roman" w:cs="Times New Roman"/>
          <w:sz w:val="24"/>
          <w:szCs w:val="24"/>
        </w:rPr>
        <w:t>chr11_10kb_gm12878_list_125mb_135mb.txt</w:t>
      </w:r>
    </w:p>
    <w:p w14:paraId="7441312F" w14:textId="77777777" w:rsidR="003E12CB" w:rsidRPr="00040D62" w:rsidRDefault="003E12CB" w:rsidP="00E42080">
      <w:pPr>
        <w:pStyle w:val="Heading3"/>
      </w:pPr>
      <w:bookmarkStart w:id="106" w:name="_Toc506390542"/>
      <w:r w:rsidRPr="00040D62">
        <w:lastRenderedPageBreak/>
        <w:t>Output</w:t>
      </w:r>
      <w:bookmarkEnd w:id="106"/>
    </w:p>
    <w:p w14:paraId="0408D80E"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 TAD with the best quality will be generated prefixed with </w:t>
      </w:r>
      <w:r w:rsidRPr="00CD08B1">
        <w:rPr>
          <w:rFonts w:ascii="Times New Roman" w:hAnsi="Times New Roman" w:cs="Times New Roman"/>
          <w:b/>
          <w:i/>
          <w:sz w:val="24"/>
          <w:szCs w:val="24"/>
        </w:rPr>
        <w:t>BestTAD</w:t>
      </w:r>
      <w:r>
        <w:rPr>
          <w:rFonts w:ascii="Times New Roman" w:hAnsi="Times New Roman" w:cs="Times New Roman"/>
          <w:sz w:val="24"/>
          <w:szCs w:val="24"/>
        </w:rPr>
        <w:t xml:space="preserve">_ in </w:t>
      </w:r>
      <w:r w:rsidRPr="00AE0DA0">
        <w:rPr>
          <w:rFonts w:ascii="Times New Roman" w:hAnsi="Times New Roman" w:cs="Times New Roman"/>
          <w:i/>
          <w:sz w:val="24"/>
          <w:szCs w:val="24"/>
        </w:rPr>
        <w:t>bed</w:t>
      </w:r>
      <w:r>
        <w:rPr>
          <w:rFonts w:ascii="Times New Roman" w:hAnsi="Times New Roman" w:cs="Times New Roman"/>
          <w:sz w:val="24"/>
          <w:szCs w:val="24"/>
        </w:rPr>
        <w:t xml:space="preserve"> format. This file will be found here: /</w:t>
      </w:r>
      <w:r w:rsidRPr="00CD08B1">
        <w:rPr>
          <w:rFonts w:ascii="Times New Roman" w:hAnsi="Times New Roman" w:cs="Times New Roman"/>
          <w:i/>
          <w:sz w:val="24"/>
          <w:szCs w:val="24"/>
        </w:rPr>
        <w:t>Selected_output_</w:t>
      </w:r>
      <w:r w:rsidRPr="00B9385D">
        <w:rPr>
          <w:rFonts w:ascii="Times New Roman" w:hAnsi="Times New Roman" w:cs="Times New Roman"/>
          <w:i/>
          <w:sz w:val="24"/>
          <w:szCs w:val="24"/>
        </w:rPr>
        <w:t>directory_from_GUI</w:t>
      </w:r>
      <w:r>
        <w:rPr>
          <w:rFonts w:ascii="Times New Roman" w:hAnsi="Times New Roman" w:cs="Times New Roman"/>
          <w:sz w:val="24"/>
          <w:szCs w:val="24"/>
        </w:rPr>
        <w:t>/Output/TADs/</w:t>
      </w:r>
      <w:r w:rsidRPr="00AE0DA0">
        <w:rPr>
          <w:rFonts w:ascii="Times New Roman" w:hAnsi="Times New Roman" w:cs="Times New Roman"/>
          <w:i/>
          <w:sz w:val="24"/>
          <w:szCs w:val="24"/>
        </w:rPr>
        <w:t>.</w:t>
      </w:r>
    </w:p>
    <w:p w14:paraId="62554DDA" w14:textId="77777777" w:rsidR="003E12CB" w:rsidRPr="00040D62" w:rsidRDefault="003E12CB" w:rsidP="00E42080">
      <w:pPr>
        <w:pStyle w:val="Heading3"/>
      </w:pPr>
      <w:bookmarkStart w:id="107" w:name="_Toc506390543"/>
      <w:r w:rsidRPr="00040D62">
        <w:t>Running</w:t>
      </w:r>
      <w:bookmarkEnd w:id="107"/>
    </w:p>
    <w:p w14:paraId="7D9889F2"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Identify TAD.</w:t>
      </w:r>
    </w:p>
    <w:p w14:paraId="5FF0FC60"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0761" cy="1832297"/>
                    </a:xfrm>
                    <a:prstGeom prst="rect">
                      <a:avLst/>
                    </a:prstGeom>
                  </pic:spPr>
                </pic:pic>
              </a:graphicData>
            </a:graphic>
          </wp:inline>
        </w:drawing>
      </w:r>
    </w:p>
    <w:p w14:paraId="467269E3" w14:textId="1309ED11" w:rsidR="003E12CB" w:rsidRPr="00ED5EC9" w:rsidRDefault="003E12CB" w:rsidP="008B139E">
      <w:pPr>
        <w:pStyle w:val="Figures"/>
      </w:pPr>
      <w:bookmarkStart w:id="108" w:name="_Toc503960234"/>
      <w:bookmarkStart w:id="109" w:name="_Toc504661609"/>
      <w:bookmarkStart w:id="110" w:name="_Toc506389399"/>
      <w:r w:rsidRPr="00ED5EC9">
        <w:t xml:space="preserve">Figure </w:t>
      </w:r>
      <w:r w:rsidR="009D03B9">
        <w:t>11</w:t>
      </w:r>
      <w:r>
        <w:t>: Identifying TADs on a contact matrix</w:t>
      </w:r>
      <w:bookmarkEnd w:id="108"/>
      <w:bookmarkEnd w:id="109"/>
      <w:bookmarkEnd w:id="110"/>
    </w:p>
    <w:p w14:paraId="2E55009C"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14:paraId="0F1FE396" w14:textId="77777777" w:rsidTr="009D03B9">
        <w:tc>
          <w:tcPr>
            <w:tcW w:w="3856" w:type="dxa"/>
          </w:tcPr>
          <w:p w14:paraId="754FD70D"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12F9F4D4"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1A321A1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398880B9" w14:textId="77777777" w:rsidTr="009D03B9">
        <w:tc>
          <w:tcPr>
            <w:tcW w:w="3856" w:type="dxa"/>
          </w:tcPr>
          <w:p w14:paraId="556AB54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contact file </w:t>
            </w:r>
          </w:p>
        </w:tc>
        <w:tc>
          <w:tcPr>
            <w:tcW w:w="4562" w:type="dxa"/>
          </w:tcPr>
          <w:p w14:paraId="79BA3392" w14:textId="77777777" w:rsidR="003E12CB" w:rsidRDefault="003E12CB" w:rsidP="0094343A">
            <w:pPr>
              <w:spacing w:before="100" w:beforeAutospacing="1" w:line="360" w:lineRule="auto"/>
              <w:jc w:val="center"/>
              <w:rPr>
                <w:rFonts w:ascii="Times New Roman" w:hAnsi="Times New Roman" w:cs="Times New Roman"/>
                <w:sz w:val="24"/>
                <w:szCs w:val="24"/>
              </w:rPr>
            </w:pPr>
            <w:r w:rsidRPr="00040D62">
              <w:rPr>
                <w:rFonts w:ascii="Times New Roman" w:hAnsi="Times New Roman" w:cs="Times New Roman"/>
                <w:sz w:val="24"/>
                <w:szCs w:val="24"/>
              </w:rPr>
              <w:t xml:space="preserve">An input file </w:t>
            </w:r>
            <w:r>
              <w:rPr>
                <w:rFonts w:ascii="Times New Roman" w:hAnsi="Times New Roman" w:cs="Times New Roman"/>
                <w:sz w:val="24"/>
                <w:szCs w:val="24"/>
              </w:rPr>
              <w:t>in any of the format described above</w:t>
            </w:r>
          </w:p>
        </w:tc>
        <w:tc>
          <w:tcPr>
            <w:tcW w:w="1726" w:type="dxa"/>
          </w:tcPr>
          <w:p w14:paraId="775957C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DDEA6A1" w14:textId="77777777" w:rsidTr="009D03B9">
        <w:tc>
          <w:tcPr>
            <w:tcW w:w="3856" w:type="dxa"/>
          </w:tcPr>
          <w:p w14:paraId="44BF0B8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Output folder</w:t>
            </w:r>
          </w:p>
        </w:tc>
        <w:tc>
          <w:tcPr>
            <w:tcW w:w="4562" w:type="dxa"/>
          </w:tcPr>
          <w:p w14:paraId="702B11F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3F5D003B"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AFEBC9A" w14:textId="77777777" w:rsidTr="009D03B9">
        <w:tc>
          <w:tcPr>
            <w:tcW w:w="3856" w:type="dxa"/>
          </w:tcPr>
          <w:p w14:paraId="11AB6E7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Is SquareMatrix?(Input contact file)</w:t>
            </w:r>
          </w:p>
        </w:tc>
        <w:tc>
          <w:tcPr>
            <w:tcW w:w="4562" w:type="dxa"/>
          </w:tcPr>
          <w:p w14:paraId="78B9AE5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unchecked</w:t>
            </w:r>
          </w:p>
        </w:tc>
      </w:tr>
      <w:tr w:rsidR="003E12CB" w14:paraId="11BB88E6" w14:textId="77777777" w:rsidTr="009D03B9">
        <w:tc>
          <w:tcPr>
            <w:tcW w:w="3856" w:type="dxa"/>
          </w:tcPr>
          <w:p w14:paraId="39961DD6"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4F0375E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It is visible only if </w:t>
            </w:r>
            <w:r w:rsidRPr="00A36FB8">
              <w:rPr>
                <w:rFonts w:ascii="Times New Roman" w:hAnsi="Times New Roman" w:cs="Times New Roman"/>
                <w:i/>
                <w:sz w:val="24"/>
                <w:szCs w:val="24"/>
              </w:rPr>
              <w:t xml:space="preserve">Is </w:t>
            </w:r>
            <w:r>
              <w:rPr>
                <w:rFonts w:ascii="Times New Roman" w:hAnsi="Times New Roman" w:cs="Times New Roman"/>
                <w:i/>
                <w:sz w:val="24"/>
                <w:szCs w:val="24"/>
              </w:rPr>
              <w:t>SquareMatrix?</w:t>
            </w:r>
            <w:r>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26C0FD94" w14:textId="77777777" w:rsidTr="009D03B9">
        <w:tc>
          <w:tcPr>
            <w:tcW w:w="3856" w:type="dxa"/>
          </w:tcPr>
          <w:p w14:paraId="627F8E29"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Chromosome (optional)</w:t>
            </w:r>
          </w:p>
        </w:tc>
        <w:tc>
          <w:tcPr>
            <w:tcW w:w="4562" w:type="dxa"/>
          </w:tcPr>
          <w:p w14:paraId="527D93F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Allows user to specify the chromosome data</w:t>
            </w:r>
          </w:p>
        </w:tc>
        <w:tc>
          <w:tcPr>
            <w:tcW w:w="1726" w:type="dxa"/>
          </w:tcPr>
          <w:p w14:paraId="36A3034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3E12CB" w14:paraId="09CBCD10" w14:textId="77777777" w:rsidTr="009D03B9">
        <w:tc>
          <w:tcPr>
            <w:tcW w:w="3856" w:type="dxa"/>
          </w:tcPr>
          <w:p w14:paraId="54CCE13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Run ClusterTAD Algorithm</w:t>
            </w:r>
          </w:p>
        </w:tc>
        <w:tc>
          <w:tcPr>
            <w:tcW w:w="4562" w:type="dxa"/>
          </w:tcPr>
          <w:p w14:paraId="52E9F67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checked</w:t>
            </w:r>
          </w:p>
        </w:tc>
      </w:tr>
      <w:tr w:rsidR="003E12CB" w14:paraId="153E9617" w14:textId="77777777" w:rsidTr="009D03B9">
        <w:tc>
          <w:tcPr>
            <w:tcW w:w="3856" w:type="dxa"/>
          </w:tcPr>
          <w:p w14:paraId="6A86A3AB"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Run</w:t>
            </w:r>
          </w:p>
        </w:tc>
        <w:tc>
          <w:tcPr>
            <w:tcW w:w="4562" w:type="dxa"/>
          </w:tcPr>
          <w:p w14:paraId="4A41D48D"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 xml:space="preserve">o start the </w:t>
            </w:r>
            <w:r>
              <w:rPr>
                <w:rFonts w:ascii="Times New Roman" w:hAnsi="Times New Roman" w:cs="Times New Roman"/>
                <w:sz w:val="24"/>
                <w:szCs w:val="24"/>
              </w:rPr>
              <w:t>identification</w:t>
            </w:r>
            <w:r w:rsidRPr="00ED5EC9">
              <w:rPr>
                <w:rFonts w:ascii="Times New Roman" w:hAnsi="Times New Roman" w:cs="Times New Roman"/>
                <w:sz w:val="24"/>
                <w:szCs w:val="24"/>
              </w:rPr>
              <w:t xml:space="preserve"> process. </w:t>
            </w:r>
            <w:r>
              <w:rPr>
                <w:rFonts w:ascii="Times New Roman" w:hAnsi="Times New Roman" w:cs="Times New Roman"/>
                <w:sz w:val="24"/>
                <w:szCs w:val="24"/>
              </w:rPr>
              <w:t>A progress bar is displayed to show the steps taken by the TAD identification algorithm,.</w:t>
            </w:r>
          </w:p>
        </w:tc>
        <w:tc>
          <w:tcPr>
            <w:tcW w:w="1726" w:type="dxa"/>
          </w:tcPr>
          <w:p w14:paraId="5A84019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2353B9A3" w14:textId="77777777" w:rsidTr="009D03B9">
        <w:tc>
          <w:tcPr>
            <w:tcW w:w="3856" w:type="dxa"/>
          </w:tcPr>
          <w:p w14:paraId="1D10B0B9"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24585DC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identification</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6D13954E"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5E05760F" w14:textId="77777777" w:rsidR="003E12CB"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Default="003E12CB" w:rsidP="00E42080">
      <w:pPr>
        <w:pStyle w:val="Heading2"/>
      </w:pPr>
      <w:bookmarkStart w:id="111" w:name="_Toc506390544"/>
      <w:r>
        <w:t xml:space="preserve">Check </w:t>
      </w:r>
      <w:r w:rsidRPr="00ED5EC9">
        <w:t xml:space="preserve">TAD </w:t>
      </w:r>
      <w:r>
        <w:t>consistency between two TADs from different methods</w:t>
      </w:r>
      <w:bookmarkEnd w:id="111"/>
    </w:p>
    <w:p w14:paraId="132A329E" w14:textId="77777777" w:rsidR="003E12CB" w:rsidRPr="003D0F5F" w:rsidRDefault="003E12CB" w:rsidP="00E42080">
      <w:pPr>
        <w:pStyle w:val="Heading3"/>
      </w:pPr>
      <w:bookmarkStart w:id="112" w:name="_Toc506390545"/>
      <w:r w:rsidRPr="00ED5EC9">
        <w:t>Purpose</w:t>
      </w:r>
      <w:bookmarkEnd w:id="112"/>
    </w:p>
    <w:p w14:paraId="54E487A7"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 xml:space="preserve">To </w:t>
      </w:r>
      <w:r>
        <w:rPr>
          <w:rFonts w:ascii="Times New Roman" w:hAnsi="Times New Roman" w:cs="Times New Roman"/>
          <w:sz w:val="24"/>
          <w:szCs w:val="24"/>
        </w:rPr>
        <w:t>compare two TADs from two different Topological Associated domains identification method.</w:t>
      </w:r>
    </w:p>
    <w:p w14:paraId="5E34EA9B" w14:textId="77777777" w:rsidR="003E12CB" w:rsidRPr="00040D62" w:rsidRDefault="003E12CB" w:rsidP="00E42080">
      <w:pPr>
        <w:pStyle w:val="Heading3"/>
      </w:pPr>
      <w:bookmarkStart w:id="113" w:name="_Toc506390546"/>
      <w:r w:rsidRPr="00040D62">
        <w:t>Input</w:t>
      </w:r>
      <w:bookmarkEnd w:id="113"/>
    </w:p>
    <w:p w14:paraId="2F192D74"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Method-1 =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ClusterTAD</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.bed.</w:t>
      </w:r>
    </w:p>
    <w:p w14:paraId="11C5A2B6"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Method-2 = /executable/sample_data/</w:t>
      </w:r>
      <w:r w:rsidRPr="00C634D1">
        <w:rPr>
          <w:rFonts w:ascii="Times New Roman" w:hAnsi="Times New Roman" w:cs="Times New Roman"/>
          <w:sz w:val="24"/>
          <w:szCs w:val="24"/>
        </w:rPr>
        <w:t>TAD_annotation</w:t>
      </w:r>
      <w:r>
        <w:rPr>
          <w:rFonts w:ascii="Times New Roman" w:hAnsi="Times New Roman" w:cs="Times New Roman"/>
          <w:sz w:val="24"/>
          <w:szCs w:val="24"/>
        </w:rPr>
        <w:t>/</w:t>
      </w:r>
      <w:r w:rsidRPr="00265D11">
        <w:rPr>
          <w:rFonts w:ascii="Times New Roman" w:hAnsi="Times New Roman" w:cs="Times New Roman"/>
          <w:sz w:val="24"/>
          <w:szCs w:val="24"/>
        </w:rPr>
        <w:t>mESC_TAD_bed</w:t>
      </w:r>
      <w:r>
        <w:rPr>
          <w:rFonts w:ascii="Times New Roman" w:hAnsi="Times New Roman" w:cs="Times New Roman"/>
          <w:sz w:val="24"/>
          <w:szCs w:val="24"/>
        </w:rPr>
        <w:t>/</w:t>
      </w:r>
      <w:r w:rsidRPr="00C634D1">
        <w:rPr>
          <w:rFonts w:ascii="Times New Roman" w:hAnsi="Times New Roman" w:cs="Times New Roman"/>
          <w:sz w:val="24"/>
          <w:szCs w:val="24"/>
        </w:rPr>
        <w:t xml:space="preserve"> </w:t>
      </w:r>
      <w:r>
        <w:rPr>
          <w:rFonts w:ascii="Times New Roman" w:hAnsi="Times New Roman" w:cs="Times New Roman"/>
          <w:sz w:val="24"/>
          <w:szCs w:val="24"/>
        </w:rPr>
        <w:t>DI</w:t>
      </w:r>
      <w:r w:rsidRPr="00C634D1">
        <w:rPr>
          <w:rFonts w:ascii="Times New Roman" w:hAnsi="Times New Roman" w:cs="Times New Roman"/>
          <w:sz w:val="24"/>
          <w:szCs w:val="24"/>
        </w:rPr>
        <w:t xml:space="preserve"> </w:t>
      </w:r>
      <w:r>
        <w:rPr>
          <w:rFonts w:ascii="Times New Roman" w:hAnsi="Times New Roman" w:cs="Times New Roman"/>
          <w:sz w:val="24"/>
          <w:szCs w:val="24"/>
        </w:rPr>
        <w:t>/</w:t>
      </w:r>
      <w:r w:rsidRPr="00C634D1">
        <w:rPr>
          <w:rFonts w:ascii="Times New Roman" w:hAnsi="Times New Roman" w:cs="Times New Roman"/>
          <w:sz w:val="24"/>
          <w:szCs w:val="24"/>
        </w:rPr>
        <w:t>chr17</w:t>
      </w:r>
      <w:r>
        <w:rPr>
          <w:rFonts w:ascii="Times New Roman" w:hAnsi="Times New Roman" w:cs="Times New Roman"/>
          <w:sz w:val="24"/>
          <w:szCs w:val="24"/>
        </w:rPr>
        <w:t xml:space="preserve">.bed  </w:t>
      </w:r>
    </w:p>
    <w:p w14:paraId="65FFC967" w14:textId="77777777" w:rsidR="003E12CB" w:rsidRPr="00040D62"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040D62" w:rsidRDefault="003E12CB" w:rsidP="00E42080">
      <w:pPr>
        <w:pStyle w:val="Heading3"/>
      </w:pPr>
      <w:bookmarkStart w:id="114" w:name="_Toc506390547"/>
      <w:r w:rsidRPr="00040D62">
        <w:t>Output</w:t>
      </w:r>
      <w:bookmarkEnd w:id="114"/>
    </w:p>
    <w:p w14:paraId="0BE8A617"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14:paraId="1D92ED86" w14:textId="77777777" w:rsidTr="009D03B9">
        <w:tc>
          <w:tcPr>
            <w:tcW w:w="4945" w:type="dxa"/>
          </w:tcPr>
          <w:p w14:paraId="773881FD" w14:textId="77777777" w:rsidR="003E12CB" w:rsidRPr="009B739A" w:rsidRDefault="003E12CB" w:rsidP="0094343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Case</w:t>
            </w:r>
          </w:p>
        </w:tc>
        <w:tc>
          <w:tcPr>
            <w:tcW w:w="4945" w:type="dxa"/>
          </w:tcPr>
          <w:p w14:paraId="4DDFCB9C" w14:textId="77777777" w:rsidR="003E12CB" w:rsidRPr="009B739A" w:rsidRDefault="003E12CB" w:rsidP="0094343A">
            <w:pPr>
              <w:pStyle w:val="ListParagraph"/>
              <w:spacing w:before="100" w:beforeAutospacing="1" w:line="360" w:lineRule="auto"/>
              <w:ind w:left="0"/>
              <w:rPr>
                <w:rFonts w:ascii="Times New Roman" w:hAnsi="Times New Roman" w:cs="Times New Roman"/>
                <w:b/>
                <w:sz w:val="24"/>
                <w:szCs w:val="24"/>
              </w:rPr>
            </w:pPr>
            <w:r w:rsidRPr="009B739A">
              <w:rPr>
                <w:rFonts w:ascii="Times New Roman" w:hAnsi="Times New Roman" w:cs="Times New Roman"/>
                <w:b/>
                <w:sz w:val="24"/>
                <w:szCs w:val="24"/>
              </w:rPr>
              <w:t>Description</w:t>
            </w:r>
          </w:p>
        </w:tc>
      </w:tr>
      <w:tr w:rsidR="003E12CB" w14:paraId="784152B7" w14:textId="77777777" w:rsidTr="009D03B9">
        <w:tc>
          <w:tcPr>
            <w:tcW w:w="4945" w:type="dxa"/>
          </w:tcPr>
          <w:p w14:paraId="28AEFCF5"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Case 1</w:t>
            </w:r>
          </w:p>
        </w:tc>
        <w:tc>
          <w:tcPr>
            <w:tcW w:w="4945" w:type="dxa"/>
          </w:tcPr>
          <w:p w14:paraId="5C2AFD39"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 xml:space="preserve">The number of Exact TADs found in </w:t>
            </w:r>
            <w:r>
              <w:rPr>
                <w:rFonts w:ascii="Times New Roman" w:hAnsi="Times New Roman" w:cs="Times New Roman"/>
                <w:sz w:val="24"/>
                <w:szCs w:val="24"/>
              </w:rPr>
              <w:t xml:space="preserve">both </w:t>
            </w:r>
            <w:r w:rsidRPr="009B739A">
              <w:rPr>
                <w:rFonts w:ascii="Times New Roman" w:hAnsi="Times New Roman" w:cs="Times New Roman"/>
                <w:sz w:val="24"/>
                <w:szCs w:val="24"/>
              </w:rPr>
              <w:t>Method-1 and Method-2</w:t>
            </w:r>
          </w:p>
        </w:tc>
      </w:tr>
      <w:tr w:rsidR="003E12CB" w14:paraId="12019D46" w14:textId="77777777" w:rsidTr="009D03B9">
        <w:tc>
          <w:tcPr>
            <w:tcW w:w="4945" w:type="dxa"/>
          </w:tcPr>
          <w:p w14:paraId="7D0F1C9B"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2</w:t>
            </w:r>
          </w:p>
        </w:tc>
        <w:tc>
          <w:tcPr>
            <w:tcW w:w="4945" w:type="dxa"/>
          </w:tcPr>
          <w:p w14:paraId="47C95654"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Sub-TADs that exist between Method-1 and Method-2</w:t>
            </w:r>
          </w:p>
        </w:tc>
      </w:tr>
      <w:tr w:rsidR="003E12CB" w14:paraId="09764D27" w14:textId="77777777" w:rsidTr="009D03B9">
        <w:tc>
          <w:tcPr>
            <w:tcW w:w="4945" w:type="dxa"/>
          </w:tcPr>
          <w:p w14:paraId="62FB4837"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3</w:t>
            </w:r>
          </w:p>
        </w:tc>
        <w:tc>
          <w:tcPr>
            <w:tcW w:w="4945" w:type="dxa"/>
          </w:tcPr>
          <w:p w14:paraId="5D0E5240"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sidRPr="009B739A">
              <w:rPr>
                <w:rFonts w:ascii="Times New Roman" w:hAnsi="Times New Roman" w:cs="Times New Roman"/>
                <w:sz w:val="24"/>
                <w:szCs w:val="24"/>
              </w:rPr>
              <w:t>The number of Conflicting TADs.</w:t>
            </w:r>
          </w:p>
        </w:tc>
      </w:tr>
      <w:tr w:rsidR="003E12CB" w14:paraId="4672DBEA" w14:textId="77777777" w:rsidTr="009D03B9">
        <w:tc>
          <w:tcPr>
            <w:tcW w:w="4945" w:type="dxa"/>
          </w:tcPr>
          <w:p w14:paraId="1A7A73DD"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Case 4</w:t>
            </w:r>
          </w:p>
        </w:tc>
        <w:tc>
          <w:tcPr>
            <w:tcW w:w="4945" w:type="dxa"/>
          </w:tcPr>
          <w:p w14:paraId="66BB9C95" w14:textId="77777777" w:rsidR="003E12CB" w:rsidRDefault="003E12CB" w:rsidP="0094343A">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 xml:space="preserve">The number of </w:t>
            </w:r>
            <w:r w:rsidRPr="009B739A">
              <w:rPr>
                <w:rFonts w:ascii="Times New Roman" w:hAnsi="Times New Roman" w:cs="Times New Roman"/>
                <w:sz w:val="24"/>
                <w:szCs w:val="24"/>
              </w:rPr>
              <w:t>TADs</w:t>
            </w:r>
            <w:r>
              <w:rPr>
                <w:rFonts w:ascii="Times New Roman" w:hAnsi="Times New Roman" w:cs="Times New Roman"/>
                <w:sz w:val="24"/>
                <w:szCs w:val="24"/>
              </w:rPr>
              <w:t xml:space="preserve"> in Method-1 but</w:t>
            </w:r>
            <w:r w:rsidRPr="009B739A">
              <w:rPr>
                <w:rFonts w:ascii="Times New Roman" w:hAnsi="Times New Roman" w:cs="Times New Roman"/>
                <w:sz w:val="24"/>
                <w:szCs w:val="24"/>
              </w:rPr>
              <w:t xml:space="preserve"> not found in Method-2</w:t>
            </w:r>
          </w:p>
        </w:tc>
      </w:tr>
    </w:tbl>
    <w:p w14:paraId="3F6B8D67" w14:textId="77777777" w:rsidR="003E12CB" w:rsidRPr="00040D62" w:rsidRDefault="003E12CB" w:rsidP="00E42080">
      <w:pPr>
        <w:pStyle w:val="Heading3"/>
      </w:pPr>
      <w:bookmarkStart w:id="115" w:name="_Toc506390548"/>
      <w:r w:rsidRPr="00040D62">
        <w:t>Running</w:t>
      </w:r>
      <w:bookmarkEnd w:id="115"/>
    </w:p>
    <w:p w14:paraId="1C1C89C1" w14:textId="77777777"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040D62">
        <w:rPr>
          <w:rFonts w:ascii="Times New Roman" w:hAnsi="Times New Roman" w:cs="Times New Roman"/>
          <w:sz w:val="24"/>
          <w:szCs w:val="24"/>
        </w:rPr>
        <w:t>Access the function from the menu toolbar: 2D-Functions/</w:t>
      </w:r>
      <w:r>
        <w:rPr>
          <w:rFonts w:ascii="Times New Roman" w:hAnsi="Times New Roman" w:cs="Times New Roman"/>
          <w:sz w:val="24"/>
          <w:szCs w:val="24"/>
        </w:rPr>
        <w:t>Check TAD Consistency.</w:t>
      </w:r>
    </w:p>
    <w:p w14:paraId="0DDD62B8" w14:textId="77777777" w:rsidR="003E12CB" w:rsidRPr="00ED5EC9" w:rsidRDefault="003E12CB" w:rsidP="003E12CB">
      <w:pPr>
        <w:rPr>
          <w:rFonts w:ascii="Times New Roman" w:hAnsi="Times New Roman" w:cs="Times New Roman"/>
          <w:sz w:val="24"/>
          <w:szCs w:val="24"/>
        </w:rPr>
      </w:pPr>
    </w:p>
    <w:p w14:paraId="0120E9C4" w14:textId="77777777" w:rsidR="003E12CB" w:rsidRDefault="003E12CB" w:rsidP="003E12CB">
      <w:pPr>
        <w:pStyle w:val="Textbody"/>
        <w:ind w:left="720"/>
        <w:jc w:val="center"/>
        <w:rPr>
          <w:lang w:val="en-US"/>
        </w:rPr>
      </w:pPr>
      <w:r>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5812" cy="2258225"/>
                    </a:xfrm>
                    <a:prstGeom prst="rect">
                      <a:avLst/>
                    </a:prstGeom>
                  </pic:spPr>
                </pic:pic>
              </a:graphicData>
            </a:graphic>
          </wp:inline>
        </w:drawing>
      </w:r>
    </w:p>
    <w:p w14:paraId="66B4AB2A" w14:textId="760EBA79" w:rsidR="003E12CB" w:rsidRPr="003E378C" w:rsidRDefault="003E12CB" w:rsidP="008B139E">
      <w:pPr>
        <w:pStyle w:val="Figures"/>
      </w:pPr>
      <w:bookmarkStart w:id="116" w:name="_Toc503960235"/>
      <w:bookmarkStart w:id="117" w:name="_Toc504661610"/>
      <w:bookmarkStart w:id="118" w:name="_Toc506389400"/>
      <w:r w:rsidRPr="00ED5EC9">
        <w:t xml:space="preserve">Figure </w:t>
      </w:r>
      <w:r w:rsidR="009D03B9">
        <w:t>12</w:t>
      </w:r>
      <w:r>
        <w:t xml:space="preserve">: </w:t>
      </w:r>
      <w:r w:rsidRPr="003E378C">
        <w:t>C</w:t>
      </w:r>
      <w:r>
        <w:t>omparing two</w:t>
      </w:r>
      <w:r w:rsidRPr="003E378C">
        <w:t xml:space="preserve"> TADs for a consistency check</w:t>
      </w:r>
      <w:bookmarkEnd w:id="116"/>
      <w:bookmarkEnd w:id="117"/>
      <w:bookmarkEnd w:id="118"/>
    </w:p>
    <w:p w14:paraId="3C17557B" w14:textId="77777777" w:rsidR="003E12CB"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14:paraId="6DB812D0" w14:textId="77777777" w:rsidTr="009D03B9">
        <w:tc>
          <w:tcPr>
            <w:tcW w:w="3856" w:type="dxa"/>
          </w:tcPr>
          <w:p w14:paraId="66373236"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Field</w:t>
            </w:r>
          </w:p>
        </w:tc>
        <w:tc>
          <w:tcPr>
            <w:tcW w:w="4562" w:type="dxa"/>
          </w:tcPr>
          <w:p w14:paraId="6E8E3C59"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Description</w:t>
            </w:r>
          </w:p>
        </w:tc>
        <w:tc>
          <w:tcPr>
            <w:tcW w:w="1726" w:type="dxa"/>
          </w:tcPr>
          <w:p w14:paraId="61AE1066" w14:textId="77777777" w:rsidR="003E12CB" w:rsidRDefault="003E12CB" w:rsidP="0094343A">
            <w:pPr>
              <w:spacing w:before="100" w:beforeAutospacing="1" w:line="360" w:lineRule="auto"/>
              <w:jc w:val="center"/>
              <w:rPr>
                <w:rFonts w:ascii="Times New Roman" w:hAnsi="Times New Roman" w:cs="Times New Roman"/>
                <w:sz w:val="24"/>
                <w:szCs w:val="24"/>
              </w:rPr>
            </w:pPr>
            <w:r w:rsidRPr="00E916B2">
              <w:rPr>
                <w:rFonts w:ascii="Times New Roman" w:hAnsi="Times New Roman" w:cs="Times New Roman"/>
                <w:b/>
                <w:sz w:val="24"/>
                <w:szCs w:val="24"/>
              </w:rPr>
              <w:t>Default</w:t>
            </w:r>
          </w:p>
        </w:tc>
      </w:tr>
      <w:tr w:rsidR="003E12CB" w14:paraId="05022200" w14:textId="77777777" w:rsidTr="009D03B9">
        <w:tc>
          <w:tcPr>
            <w:tcW w:w="3856" w:type="dxa"/>
          </w:tcPr>
          <w:p w14:paraId="49B695C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Input Method-1 TAD file(.bed) </w:t>
            </w:r>
          </w:p>
        </w:tc>
        <w:tc>
          <w:tcPr>
            <w:tcW w:w="4562" w:type="dxa"/>
          </w:tcPr>
          <w:p w14:paraId="7C9C8918"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6820D30E" w14:textId="77777777" w:rsidTr="009D03B9">
        <w:tc>
          <w:tcPr>
            <w:tcW w:w="3856" w:type="dxa"/>
          </w:tcPr>
          <w:p w14:paraId="3DDF14E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Input Method-2 TAD file(.bed)</w:t>
            </w:r>
          </w:p>
        </w:tc>
        <w:tc>
          <w:tcPr>
            <w:tcW w:w="4562" w:type="dxa"/>
          </w:tcPr>
          <w:p w14:paraId="3231663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074CDCE" w14:textId="77777777" w:rsidTr="009D03B9">
        <w:tc>
          <w:tcPr>
            <w:tcW w:w="3856" w:type="dxa"/>
          </w:tcPr>
          <w:p w14:paraId="4E4DAED4"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Data Resolution</w:t>
            </w:r>
          </w:p>
        </w:tc>
        <w:tc>
          <w:tcPr>
            <w:tcW w:w="4562" w:type="dxa"/>
          </w:tcPr>
          <w:p w14:paraId="1538E6B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40000</w:t>
            </w:r>
          </w:p>
        </w:tc>
      </w:tr>
      <w:tr w:rsidR="003E12CB" w14:paraId="72664643" w14:textId="77777777" w:rsidTr="009D03B9">
        <w:tc>
          <w:tcPr>
            <w:tcW w:w="3856" w:type="dxa"/>
          </w:tcPr>
          <w:p w14:paraId="6C080C2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Output folder</w:t>
            </w:r>
          </w:p>
        </w:tc>
        <w:tc>
          <w:tcPr>
            <w:tcW w:w="4562" w:type="dxa"/>
          </w:tcPr>
          <w:p w14:paraId="0BC66C51"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Directory to output the comparison report</w:t>
            </w:r>
          </w:p>
        </w:tc>
        <w:tc>
          <w:tcPr>
            <w:tcW w:w="1726" w:type="dxa"/>
          </w:tcPr>
          <w:p w14:paraId="56360B8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1A6FE5EC" w14:textId="77777777" w:rsidTr="009D03B9">
        <w:tc>
          <w:tcPr>
            <w:tcW w:w="3856" w:type="dxa"/>
          </w:tcPr>
          <w:p w14:paraId="58A265F5"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Create Report</w:t>
            </w:r>
          </w:p>
        </w:tc>
        <w:tc>
          <w:tcPr>
            <w:tcW w:w="4562" w:type="dxa"/>
          </w:tcPr>
          <w:p w14:paraId="692E5E50"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Once this button is pressed,</w:t>
            </w:r>
            <w:r w:rsidRPr="00ED5EC9">
              <w:rPr>
                <w:rFonts w:ascii="Times New Roman" w:hAnsi="Times New Roman" w:cs="Times New Roman"/>
                <w:sz w:val="24"/>
                <w:szCs w:val="24"/>
              </w:rPr>
              <w:t xml:space="preserve"> </w:t>
            </w:r>
            <w:r>
              <w:rPr>
                <w:rFonts w:ascii="Times New Roman" w:hAnsi="Times New Roman" w:cs="Times New Roman"/>
                <w:sz w:val="24"/>
                <w:szCs w:val="24"/>
              </w:rPr>
              <w:t>a progress bar is displayed to show the steps taken by the TAD identification algorithm,.</w:t>
            </w:r>
          </w:p>
        </w:tc>
        <w:tc>
          <w:tcPr>
            <w:tcW w:w="1726" w:type="dxa"/>
          </w:tcPr>
          <w:p w14:paraId="32E51BFF"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14:paraId="0EDC3109" w14:textId="77777777" w:rsidTr="009D03B9">
        <w:tc>
          <w:tcPr>
            <w:tcW w:w="3856" w:type="dxa"/>
          </w:tcPr>
          <w:p w14:paraId="51D451DF" w14:textId="77777777" w:rsidR="003E12CB" w:rsidRDefault="003E12CB" w:rsidP="0094343A">
            <w:pPr>
              <w:spacing w:before="100" w:beforeAutospacing="1" w:line="360" w:lineRule="auto"/>
              <w:jc w:val="center"/>
              <w:rPr>
                <w:rFonts w:ascii="Times New Roman" w:hAnsi="Times New Roman" w:cs="Times New Roman"/>
                <w:sz w:val="24"/>
                <w:szCs w:val="24"/>
              </w:rPr>
            </w:pPr>
            <w:r w:rsidRPr="00ED5EC9">
              <w:rPr>
                <w:rFonts w:ascii="Times New Roman" w:hAnsi="Times New Roman" w:cs="Times New Roman"/>
                <w:sz w:val="24"/>
                <w:szCs w:val="24"/>
              </w:rPr>
              <w:t>Stop</w:t>
            </w:r>
          </w:p>
        </w:tc>
        <w:tc>
          <w:tcPr>
            <w:tcW w:w="4562" w:type="dxa"/>
          </w:tcPr>
          <w:p w14:paraId="5955A842"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w:t>
            </w:r>
            <w:r>
              <w:rPr>
                <w:rFonts w:ascii="Times New Roman" w:hAnsi="Times New Roman" w:cs="Times New Roman"/>
                <w:sz w:val="24"/>
                <w:szCs w:val="24"/>
              </w:rPr>
              <w:t>check</w:t>
            </w:r>
            <w:r w:rsidRPr="00ED5EC9">
              <w:rPr>
                <w:rFonts w:ascii="Times New Roman" w:hAnsi="Times New Roman" w:cs="Times New Roman"/>
                <w:sz w:val="24"/>
                <w:szCs w:val="24"/>
              </w:rPr>
              <w:t xml:space="preserve">, if this button is pressed, the program will </w:t>
            </w:r>
            <w:r>
              <w:rPr>
                <w:rFonts w:ascii="Times New Roman" w:hAnsi="Times New Roman" w:cs="Times New Roman"/>
                <w:sz w:val="24"/>
                <w:szCs w:val="24"/>
              </w:rPr>
              <w:t>stop.</w:t>
            </w:r>
          </w:p>
        </w:tc>
        <w:tc>
          <w:tcPr>
            <w:tcW w:w="1726" w:type="dxa"/>
          </w:tcPr>
          <w:p w14:paraId="4624DA6C" w14:textId="77777777" w:rsidR="003E12CB" w:rsidRDefault="003E12CB"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bl>
    <w:p w14:paraId="3051EAE8" w14:textId="77777777" w:rsidR="003E12CB" w:rsidRPr="00ED5EC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3E12CB" w:rsidRDefault="003E12CB" w:rsidP="003E12CB"/>
    <w:p w14:paraId="3FEB2655" w14:textId="78BF9969" w:rsidR="002D70D5" w:rsidRPr="00E7316D" w:rsidRDefault="002D70D5" w:rsidP="003E12CB">
      <w:pPr>
        <w:pStyle w:val="Heading1"/>
      </w:pPr>
      <w:bookmarkStart w:id="119" w:name="_Toc506390549"/>
      <w:r w:rsidRPr="00E7316D">
        <w:t>3D-Functions</w:t>
      </w:r>
      <w:bookmarkEnd w:id="119"/>
    </w:p>
    <w:p w14:paraId="5D967E0A" w14:textId="77777777" w:rsidR="002D70D5" w:rsidRDefault="002D70D5">
      <w:pPr>
        <w:rPr>
          <w:rFonts w:ascii="Times New Roman" w:hAnsi="Times New Roman" w:cs="Times New Roman"/>
          <w:b/>
          <w:sz w:val="24"/>
          <w:szCs w:val="24"/>
        </w:rPr>
      </w:pPr>
    </w:p>
    <w:p w14:paraId="5B3A23D7" w14:textId="77777777" w:rsidR="00010BAB" w:rsidRPr="00ED5EC9" w:rsidRDefault="00010BAB" w:rsidP="00E42080">
      <w:pPr>
        <w:pStyle w:val="Heading2"/>
      </w:pPr>
      <w:bookmarkStart w:id="120" w:name="_Toc506390550"/>
      <w:r w:rsidRPr="00ED5EC9">
        <w:t>3D model reconstruction by LorDG</w:t>
      </w:r>
      <w:bookmarkEnd w:id="120"/>
    </w:p>
    <w:p w14:paraId="607DCE56" w14:textId="77777777" w:rsidR="00F9526F" w:rsidRDefault="00D21897" w:rsidP="00E42080">
      <w:pPr>
        <w:pStyle w:val="Heading3"/>
      </w:pPr>
      <w:bookmarkStart w:id="121" w:name="_Toc506390551"/>
      <w:r w:rsidRPr="00ED5EC9">
        <w:t>Purpose</w:t>
      </w:r>
      <w:bookmarkEnd w:id="121"/>
    </w:p>
    <w:p w14:paraId="5561B446" w14:textId="77777777" w:rsidR="00D21897" w:rsidRPr="00ED5EC9" w:rsidRDefault="00F9526F" w:rsidP="00F9526F">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C0074B" w:rsidRPr="00ED5EC9">
        <w:rPr>
          <w:rFonts w:ascii="Times New Roman" w:hAnsi="Times New Roman" w:cs="Times New Roman"/>
          <w:sz w:val="24"/>
          <w:szCs w:val="24"/>
        </w:rPr>
        <w:t>o build 3D chromosomes and genome models</w:t>
      </w:r>
    </w:p>
    <w:p w14:paraId="204DC503" w14:textId="77777777" w:rsidR="00F9526F" w:rsidRDefault="00C0074B" w:rsidP="00E42080">
      <w:pPr>
        <w:pStyle w:val="Heading3"/>
      </w:pPr>
      <w:bookmarkStart w:id="122" w:name="_Toc506390552"/>
      <w:r w:rsidRPr="00ED5EC9">
        <w:t>Input</w:t>
      </w:r>
      <w:bookmarkEnd w:id="122"/>
    </w:p>
    <w:p w14:paraId="628BC6ED" w14:textId="77777777" w:rsidR="00C0074B" w:rsidRPr="00ED5EC9" w:rsidRDefault="00F9526F" w:rsidP="00E23A6A">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C0074B" w:rsidRPr="00ED5EC9">
        <w:rPr>
          <w:rFonts w:ascii="Times New Roman" w:hAnsi="Times New Roman" w:cs="Times New Roman"/>
          <w:sz w:val="24"/>
          <w:szCs w:val="24"/>
        </w:rPr>
        <w:t xml:space="preserve"> contact matrix in sparse matrix format</w:t>
      </w:r>
    </w:p>
    <w:p w14:paraId="275B4CD6" w14:textId="77777777" w:rsidR="00E23A6A" w:rsidRPr="00E23A6A" w:rsidRDefault="002C6306" w:rsidP="00E42080">
      <w:pPr>
        <w:pStyle w:val="Heading3"/>
      </w:pPr>
      <w:bookmarkStart w:id="123" w:name="_Toc506390553"/>
      <w:r w:rsidRPr="00ED5EC9">
        <w:t>Output</w:t>
      </w:r>
      <w:bookmarkEnd w:id="123"/>
    </w:p>
    <w:p w14:paraId="749F864E" w14:textId="585F6523" w:rsidR="002C6306" w:rsidRPr="00ED5EC9" w:rsidRDefault="002C6306" w:rsidP="00E23A6A">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 xml:space="preserve">3D models </w:t>
      </w:r>
      <w:r w:rsidR="0028738F" w:rsidRPr="00ED5EC9">
        <w:rPr>
          <w:rFonts w:ascii="Times New Roman" w:hAnsi="Times New Roman" w:cs="Times New Roman"/>
          <w:sz w:val="24"/>
          <w:szCs w:val="24"/>
        </w:rPr>
        <w:t>in. gss</w:t>
      </w:r>
      <w:r w:rsidRPr="00ED5EC9">
        <w:rPr>
          <w:rFonts w:ascii="Times New Roman" w:hAnsi="Times New Roman" w:cs="Times New Roman"/>
          <w:sz w:val="24"/>
          <w:szCs w:val="24"/>
        </w:rPr>
        <w:t xml:space="preserve"> format file</w:t>
      </w:r>
      <w:r w:rsidR="0028738F">
        <w:rPr>
          <w:rFonts w:ascii="Times New Roman" w:hAnsi="Times New Roman" w:cs="Times New Roman"/>
          <w:sz w:val="24"/>
          <w:szCs w:val="24"/>
        </w:rPr>
        <w:t xml:space="preserve"> and .pdb format file</w:t>
      </w:r>
    </w:p>
    <w:p w14:paraId="26F05300" w14:textId="77777777" w:rsidR="00E23A6A" w:rsidRDefault="00117F8A" w:rsidP="00E42080">
      <w:pPr>
        <w:pStyle w:val="Heading3"/>
      </w:pPr>
      <w:bookmarkStart w:id="124" w:name="_Toc506390554"/>
      <w:r w:rsidRPr="00ED5EC9">
        <w:t>Running</w:t>
      </w:r>
      <w:bookmarkEnd w:id="124"/>
    </w:p>
    <w:p w14:paraId="6CACF9CB" w14:textId="77777777" w:rsidR="00117F8A" w:rsidRPr="00ED5EC9" w:rsidRDefault="00E23A6A" w:rsidP="00844F1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117F8A" w:rsidRPr="00ED5EC9">
        <w:rPr>
          <w:rFonts w:ascii="Times New Roman" w:hAnsi="Times New Roman" w:cs="Times New Roman"/>
          <w:sz w:val="24"/>
          <w:szCs w:val="24"/>
        </w:rPr>
        <w:t xml:space="preserve"> the function from the menu toolbar: 3D-Functions/LorDG-3D Modeller</w:t>
      </w:r>
    </w:p>
    <w:p w14:paraId="42F7D5EF" w14:textId="77777777" w:rsidR="0064650B" w:rsidRPr="00ED5EC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3E378C" w:rsidRDefault="00A33008" w:rsidP="008B139E">
      <w:pPr>
        <w:pStyle w:val="Figures"/>
        <w:rPr>
          <w:color w:val="000000" w:themeColor="text1"/>
        </w:rPr>
      </w:pPr>
      <w:bookmarkStart w:id="125" w:name="_Toc503960236"/>
      <w:bookmarkStart w:id="126" w:name="_Toc504661611"/>
      <w:bookmarkStart w:id="127" w:name="_Toc506389401"/>
      <w:r w:rsidRPr="00ED5EC9">
        <w:t xml:space="preserve">Figure </w:t>
      </w:r>
      <w:r w:rsidR="009D03B9">
        <w:t>13</w:t>
      </w:r>
      <w:r>
        <w:t>: 3D Model reconstruction by LorDG</w:t>
      </w:r>
      <w:bookmarkEnd w:id="125"/>
      <w:bookmarkEnd w:id="126"/>
      <w:bookmarkEnd w:id="127"/>
    </w:p>
    <w:p w14:paraId="2D65C4BE" w14:textId="77777777" w:rsidR="00967435"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14:paraId="72221945" w14:textId="77777777" w:rsidTr="009D03B9">
        <w:tc>
          <w:tcPr>
            <w:tcW w:w="1800" w:type="dxa"/>
          </w:tcPr>
          <w:p w14:paraId="34396A8A" w14:textId="77777777" w:rsidR="00A4775C" w:rsidRPr="00947B58"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19B90ED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6B7B3EB8" w14:textId="77777777" w:rsidR="00A4775C" w:rsidRPr="00947B58"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A4775C" w14:paraId="568025E6" w14:textId="77777777" w:rsidTr="009D03B9">
        <w:tc>
          <w:tcPr>
            <w:tcW w:w="1800" w:type="dxa"/>
          </w:tcPr>
          <w:p w14:paraId="213052CC" w14:textId="77777777" w:rsidR="00A4775C" w:rsidRDefault="00F3637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55E510C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ins w:id="128"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29"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30"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31"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the best value in the range [0.1-3.0]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4FC1BD18" w14:textId="77777777" w:rsidR="00A4775C" w:rsidRDefault="00DC74C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E15705D" w14:textId="77777777" w:rsidTr="009D03B9">
        <w:tc>
          <w:tcPr>
            <w:tcW w:w="1800" w:type="dxa"/>
          </w:tcPr>
          <w:p w14:paraId="0D3ABCC7" w14:textId="77777777" w:rsidR="00A4775C" w:rsidRDefault="004F59A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Initial Learning Rate</w:t>
            </w:r>
          </w:p>
        </w:tc>
        <w:tc>
          <w:tcPr>
            <w:tcW w:w="5760" w:type="dxa"/>
          </w:tcPr>
          <w:p w14:paraId="2168D811" w14:textId="77777777" w:rsidR="00A4775C" w:rsidRDefault="006619F8"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E35B960" w14:textId="77777777" w:rsidR="00A4775C" w:rsidRDefault="00EA6F5A"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A4775C" w14:paraId="73A7A175" w14:textId="77777777" w:rsidTr="009D03B9">
        <w:tc>
          <w:tcPr>
            <w:tcW w:w="1800" w:type="dxa"/>
          </w:tcPr>
          <w:p w14:paraId="17848D7C"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53347E86" w14:textId="77777777" w:rsidR="00A4775C" w:rsidRDefault="000A70E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1FE6C887" w14:textId="77777777" w:rsidR="00A4775C" w:rsidRDefault="004C468F"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1000</w:t>
            </w:r>
          </w:p>
        </w:tc>
      </w:tr>
      <w:tr w:rsidR="00A4775C" w14:paraId="4C9093A7" w14:textId="77777777" w:rsidTr="009D03B9">
        <w:tc>
          <w:tcPr>
            <w:tcW w:w="1800" w:type="dxa"/>
          </w:tcPr>
          <w:p w14:paraId="00E9EB1C"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28ED5057" w14:textId="77777777" w:rsidR="00A4775C" w:rsidRDefault="00EF6C20"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sidR="00EA0605">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332FD1CE" w14:textId="77777777" w:rsidR="00A4775C" w:rsidRDefault="000275F4"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A4775C" w14:paraId="27F6A2C0" w14:textId="77777777" w:rsidTr="009D03B9">
        <w:tc>
          <w:tcPr>
            <w:tcW w:w="1800" w:type="dxa"/>
          </w:tcPr>
          <w:p w14:paraId="617D5E9F"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1A3DFF7" w14:textId="77777777" w:rsidR="00A4775C" w:rsidRDefault="00DA477B"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6D3D748" w14:textId="77777777" w:rsidR="00A4775C" w:rsidRDefault="004F406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A4775C" w14:paraId="0C21ABD9" w14:textId="77777777" w:rsidTr="009D03B9">
        <w:tc>
          <w:tcPr>
            <w:tcW w:w="1800" w:type="dxa"/>
          </w:tcPr>
          <w:p w14:paraId="3BCE5F11" w14:textId="77777777" w:rsidR="00A4775C" w:rsidRDefault="00996812" w:rsidP="000359B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lastRenderedPageBreak/>
              <w:t>Is Multiple-Chromosomes Structure?</w:t>
            </w:r>
          </w:p>
        </w:tc>
        <w:tc>
          <w:tcPr>
            <w:tcW w:w="5760" w:type="dxa"/>
          </w:tcPr>
          <w:p w14:paraId="7721D54E" w14:textId="77777777" w:rsidR="00A4775C" w:rsidRDefault="00E73E96"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68011223" w14:textId="77777777" w:rsidR="00A4775C" w:rsidRDefault="007B763D"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A4775C" w14:paraId="2ED98F63" w14:textId="77777777" w:rsidTr="009D03B9">
        <w:tc>
          <w:tcPr>
            <w:tcW w:w="1800" w:type="dxa"/>
          </w:tcPr>
          <w:p w14:paraId="02CA633A" w14:textId="77777777" w:rsidR="00A4775C" w:rsidRDefault="004C29C5"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94D4ECF" w14:textId="77777777" w:rsidR="00A4775C" w:rsidRDefault="00793469"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14:paraId="659964F0" w14:textId="77777777" w:rsidTr="009D03B9">
        <w:tc>
          <w:tcPr>
            <w:tcW w:w="1800" w:type="dxa"/>
          </w:tcPr>
          <w:p w14:paraId="6B5E9B29"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277357B3" w14:textId="77777777" w:rsidR="00A4775C" w:rsidRDefault="006F4E47"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A4775C" w14:paraId="59B23426" w14:textId="77777777" w:rsidTr="009D03B9">
        <w:tc>
          <w:tcPr>
            <w:tcW w:w="1800" w:type="dxa"/>
          </w:tcPr>
          <w:p w14:paraId="48C24B3D"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60CD4D42" w14:textId="77777777" w:rsidR="00A4775C" w:rsidRDefault="00831AB2"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Default="00B93906" w:rsidP="000359B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bl>
    <w:p w14:paraId="4028699B" w14:textId="5AFF688E" w:rsidR="009123AE" w:rsidRPr="00ED5EC9" w:rsidRDefault="009123AE" w:rsidP="00CE2DA6">
      <w:pPr>
        <w:pStyle w:val="Heading2"/>
      </w:pPr>
      <w:bookmarkStart w:id="132" w:name="_Toc506390555"/>
      <w:r>
        <w:t>3D model reconstruction by 3DMax</w:t>
      </w:r>
      <w:bookmarkEnd w:id="132"/>
    </w:p>
    <w:p w14:paraId="69682344" w14:textId="77777777" w:rsidR="009123AE" w:rsidRDefault="009123AE" w:rsidP="00CE2DA6">
      <w:pPr>
        <w:pStyle w:val="Heading3"/>
      </w:pPr>
      <w:bookmarkStart w:id="133" w:name="_Toc506390556"/>
      <w:r w:rsidRPr="00ED5EC9">
        <w:t>Purpose</w:t>
      </w:r>
      <w:bookmarkEnd w:id="133"/>
    </w:p>
    <w:p w14:paraId="5B1DDE3D"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build 3D chromosomes and genome models</w:t>
      </w:r>
    </w:p>
    <w:p w14:paraId="23E3B1A3" w14:textId="77777777" w:rsidR="009123AE" w:rsidRDefault="009123AE" w:rsidP="00CE2DA6">
      <w:pPr>
        <w:pStyle w:val="Heading3"/>
      </w:pPr>
      <w:bookmarkStart w:id="134" w:name="_Toc506390557"/>
      <w:r w:rsidRPr="00ED5EC9">
        <w:t>Input</w:t>
      </w:r>
      <w:bookmarkEnd w:id="134"/>
    </w:p>
    <w:p w14:paraId="71228E22"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contact matrix in sparse matrix format</w:t>
      </w:r>
    </w:p>
    <w:p w14:paraId="55B398F9" w14:textId="77777777" w:rsidR="009123AE" w:rsidRPr="00E23A6A" w:rsidRDefault="009123AE" w:rsidP="00CE2DA6">
      <w:pPr>
        <w:pStyle w:val="Heading3"/>
      </w:pPr>
      <w:bookmarkStart w:id="135" w:name="_Toc506390558"/>
      <w:r w:rsidRPr="00ED5EC9">
        <w:lastRenderedPageBreak/>
        <w:t>Output</w:t>
      </w:r>
      <w:bookmarkEnd w:id="135"/>
    </w:p>
    <w:p w14:paraId="3483DADC" w14:textId="77777777" w:rsidR="0028738F" w:rsidRPr="00ED5EC9" w:rsidRDefault="009123AE" w:rsidP="0028738F">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models in .gss format file</w:t>
      </w:r>
      <w:r w:rsidR="0028738F">
        <w:rPr>
          <w:rFonts w:ascii="Times New Roman" w:hAnsi="Times New Roman" w:cs="Times New Roman"/>
          <w:sz w:val="24"/>
          <w:szCs w:val="24"/>
        </w:rPr>
        <w:t xml:space="preserve"> and .pdb format file</w:t>
      </w:r>
    </w:p>
    <w:p w14:paraId="66007494" w14:textId="476C124A"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Default="009123AE" w:rsidP="00CE2DA6">
      <w:pPr>
        <w:pStyle w:val="Heading3"/>
      </w:pPr>
      <w:bookmarkStart w:id="136" w:name="_Toc506390559"/>
      <w:r w:rsidRPr="00ED5EC9">
        <w:t>Running</w:t>
      </w:r>
      <w:bookmarkEnd w:id="136"/>
    </w:p>
    <w:p w14:paraId="2284C3DF" w14:textId="18A1A3E6"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Pr="00ED5EC9">
        <w:rPr>
          <w:rFonts w:ascii="Times New Roman" w:hAnsi="Times New Roman" w:cs="Times New Roman"/>
          <w:sz w:val="24"/>
          <w:szCs w:val="24"/>
        </w:rPr>
        <w:t xml:space="preserve"> the function from the </w:t>
      </w:r>
      <w:r>
        <w:rPr>
          <w:rFonts w:ascii="Times New Roman" w:hAnsi="Times New Roman" w:cs="Times New Roman"/>
          <w:sz w:val="24"/>
          <w:szCs w:val="24"/>
        </w:rPr>
        <w:t>menu toolbar: 3D-Functions/3DMax</w:t>
      </w:r>
      <w:r w:rsidRPr="00ED5EC9">
        <w:rPr>
          <w:rFonts w:ascii="Times New Roman" w:hAnsi="Times New Roman" w:cs="Times New Roman"/>
          <w:sz w:val="24"/>
          <w:szCs w:val="24"/>
        </w:rPr>
        <w:t>-3D Modeller</w:t>
      </w:r>
    </w:p>
    <w:p w14:paraId="5A5AF88F" w14:textId="77777777" w:rsidR="009123AE" w:rsidRPr="00ED5EC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ED5EC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Pr>
          <w:noProof/>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1679" cy="2639143"/>
                    </a:xfrm>
                    <a:prstGeom prst="rect">
                      <a:avLst/>
                    </a:prstGeom>
                  </pic:spPr>
                </pic:pic>
              </a:graphicData>
            </a:graphic>
          </wp:inline>
        </w:drawing>
      </w:r>
    </w:p>
    <w:p w14:paraId="1FC2F350" w14:textId="1D0BA2D0" w:rsidR="00A4133C" w:rsidRPr="003E378C" w:rsidRDefault="00A4133C" w:rsidP="008B139E">
      <w:pPr>
        <w:pStyle w:val="Figures"/>
        <w:rPr>
          <w:color w:val="000000" w:themeColor="text1"/>
        </w:rPr>
      </w:pPr>
      <w:bookmarkStart w:id="137" w:name="_Toc503960237"/>
      <w:bookmarkStart w:id="138" w:name="_Toc504661612"/>
      <w:bookmarkStart w:id="139" w:name="_Toc506389402"/>
      <w:r w:rsidRPr="00ED5EC9">
        <w:t xml:space="preserve">Figure </w:t>
      </w:r>
      <w:r w:rsidR="009D03B9">
        <w:t>14</w:t>
      </w:r>
      <w:r>
        <w:t>: 3D Model reconstruction by 3DMax</w:t>
      </w:r>
      <w:bookmarkEnd w:id="137"/>
      <w:bookmarkEnd w:id="138"/>
      <w:bookmarkEnd w:id="139"/>
    </w:p>
    <w:p w14:paraId="31068A89" w14:textId="69985B17" w:rsidR="009123AE"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14:paraId="4906F831" w14:textId="77777777" w:rsidTr="009D03B9">
        <w:tc>
          <w:tcPr>
            <w:tcW w:w="1800" w:type="dxa"/>
          </w:tcPr>
          <w:p w14:paraId="62FD8781"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Field /Button</w:t>
            </w:r>
          </w:p>
        </w:tc>
        <w:tc>
          <w:tcPr>
            <w:tcW w:w="5760" w:type="dxa"/>
          </w:tcPr>
          <w:p w14:paraId="3344429F"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Description</w:t>
            </w:r>
          </w:p>
        </w:tc>
        <w:tc>
          <w:tcPr>
            <w:tcW w:w="1525" w:type="dxa"/>
          </w:tcPr>
          <w:p w14:paraId="5CBC90AC" w14:textId="77777777" w:rsidR="009123AE" w:rsidRPr="00947B58"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947B58">
              <w:rPr>
                <w:rFonts w:ascii="Times New Roman" w:hAnsi="Times New Roman" w:cs="Times New Roman"/>
                <w:b/>
                <w:sz w:val="24"/>
                <w:szCs w:val="24"/>
              </w:rPr>
              <w:t>Default</w:t>
            </w:r>
          </w:p>
        </w:tc>
      </w:tr>
      <w:tr w:rsidR="009123AE" w14:paraId="3D883D48" w14:textId="77777777" w:rsidTr="009D03B9">
        <w:tc>
          <w:tcPr>
            <w:tcW w:w="1800" w:type="dxa"/>
          </w:tcPr>
          <w:p w14:paraId="2B6C443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Conversion Factor</w:t>
            </w:r>
          </w:p>
        </w:tc>
        <w:tc>
          <w:tcPr>
            <w:tcW w:w="5760" w:type="dxa"/>
          </w:tcPr>
          <w:p w14:paraId="7382F38F" w14:textId="7859B300" w:rsidR="009123AE"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ED5EC9">
              <w:rPr>
                <w:rFonts w:ascii="Times New Roman" w:hAnsi="Times New Roman" w:cs="Times New Roman"/>
                <w:sz w:val="24"/>
                <w:szCs w:val="24"/>
              </w:rPr>
              <w:t xml:space="preserve"> in the formula </w:t>
            </w:r>
            <m:oMath>
              <m:sSub>
                <m:sSubPr>
                  <m:ctrlPr>
                    <w:ins w:id="140"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1"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2"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ED5EC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3"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ED5EC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ED5EC9">
              <w:rPr>
                <w:rFonts w:ascii="Times New Roman" w:eastAsiaTheme="minorEastAsia" w:hAnsi="Times New Roman" w:cs="Times New Roman"/>
                <w:sz w:val="24"/>
                <w:szCs w:val="24"/>
              </w:rPr>
              <w:t>. When the field is left blank, the program will search for th</w:t>
            </w:r>
            <w:r>
              <w:rPr>
                <w:rFonts w:ascii="Times New Roman" w:eastAsiaTheme="minorEastAsia" w:hAnsi="Times New Roman" w:cs="Times New Roman"/>
                <w:sz w:val="24"/>
                <w:szCs w:val="24"/>
              </w:rPr>
              <w:t>e best value in the range [0.1-2</w:t>
            </w:r>
            <w:r w:rsidRPr="00ED5EC9">
              <w:rPr>
                <w:rFonts w:ascii="Times New Roman" w:eastAsiaTheme="minorEastAsia" w:hAnsi="Times New Roman" w:cs="Times New Roman"/>
                <w:sz w:val="24"/>
                <w:szCs w:val="24"/>
              </w:rPr>
              <w:t>.0] with a step size of 0.1. Users can also specify a range to search by put 2 numbers separated by a hyphen (e.g. 0.5-1.0). During the searching, the right-top corner of the main screen displays information about the current value being tested.</w:t>
            </w:r>
          </w:p>
        </w:tc>
        <w:tc>
          <w:tcPr>
            <w:tcW w:w="1525" w:type="dxa"/>
          </w:tcPr>
          <w:p w14:paraId="01C6AA84" w14:textId="5C7B2E38"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0.5</w:t>
            </w:r>
          </w:p>
        </w:tc>
      </w:tr>
      <w:tr w:rsidR="009123AE" w14:paraId="13350533" w14:textId="77777777" w:rsidTr="009D03B9">
        <w:tc>
          <w:tcPr>
            <w:tcW w:w="1800" w:type="dxa"/>
          </w:tcPr>
          <w:p w14:paraId="2EA3B6E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lastRenderedPageBreak/>
              <w:t>Initial Learning Rate</w:t>
            </w:r>
          </w:p>
        </w:tc>
        <w:tc>
          <w:tcPr>
            <w:tcW w:w="5760" w:type="dxa"/>
          </w:tcPr>
          <w:p w14:paraId="59AC417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Initial learning rate of the optimization. H</w:t>
            </w:r>
            <w:r w:rsidRPr="00ED5EC9">
              <w:rPr>
                <w:rFonts w:ascii="Times New Roman" w:hAnsi="Times New Roman" w:cs="Times New Roman"/>
                <w:sz w:val="24"/>
                <w:szCs w:val="24"/>
              </w:rPr>
              <w:t>igher learning rate can speed up the reconstruction process but can cause the process to fail as well</w:t>
            </w:r>
          </w:p>
        </w:tc>
        <w:tc>
          <w:tcPr>
            <w:tcW w:w="1525" w:type="dxa"/>
          </w:tcPr>
          <w:p w14:paraId="405836A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1.0</w:t>
            </w:r>
          </w:p>
        </w:tc>
      </w:tr>
      <w:tr w:rsidR="009123AE" w14:paraId="2AFA9A3F" w14:textId="77777777" w:rsidTr="009D03B9">
        <w:tc>
          <w:tcPr>
            <w:tcW w:w="1800" w:type="dxa"/>
          </w:tcPr>
          <w:p w14:paraId="7415444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Max number of Iteration</w:t>
            </w:r>
          </w:p>
        </w:tc>
        <w:tc>
          <w:tcPr>
            <w:tcW w:w="5760" w:type="dxa"/>
          </w:tcPr>
          <w:p w14:paraId="6EE92DF5"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M</w:t>
            </w:r>
            <w:r w:rsidRPr="00ED5EC9">
              <w:rPr>
                <w:rFonts w:ascii="Times New Roman" w:hAnsi="Times New Roman" w:cs="Times New Roman"/>
                <w:sz w:val="24"/>
                <w:szCs w:val="24"/>
              </w:rPr>
              <w:t>aximum number of iterations for the optimization</w:t>
            </w:r>
          </w:p>
        </w:tc>
        <w:tc>
          <w:tcPr>
            <w:tcW w:w="1525" w:type="dxa"/>
          </w:tcPr>
          <w:p w14:paraId="02950C04" w14:textId="7CB23763"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2000</w:t>
            </w:r>
          </w:p>
        </w:tc>
      </w:tr>
      <w:tr w:rsidR="009123AE" w14:paraId="20FC131D" w14:textId="77777777" w:rsidTr="009D03B9">
        <w:tc>
          <w:tcPr>
            <w:tcW w:w="1800" w:type="dxa"/>
          </w:tcPr>
          <w:p w14:paraId="6AFC1D7B"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Chromosome</w:t>
            </w:r>
          </w:p>
        </w:tc>
        <w:tc>
          <w:tcPr>
            <w:tcW w:w="5760" w:type="dxa"/>
          </w:tcPr>
          <w:p w14:paraId="6503EA2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C</w:t>
            </w:r>
            <w:r w:rsidRPr="00ED5EC9">
              <w:rPr>
                <w:rFonts w:ascii="Times New Roman" w:hAnsi="Times New Roman" w:cs="Times New Roman"/>
                <w:sz w:val="24"/>
                <w:szCs w:val="24"/>
              </w:rPr>
              <w:t xml:space="preserve">hromosome name of the contact matrix in the input. If the input contains contact matrix of the whole genome, </w:t>
            </w:r>
            <w:r>
              <w:rPr>
                <w:rFonts w:ascii="Times New Roman" w:hAnsi="Times New Roman" w:cs="Times New Roman"/>
                <w:sz w:val="24"/>
                <w:szCs w:val="24"/>
              </w:rPr>
              <w:t>leave this field blank</w:t>
            </w:r>
            <w:r w:rsidRPr="00ED5EC9">
              <w:rPr>
                <w:rFonts w:ascii="Times New Roman" w:hAnsi="Times New Roman" w:cs="Times New Roman"/>
                <w:sz w:val="24"/>
                <w:szCs w:val="24"/>
              </w:rPr>
              <w:t>.</w:t>
            </w:r>
          </w:p>
        </w:tc>
        <w:tc>
          <w:tcPr>
            <w:tcW w:w="1525" w:type="dxa"/>
          </w:tcPr>
          <w:p w14:paraId="623B88CD"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X</w:t>
            </w:r>
          </w:p>
        </w:tc>
      </w:tr>
      <w:tr w:rsidR="009123AE" w14:paraId="73B85CA6" w14:textId="77777777" w:rsidTr="009D03B9">
        <w:tc>
          <w:tcPr>
            <w:tcW w:w="1800" w:type="dxa"/>
          </w:tcPr>
          <w:p w14:paraId="017615E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Genome ID</w:t>
            </w:r>
          </w:p>
        </w:tc>
        <w:tc>
          <w:tcPr>
            <w:tcW w:w="5760" w:type="dxa"/>
          </w:tcPr>
          <w:p w14:paraId="2A340F7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G</w:t>
            </w:r>
            <w:r w:rsidRPr="00ED5EC9">
              <w:rPr>
                <w:rFonts w:ascii="Times New Roman" w:hAnsi="Times New Roman" w:cs="Times New Roman"/>
                <w:sz w:val="24"/>
                <w:szCs w:val="24"/>
              </w:rPr>
              <w:t>enome version of the contact matrix in the input.</w:t>
            </w:r>
          </w:p>
        </w:tc>
        <w:tc>
          <w:tcPr>
            <w:tcW w:w="1525" w:type="dxa"/>
          </w:tcPr>
          <w:p w14:paraId="2A435248"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hg19</w:t>
            </w:r>
          </w:p>
        </w:tc>
      </w:tr>
      <w:tr w:rsidR="009123AE" w14:paraId="1C7EA8CD" w14:textId="77777777" w:rsidTr="009D03B9">
        <w:tc>
          <w:tcPr>
            <w:tcW w:w="1800" w:type="dxa"/>
          </w:tcPr>
          <w:p w14:paraId="02C72F40"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FB7F8E">
              <w:rPr>
                <w:rFonts w:ascii="Times New Roman" w:hAnsi="Times New Roman" w:cs="Times New Roman"/>
                <w:sz w:val="20"/>
                <w:szCs w:val="24"/>
              </w:rPr>
              <w:t>Is Multiple-Chromosomes Structure?</w:t>
            </w:r>
          </w:p>
        </w:tc>
        <w:tc>
          <w:tcPr>
            <w:tcW w:w="5760" w:type="dxa"/>
          </w:tcPr>
          <w:p w14:paraId="2E6C6B8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if the input contains both inter-and intra-chromosomal contacts data, this checkbox should be checked.</w:t>
            </w:r>
          </w:p>
        </w:tc>
        <w:tc>
          <w:tcPr>
            <w:tcW w:w="1525" w:type="dxa"/>
          </w:tcPr>
          <w:p w14:paraId="10656274"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unchecked</w:t>
            </w:r>
          </w:p>
        </w:tc>
      </w:tr>
      <w:tr w:rsidR="009123AE" w14:paraId="13FDB21D" w14:textId="77777777" w:rsidTr="009D03B9">
        <w:tc>
          <w:tcPr>
            <w:tcW w:w="1800" w:type="dxa"/>
          </w:tcPr>
          <w:p w14:paraId="421E7DD7"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Length of Chromosomes</w:t>
            </w:r>
          </w:p>
        </w:tc>
        <w:tc>
          <w:tcPr>
            <w:tcW w:w="5760" w:type="dxa"/>
          </w:tcPr>
          <w:p w14:paraId="26CE71E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14:paraId="44CCD730" w14:textId="77777777" w:rsidTr="009D03B9">
        <w:tc>
          <w:tcPr>
            <w:tcW w:w="1800" w:type="dxa"/>
          </w:tcPr>
          <w:p w14:paraId="06A6C9CC"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Run</w:t>
            </w:r>
          </w:p>
        </w:tc>
        <w:tc>
          <w:tcPr>
            <w:tcW w:w="5760" w:type="dxa"/>
          </w:tcPr>
          <w:p w14:paraId="4798409F"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T</w:t>
            </w:r>
            <w:r w:rsidRPr="00ED5EC9">
              <w:rPr>
                <w:rFonts w:ascii="Times New Roman" w:hAnsi="Times New Roman" w:cs="Times New Roman"/>
                <w:sz w:val="24"/>
                <w:szCs w:val="24"/>
              </w:rPr>
              <w:t>o start the reconstruction process. The main screen displays how models are being formed from initially random models. The information about the reconstruction is displayed in the top-right corner of the main screen. The conversion factor is being used to build 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NA</w:t>
            </w:r>
          </w:p>
        </w:tc>
      </w:tr>
      <w:tr w:rsidR="009123AE" w14:paraId="3C7267DA" w14:textId="77777777" w:rsidTr="009D03B9">
        <w:tc>
          <w:tcPr>
            <w:tcW w:w="1800" w:type="dxa"/>
          </w:tcPr>
          <w:p w14:paraId="0168359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sidRPr="00ED5EC9">
              <w:rPr>
                <w:rFonts w:ascii="Times New Roman" w:hAnsi="Times New Roman" w:cs="Times New Roman"/>
                <w:sz w:val="24"/>
                <w:szCs w:val="24"/>
              </w:rPr>
              <w:t>Stop</w:t>
            </w:r>
          </w:p>
        </w:tc>
        <w:tc>
          <w:tcPr>
            <w:tcW w:w="5760" w:type="dxa"/>
          </w:tcPr>
          <w:p w14:paraId="15DBA916"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t>D</w:t>
            </w:r>
            <w:r w:rsidRPr="00ED5EC9">
              <w:rPr>
                <w:rFonts w:ascii="Times New Roman" w:hAnsi="Times New Roman" w:cs="Times New Roman"/>
                <w:sz w:val="24"/>
                <w:szCs w:val="24"/>
              </w:rPr>
              <w:t xml:space="preserve">uring the reconstruction, if this button is pressed, the program will stop and output the currently best structure. If the program is searching for the best conversion factor, </w:t>
            </w:r>
            <w:r w:rsidRPr="00ED5EC9">
              <w:rPr>
                <w:rFonts w:ascii="Times New Roman" w:hAnsi="Times New Roman" w:cs="Times New Roman"/>
                <w:sz w:val="24"/>
                <w:szCs w:val="24"/>
              </w:rPr>
              <w:lastRenderedPageBreak/>
              <w:t>it will stop the searching and use the best-found conversion factor to build models.</w:t>
            </w:r>
          </w:p>
        </w:tc>
        <w:tc>
          <w:tcPr>
            <w:tcW w:w="1525" w:type="dxa"/>
          </w:tcPr>
          <w:p w14:paraId="26F26751" w14:textId="77777777" w:rsidR="009123AE" w:rsidRDefault="009123AE" w:rsidP="009369A0">
            <w:pPr>
              <w:pStyle w:val="ListParagraph"/>
              <w:spacing w:before="100" w:beforeAutospacing="1" w:line="360" w:lineRule="auto"/>
              <w:ind w:left="0"/>
              <w:rPr>
                <w:rFonts w:ascii="Times New Roman" w:hAnsi="Times New Roman" w:cs="Times New Roman"/>
                <w:sz w:val="24"/>
                <w:szCs w:val="24"/>
              </w:rPr>
            </w:pPr>
            <w:r>
              <w:rPr>
                <w:rFonts w:ascii="Times New Roman" w:hAnsi="Times New Roman" w:cs="Times New Roman"/>
                <w:sz w:val="24"/>
                <w:szCs w:val="24"/>
              </w:rPr>
              <w:lastRenderedPageBreak/>
              <w:t>NA</w:t>
            </w:r>
          </w:p>
        </w:tc>
      </w:tr>
    </w:tbl>
    <w:p w14:paraId="2487689A" w14:textId="77777777" w:rsidR="00C6787F" w:rsidRPr="00ED5EC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ED5EC9" w:rsidRDefault="00C6787F" w:rsidP="00CE2DA6">
      <w:pPr>
        <w:pStyle w:val="Heading2"/>
      </w:pPr>
      <w:bookmarkStart w:id="144" w:name="_Toc506390560"/>
      <w:r w:rsidRPr="00ED5EC9">
        <w:t>Chromatin loop identification</w:t>
      </w:r>
      <w:bookmarkEnd w:id="144"/>
    </w:p>
    <w:p w14:paraId="08D824B5" w14:textId="77777777" w:rsidR="004B24B6" w:rsidRDefault="007E7DE7" w:rsidP="00CE2DA6">
      <w:pPr>
        <w:pStyle w:val="Heading3"/>
      </w:pPr>
      <w:bookmarkStart w:id="145" w:name="_Toc506390561"/>
      <w:r w:rsidRPr="00ED5EC9">
        <w:t>Purpose</w:t>
      </w:r>
      <w:bookmarkEnd w:id="145"/>
    </w:p>
    <w:p w14:paraId="6704DED6" w14:textId="77777777" w:rsidR="007E7DE7" w:rsidRPr="00ED5EC9" w:rsidRDefault="004B24B6" w:rsidP="004B24B6">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w:t>
      </w:r>
      <w:r w:rsidR="007E7DE7" w:rsidRPr="00ED5EC9">
        <w:rPr>
          <w:rFonts w:ascii="Times New Roman" w:hAnsi="Times New Roman" w:cs="Times New Roman"/>
          <w:sz w:val="24"/>
          <w:szCs w:val="24"/>
        </w:rPr>
        <w:t>o identify chromatin loop in 3D models</w:t>
      </w:r>
    </w:p>
    <w:p w14:paraId="40E5A297" w14:textId="77777777" w:rsidR="004B24B6" w:rsidRDefault="007E7DE7" w:rsidP="00CE2DA6">
      <w:pPr>
        <w:pStyle w:val="Heading3"/>
      </w:pPr>
      <w:bookmarkStart w:id="146" w:name="_Toc506390562"/>
      <w:r w:rsidRPr="00ED5EC9">
        <w:t>Input</w:t>
      </w:r>
      <w:bookmarkEnd w:id="146"/>
    </w:p>
    <w:p w14:paraId="449B5572" w14:textId="77777777" w:rsidR="007E7DE7" w:rsidRPr="00ED5EC9" w:rsidRDefault="004B24B6"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3D model</w:t>
      </w:r>
      <w:r w:rsidR="009C08ED">
        <w:rPr>
          <w:rFonts w:ascii="Times New Roman" w:hAnsi="Times New Roman" w:cs="Times New Roman"/>
          <w:sz w:val="24"/>
          <w:szCs w:val="24"/>
        </w:rPr>
        <w:t xml:space="preserve"> to visualize</w:t>
      </w:r>
    </w:p>
    <w:p w14:paraId="1629C10C" w14:textId="77777777" w:rsidR="00F60C4D" w:rsidRDefault="007E7DE7" w:rsidP="00CE2DA6">
      <w:pPr>
        <w:pStyle w:val="Heading3"/>
      </w:pPr>
      <w:bookmarkStart w:id="147" w:name="_Toc506390563"/>
      <w:r w:rsidRPr="00ED5EC9">
        <w:t>Output</w:t>
      </w:r>
      <w:bookmarkEnd w:id="147"/>
    </w:p>
    <w:p w14:paraId="5ADF9989" w14:textId="77777777" w:rsidR="007E7DE7" w:rsidRPr="00ED5EC9" w:rsidRDefault="00F60C4D" w:rsidP="00F60C4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7E7DE7" w:rsidRPr="00ED5EC9">
        <w:rPr>
          <w:rFonts w:ascii="Times New Roman" w:hAnsi="Times New Roman" w:cs="Times New Roman"/>
          <w:sz w:val="24"/>
          <w:szCs w:val="24"/>
        </w:rPr>
        <w:t xml:space="preserve"> list of chromatin loops in a bed format file </w:t>
      </w:r>
      <w:r w:rsidR="00ED2D95" w:rsidRPr="00ED5EC9">
        <w:rPr>
          <w:rFonts w:ascii="Times New Roman" w:hAnsi="Times New Roman" w:cs="Times New Roman"/>
          <w:sz w:val="24"/>
          <w:szCs w:val="24"/>
        </w:rPr>
        <w:t xml:space="preserve">(optional) </w:t>
      </w:r>
      <w:r w:rsidR="007E7DE7" w:rsidRPr="00ED5EC9">
        <w:rPr>
          <w:rFonts w:ascii="Times New Roman" w:hAnsi="Times New Roman" w:cs="Times New Roman"/>
          <w:sz w:val="24"/>
          <w:szCs w:val="24"/>
        </w:rPr>
        <w:t>and highlighted in the 3D model</w:t>
      </w:r>
    </w:p>
    <w:p w14:paraId="4F12151B" w14:textId="77777777" w:rsidR="00F60C4D" w:rsidRPr="00F60C4D" w:rsidRDefault="001720B7" w:rsidP="00CE2DA6">
      <w:pPr>
        <w:pStyle w:val="Heading3"/>
      </w:pPr>
      <w:bookmarkStart w:id="148" w:name="_Toc506390564"/>
      <w:r w:rsidRPr="00ED5EC9">
        <w:t>Running</w:t>
      </w:r>
      <w:bookmarkEnd w:id="148"/>
    </w:p>
    <w:p w14:paraId="03C07BB6" w14:textId="77777777" w:rsidR="001720B7" w:rsidRPr="00ED5EC9" w:rsidRDefault="00F60C4D" w:rsidP="00061F71">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Access</w:t>
      </w:r>
      <w:r w:rsidR="00822408" w:rsidRPr="00ED5EC9">
        <w:rPr>
          <w:rFonts w:ascii="Times New Roman" w:hAnsi="Times New Roman" w:cs="Times New Roman"/>
          <w:sz w:val="24"/>
          <w:szCs w:val="24"/>
        </w:rPr>
        <w:t xml:space="preserve"> the function from</w:t>
      </w:r>
      <w:r w:rsidR="00E70ADC" w:rsidRPr="00ED5EC9">
        <w:rPr>
          <w:rFonts w:ascii="Times New Roman" w:hAnsi="Times New Roman" w:cs="Times New Roman"/>
          <w:sz w:val="24"/>
          <w:szCs w:val="24"/>
        </w:rPr>
        <w:t xml:space="preserve"> the menu toolbar</w:t>
      </w:r>
      <w:r w:rsidR="00822408" w:rsidRPr="00ED5EC9">
        <w:rPr>
          <w:rFonts w:ascii="Times New Roman" w:hAnsi="Times New Roman" w:cs="Times New Roman"/>
          <w:sz w:val="24"/>
          <w:szCs w:val="24"/>
        </w:rPr>
        <w:t>: 3D-Functions/Loop Detection</w:t>
      </w:r>
    </w:p>
    <w:p w14:paraId="0A56B2DD" w14:textId="77777777" w:rsidR="005A2362" w:rsidRPr="00ED5EC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ED5EC9" w:rsidRDefault="00016F9D" w:rsidP="008B139E">
      <w:pPr>
        <w:pStyle w:val="Figures"/>
      </w:pPr>
      <w:bookmarkStart w:id="149" w:name="_Toc503960238"/>
      <w:bookmarkStart w:id="150" w:name="_Toc504661613"/>
      <w:bookmarkStart w:id="151" w:name="_Toc506389403"/>
      <w:r w:rsidRPr="00ED5EC9">
        <w:t xml:space="preserve">Figure </w:t>
      </w:r>
      <w:r w:rsidR="009D03B9">
        <w:t>15</w:t>
      </w:r>
      <w:r>
        <w:t>:</w:t>
      </w:r>
      <w:r w:rsidR="005A2362" w:rsidRPr="00ED5EC9">
        <w:t xml:space="preserve"> Chromatin loops</w:t>
      </w:r>
      <w:bookmarkEnd w:id="149"/>
      <w:bookmarkEnd w:id="150"/>
      <w:bookmarkEnd w:id="151"/>
    </w:p>
    <w:p w14:paraId="336DCF3D" w14:textId="77777777" w:rsidR="005A2362" w:rsidRPr="00ED5EC9" w:rsidRDefault="005A2362" w:rsidP="00E6780D">
      <w:pPr>
        <w:ind w:left="720"/>
        <w:rPr>
          <w:rFonts w:ascii="Times New Roman" w:hAnsi="Times New Roman" w:cs="Times New Roman"/>
          <w:sz w:val="24"/>
          <w:szCs w:val="24"/>
        </w:rPr>
      </w:pPr>
      <w:r w:rsidRPr="00ED5EC9">
        <w:rPr>
          <w:rFonts w:ascii="Times New Roman" w:hAnsi="Times New Roman" w:cs="Times New Roman"/>
          <w:sz w:val="24"/>
          <w:szCs w:val="24"/>
        </w:rPr>
        <w:lastRenderedPageBreak/>
        <w:t xml:space="preserve">The function </w:t>
      </w:r>
      <w:r w:rsidR="00065D20" w:rsidRPr="00ED5EC9">
        <w:rPr>
          <w:rFonts w:ascii="Times New Roman" w:hAnsi="Times New Roman" w:cs="Times New Roman"/>
          <w:sz w:val="24"/>
          <w:szCs w:val="24"/>
        </w:rPr>
        <w:t xml:space="preserve">identifies chromatin loops and highlights them in the 3D model. </w:t>
      </w:r>
      <w:r w:rsidR="008B35D4" w:rsidRPr="00ED5EC9">
        <w:rPr>
          <w:rFonts w:ascii="Times New Roman" w:hAnsi="Times New Roman" w:cs="Times New Roman"/>
          <w:sz w:val="24"/>
          <w:szCs w:val="24"/>
        </w:rPr>
        <w:t>The loops can also be outputted into a bed format file specified in the Output File field.</w:t>
      </w:r>
      <w:r w:rsidR="00BD08B1" w:rsidRPr="00ED5EC9">
        <w:rPr>
          <w:rFonts w:ascii="Times New Roman" w:hAnsi="Times New Roman" w:cs="Times New Roman"/>
          <w:sz w:val="24"/>
          <w:szCs w:val="24"/>
        </w:rPr>
        <w:t xml:space="preserve"> The top-right corner of the main screen displays the number of chromatin loops identified.</w:t>
      </w:r>
    </w:p>
    <w:p w14:paraId="16B4325A" w14:textId="13ED9BAA" w:rsidR="005A2362" w:rsidRPr="00ED5EC9" w:rsidRDefault="006D6C7F" w:rsidP="006D6C7F">
      <w:pPr>
        <w:ind w:left="720"/>
        <w:rPr>
          <w:rFonts w:ascii="Times New Roman" w:hAnsi="Times New Roman" w:cs="Times New Roman"/>
          <w:sz w:val="24"/>
          <w:szCs w:val="24"/>
        </w:rPr>
      </w:pPr>
      <w:r w:rsidRPr="00ED5EC9">
        <w:rPr>
          <w:rFonts w:ascii="Times New Roman" w:hAnsi="Times New Roman" w:cs="Times New Roman"/>
          <w:sz w:val="24"/>
          <w:szCs w:val="24"/>
        </w:rPr>
        <w:t>Loops are colored in spectrum (from blue to red). To highlight loops better, color the model by a single color</w:t>
      </w:r>
      <w:r w:rsidR="00B264D3">
        <w:rPr>
          <w:rFonts w:ascii="Times New Roman" w:hAnsi="Times New Roman" w:cs="Times New Roman"/>
          <w:sz w:val="24"/>
          <w:szCs w:val="24"/>
        </w:rPr>
        <w:t xml:space="preserve"> </w:t>
      </w:r>
      <w:r w:rsidRPr="00ED5EC9">
        <w:rPr>
          <w:rFonts w:ascii="Times New Roman" w:hAnsi="Times New Roman" w:cs="Times New Roman"/>
          <w:sz w:val="24"/>
          <w:szCs w:val="24"/>
        </w:rPr>
        <w:t xml:space="preserve">(right-click on the </w:t>
      </w:r>
      <w:r w:rsidR="00810B91" w:rsidRPr="00ED5EC9">
        <w:rPr>
          <w:rFonts w:ascii="Times New Roman" w:hAnsi="Times New Roman" w:cs="Times New Roman"/>
          <w:sz w:val="24"/>
          <w:szCs w:val="24"/>
        </w:rPr>
        <w:t xml:space="preserve">main </w:t>
      </w:r>
      <w:r w:rsidRPr="00ED5EC9">
        <w:rPr>
          <w:rFonts w:ascii="Times New Roman" w:hAnsi="Times New Roman" w:cs="Times New Roman"/>
          <w:sz w:val="24"/>
          <w:szCs w:val="24"/>
        </w:rPr>
        <w:t xml:space="preserve">screen, choose color/structure/chain) </w:t>
      </w:r>
    </w:p>
    <w:p w14:paraId="19FC5C59" w14:textId="77777777" w:rsidR="006D6C7F" w:rsidRPr="00ED5EC9" w:rsidRDefault="006D6C7F" w:rsidP="005A2362">
      <w:pPr>
        <w:rPr>
          <w:rFonts w:ascii="Times New Roman" w:hAnsi="Times New Roman" w:cs="Times New Roman"/>
          <w:sz w:val="24"/>
          <w:szCs w:val="24"/>
        </w:rPr>
      </w:pPr>
    </w:p>
    <w:p w14:paraId="016F77E9" w14:textId="77777777" w:rsidR="00BD08B1" w:rsidRPr="00ED5EC9" w:rsidRDefault="00044C79" w:rsidP="00CE2DA6">
      <w:pPr>
        <w:pStyle w:val="Heading2"/>
      </w:pPr>
      <w:bookmarkStart w:id="152" w:name="_Toc506390565"/>
      <w:r w:rsidRPr="00ED5EC9">
        <w:t>Model annotation</w:t>
      </w:r>
      <w:bookmarkEnd w:id="152"/>
    </w:p>
    <w:p w14:paraId="2C57D440" w14:textId="77777777" w:rsidR="00243285" w:rsidRDefault="001C227D" w:rsidP="00CE2DA6">
      <w:pPr>
        <w:pStyle w:val="Heading3"/>
      </w:pPr>
      <w:bookmarkStart w:id="153" w:name="_Toc506390566"/>
      <w:r w:rsidRPr="00ED5EC9">
        <w:t>Purpose</w:t>
      </w:r>
      <w:bookmarkEnd w:id="153"/>
    </w:p>
    <w:p w14:paraId="40767457" w14:textId="77777777" w:rsidR="001C227D" w:rsidRPr="00ED5EC9" w:rsidRDefault="00243285" w:rsidP="0024328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1478F5" w:rsidRPr="00ED5EC9">
        <w:rPr>
          <w:rFonts w:ascii="Times New Roman" w:hAnsi="Times New Roman" w:cs="Times New Roman"/>
          <w:sz w:val="24"/>
          <w:szCs w:val="24"/>
        </w:rPr>
        <w:t>annotate 3D models</w:t>
      </w:r>
      <w:r w:rsidR="00584FC8" w:rsidRPr="00ED5EC9">
        <w:rPr>
          <w:rFonts w:ascii="Times New Roman" w:hAnsi="Times New Roman" w:cs="Times New Roman"/>
          <w:sz w:val="24"/>
          <w:szCs w:val="24"/>
        </w:rPr>
        <w:t xml:space="preserve"> with </w:t>
      </w:r>
      <w:r w:rsidR="004D0BC7" w:rsidRPr="00ED5EC9">
        <w:rPr>
          <w:rFonts w:ascii="Times New Roman" w:hAnsi="Times New Roman" w:cs="Times New Roman"/>
          <w:sz w:val="24"/>
          <w:szCs w:val="24"/>
        </w:rPr>
        <w:t>genomic elements</w:t>
      </w:r>
    </w:p>
    <w:p w14:paraId="1B5A11D3" w14:textId="77777777" w:rsidR="00243285" w:rsidRDefault="00D62790" w:rsidP="00CE2DA6">
      <w:pPr>
        <w:pStyle w:val="Heading3"/>
      </w:pPr>
      <w:bookmarkStart w:id="154" w:name="_Toc506390567"/>
      <w:r w:rsidRPr="00ED5EC9">
        <w:t>Input</w:t>
      </w:r>
      <w:bookmarkEnd w:id="154"/>
    </w:p>
    <w:p w14:paraId="696A9022" w14:textId="77777777" w:rsidR="00D62790" w:rsidRPr="00ED5EC9" w:rsidRDefault="00243285" w:rsidP="000615C5">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A</w:t>
      </w:r>
      <w:r w:rsidR="00D62790" w:rsidRPr="00ED5EC9">
        <w:rPr>
          <w:rFonts w:ascii="Times New Roman" w:hAnsi="Times New Roman" w:cs="Times New Roman"/>
          <w:sz w:val="24"/>
          <w:szCs w:val="24"/>
        </w:rPr>
        <w:t xml:space="preserve"> 3D model </w:t>
      </w:r>
      <w:r w:rsidR="00C4378D" w:rsidRPr="00ED5EC9">
        <w:rPr>
          <w:rFonts w:ascii="Times New Roman" w:hAnsi="Times New Roman" w:cs="Times New Roman"/>
          <w:sz w:val="24"/>
          <w:szCs w:val="24"/>
        </w:rPr>
        <w:t xml:space="preserve">(e.g. in executable/sample_data/models) </w:t>
      </w:r>
      <w:r w:rsidR="00D62790" w:rsidRPr="00ED5EC9">
        <w:rPr>
          <w:rFonts w:ascii="Times New Roman" w:hAnsi="Times New Roman" w:cs="Times New Roman"/>
          <w:sz w:val="24"/>
          <w:szCs w:val="24"/>
        </w:rPr>
        <w:t>and genomic elements in bed format files</w:t>
      </w:r>
      <w:r w:rsidR="00C4378D" w:rsidRPr="00ED5EC9">
        <w:rPr>
          <w:rFonts w:ascii="Times New Roman" w:hAnsi="Times New Roman" w:cs="Times New Roman"/>
          <w:sz w:val="24"/>
          <w:szCs w:val="24"/>
        </w:rPr>
        <w:t xml:space="preserve"> (e.g. in executable/track_files)</w:t>
      </w:r>
    </w:p>
    <w:p w14:paraId="3828694E" w14:textId="77777777" w:rsidR="00F8052E" w:rsidRPr="00F8052E" w:rsidRDefault="003467B9" w:rsidP="00CE2DA6">
      <w:pPr>
        <w:pStyle w:val="Heading3"/>
      </w:pPr>
      <w:bookmarkStart w:id="155" w:name="_Toc506390568"/>
      <w:r w:rsidRPr="00ED5EC9">
        <w:t>Output</w:t>
      </w:r>
      <w:bookmarkEnd w:id="155"/>
    </w:p>
    <w:p w14:paraId="015C9FF8" w14:textId="77777777" w:rsidR="003467B9" w:rsidRPr="00ED5EC9" w:rsidRDefault="003467B9" w:rsidP="00F8052E">
      <w:pPr>
        <w:pStyle w:val="ListParagraph"/>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sz w:val="24"/>
          <w:szCs w:val="24"/>
        </w:rPr>
        <w:t>3D model is annotated with data from bed format files</w:t>
      </w:r>
    </w:p>
    <w:p w14:paraId="59719D45" w14:textId="77777777" w:rsidR="00F8052E" w:rsidRDefault="003467B9" w:rsidP="00CE2DA6">
      <w:pPr>
        <w:pStyle w:val="Heading3"/>
      </w:pPr>
      <w:bookmarkStart w:id="156" w:name="_Toc506390569"/>
      <w:r w:rsidRPr="00ED5EC9">
        <w:t>Running</w:t>
      </w:r>
      <w:bookmarkEnd w:id="156"/>
    </w:p>
    <w:p w14:paraId="76AB5866" w14:textId="77777777" w:rsidR="003467B9" w:rsidRPr="00ED5EC9" w:rsidRDefault="00F8052E" w:rsidP="00DC08BE">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003467B9" w:rsidRPr="00ED5EC9">
        <w:rPr>
          <w:rFonts w:ascii="Times New Roman" w:hAnsi="Times New Roman" w:cs="Times New Roman"/>
          <w:sz w:val="24"/>
          <w:szCs w:val="24"/>
        </w:rPr>
        <w:t>the function from the menu toolbar: 3D-Functions/Model Annotation</w:t>
      </w:r>
    </w:p>
    <w:p w14:paraId="266B41C9" w14:textId="77777777" w:rsidR="0031520D" w:rsidRPr="00ED5EC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ED5EC9">
        <w:rPr>
          <w:rFonts w:ascii="Times New Roman" w:hAnsi="Times New Roman" w:cs="Times New Roman"/>
          <w:noProof/>
          <w:sz w:val="24"/>
          <w:szCs w:val="24"/>
        </w:rPr>
        <w:lastRenderedPageBreak/>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Default="0031520D" w:rsidP="008B139E">
      <w:pPr>
        <w:pStyle w:val="Figures"/>
      </w:pPr>
      <w:bookmarkStart w:id="157" w:name="_Toc506389404"/>
      <w:r w:rsidRPr="00ED5EC9">
        <w:t xml:space="preserve">Figure </w:t>
      </w:r>
      <w:r w:rsidR="00817E9E">
        <w:t>16</w:t>
      </w:r>
      <w:r w:rsidR="00000A1C">
        <w:t>:</w:t>
      </w:r>
      <w:r w:rsidRPr="00ED5EC9">
        <w:t xml:space="preserve"> Function to annotate 3D models</w:t>
      </w:r>
      <w:bookmarkEnd w:id="157"/>
    </w:p>
    <w:p w14:paraId="7980F209" w14:textId="77777777" w:rsidR="00000A1C" w:rsidRPr="00000A1C" w:rsidRDefault="00000A1C" w:rsidP="00000A1C"/>
    <w:p w14:paraId="2D6928AC" w14:textId="77777777" w:rsidR="006D6C7F" w:rsidRPr="00ED5EC9" w:rsidRDefault="00B848CD" w:rsidP="00B848CD">
      <w:pPr>
        <w:ind w:left="720"/>
        <w:rPr>
          <w:rFonts w:ascii="Times New Roman" w:hAnsi="Times New Roman" w:cs="Times New Roman"/>
          <w:sz w:val="24"/>
          <w:szCs w:val="24"/>
        </w:rPr>
      </w:pPr>
      <w:r w:rsidRPr="00ED5EC9">
        <w:rPr>
          <w:rFonts w:ascii="Times New Roman" w:hAnsi="Times New Roman" w:cs="Times New Roman"/>
          <w:sz w:val="24"/>
          <w:szCs w:val="24"/>
        </w:rPr>
        <w:t>To better highlight track data, change the color of the model to a sing color (right-click on the main screen, Color/Structure/Reset)</w:t>
      </w:r>
      <w:r w:rsidR="00E5113A" w:rsidRPr="00ED5EC9">
        <w:rPr>
          <w:rFonts w:ascii="Times New Roman" w:hAnsi="Times New Roman" w:cs="Times New Roman"/>
          <w:sz w:val="24"/>
          <w:szCs w:val="24"/>
        </w:rPr>
        <w:t>. The background can be changed to white to (Color/Background/White)</w:t>
      </w:r>
    </w:p>
    <w:p w14:paraId="364A173E" w14:textId="77777777" w:rsidR="002B72E2"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14:paraId="5DB8CF54" w14:textId="77777777" w:rsidTr="009D03B9">
        <w:tc>
          <w:tcPr>
            <w:tcW w:w="1247" w:type="dxa"/>
          </w:tcPr>
          <w:p w14:paraId="536A674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Field / Button</w:t>
            </w:r>
          </w:p>
        </w:tc>
        <w:tc>
          <w:tcPr>
            <w:tcW w:w="6807" w:type="dxa"/>
          </w:tcPr>
          <w:p w14:paraId="340A2DF9"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Description</w:t>
            </w:r>
          </w:p>
        </w:tc>
        <w:tc>
          <w:tcPr>
            <w:tcW w:w="1296" w:type="dxa"/>
          </w:tcPr>
          <w:p w14:paraId="05926EFF" w14:textId="77777777" w:rsidR="002B72E2" w:rsidRPr="00710E33" w:rsidRDefault="002B72E2" w:rsidP="00710E33">
            <w:pPr>
              <w:jc w:val="center"/>
              <w:rPr>
                <w:rFonts w:ascii="Times New Roman" w:hAnsi="Times New Roman" w:cs="Times New Roman"/>
                <w:b/>
                <w:sz w:val="24"/>
                <w:szCs w:val="24"/>
              </w:rPr>
            </w:pPr>
            <w:r w:rsidRPr="00710E33">
              <w:rPr>
                <w:rFonts w:ascii="Times New Roman" w:hAnsi="Times New Roman" w:cs="Times New Roman"/>
                <w:b/>
                <w:sz w:val="24"/>
                <w:szCs w:val="24"/>
              </w:rPr>
              <w:t>Default</w:t>
            </w:r>
          </w:p>
        </w:tc>
      </w:tr>
      <w:tr w:rsidR="002B72E2" w14:paraId="03D27EB9" w14:textId="77777777" w:rsidTr="009D03B9">
        <w:tc>
          <w:tcPr>
            <w:tcW w:w="1247" w:type="dxa"/>
          </w:tcPr>
          <w:p w14:paraId="15F6A72E" w14:textId="77777777" w:rsidR="002B72E2" w:rsidRDefault="00565B36" w:rsidP="002B72E2">
            <w:pPr>
              <w:rPr>
                <w:rFonts w:ascii="Times New Roman" w:hAnsi="Times New Roman" w:cs="Times New Roman"/>
                <w:sz w:val="24"/>
                <w:szCs w:val="24"/>
              </w:rPr>
            </w:pPr>
            <w:r w:rsidRPr="00ED5EC9">
              <w:rPr>
                <w:rFonts w:ascii="Times New Roman" w:hAnsi="Times New Roman" w:cs="Times New Roman"/>
                <w:sz w:val="24"/>
                <w:szCs w:val="24"/>
              </w:rPr>
              <w:t>Track file</w:t>
            </w:r>
          </w:p>
        </w:tc>
        <w:tc>
          <w:tcPr>
            <w:tcW w:w="6807" w:type="dxa"/>
          </w:tcPr>
          <w:p w14:paraId="32784523"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file in bed format (see executable/track_files for example)</w:t>
            </w:r>
            <w:r>
              <w:rPr>
                <w:rFonts w:ascii="Times New Roman" w:hAnsi="Times New Roman" w:cs="Times New Roman"/>
                <w:sz w:val="24"/>
                <w:szCs w:val="24"/>
              </w:rPr>
              <w:t xml:space="preserve"> to annotate the model</w:t>
            </w:r>
          </w:p>
        </w:tc>
        <w:tc>
          <w:tcPr>
            <w:tcW w:w="1296" w:type="dxa"/>
          </w:tcPr>
          <w:p w14:paraId="4B0116BF" w14:textId="77777777" w:rsidR="002B72E2" w:rsidRDefault="00565B36" w:rsidP="002B72E2">
            <w:pPr>
              <w:rPr>
                <w:rFonts w:ascii="Times New Roman" w:hAnsi="Times New Roman" w:cs="Times New Roman"/>
                <w:sz w:val="24"/>
                <w:szCs w:val="24"/>
              </w:rPr>
            </w:pPr>
            <w:r>
              <w:rPr>
                <w:rFonts w:ascii="Times New Roman" w:hAnsi="Times New Roman" w:cs="Times New Roman"/>
                <w:sz w:val="24"/>
                <w:szCs w:val="24"/>
              </w:rPr>
              <w:t>NA</w:t>
            </w:r>
          </w:p>
        </w:tc>
      </w:tr>
      <w:tr w:rsidR="002B72E2" w14:paraId="78341BF2" w14:textId="77777777" w:rsidTr="009D03B9">
        <w:tc>
          <w:tcPr>
            <w:tcW w:w="1247" w:type="dxa"/>
          </w:tcPr>
          <w:p w14:paraId="3D5430CF" w14:textId="77777777" w:rsidR="002B72E2" w:rsidRDefault="00322707" w:rsidP="002B72E2">
            <w:pPr>
              <w:rPr>
                <w:rFonts w:ascii="Times New Roman" w:hAnsi="Times New Roman" w:cs="Times New Roman"/>
                <w:sz w:val="24"/>
                <w:szCs w:val="24"/>
              </w:rPr>
            </w:pPr>
            <w:r w:rsidRPr="00ED5EC9">
              <w:rPr>
                <w:rFonts w:ascii="Times New Roman" w:hAnsi="Times New Roman" w:cs="Times New Roman"/>
                <w:sz w:val="24"/>
                <w:szCs w:val="24"/>
              </w:rPr>
              <w:t>Track name</w:t>
            </w:r>
          </w:p>
        </w:tc>
        <w:tc>
          <w:tcPr>
            <w:tcW w:w="6807" w:type="dxa"/>
          </w:tcPr>
          <w:p w14:paraId="61E1587A" w14:textId="77777777" w:rsidR="002B72E2" w:rsidRDefault="0036790F" w:rsidP="002B72E2">
            <w:pPr>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unique name associated with the above input file</w:t>
            </w:r>
          </w:p>
        </w:tc>
        <w:tc>
          <w:tcPr>
            <w:tcW w:w="1296" w:type="dxa"/>
          </w:tcPr>
          <w:p w14:paraId="1D0C3403" w14:textId="77777777" w:rsidR="002B72E2" w:rsidRDefault="00740E50" w:rsidP="002B72E2">
            <w:pPr>
              <w:rPr>
                <w:rFonts w:ascii="Times New Roman" w:hAnsi="Times New Roman" w:cs="Times New Roman"/>
                <w:sz w:val="24"/>
                <w:szCs w:val="24"/>
              </w:rPr>
            </w:pPr>
            <w:r>
              <w:rPr>
                <w:rFonts w:ascii="Times New Roman" w:hAnsi="Times New Roman" w:cs="Times New Roman"/>
                <w:sz w:val="24"/>
                <w:szCs w:val="24"/>
              </w:rPr>
              <w:t>N</w:t>
            </w:r>
            <w:r w:rsidR="0023610B">
              <w:rPr>
                <w:rFonts w:ascii="Times New Roman" w:hAnsi="Times New Roman" w:cs="Times New Roman"/>
                <w:sz w:val="24"/>
                <w:szCs w:val="24"/>
              </w:rPr>
              <w:t>ame of track file</w:t>
            </w:r>
          </w:p>
        </w:tc>
      </w:tr>
      <w:tr w:rsidR="002B72E2" w14:paraId="44015E78" w14:textId="77777777" w:rsidTr="009D03B9">
        <w:tc>
          <w:tcPr>
            <w:tcW w:w="1247" w:type="dxa"/>
          </w:tcPr>
          <w:p w14:paraId="02211059"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Is domain or loop?</w:t>
            </w:r>
          </w:p>
        </w:tc>
        <w:tc>
          <w:tcPr>
            <w:tcW w:w="6807" w:type="dxa"/>
          </w:tcPr>
          <w:p w14:paraId="497CDC81" w14:textId="77777777" w:rsidR="002B72E2" w:rsidRDefault="002451AC" w:rsidP="002B72E2">
            <w:pPr>
              <w:rPr>
                <w:rFonts w:ascii="Times New Roman" w:hAnsi="Times New Roman" w:cs="Times New Roman"/>
                <w:sz w:val="24"/>
                <w:szCs w:val="24"/>
              </w:rPr>
            </w:pPr>
            <w:r>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Default="003B7A2C" w:rsidP="002B72E2">
            <w:pPr>
              <w:rPr>
                <w:rFonts w:ascii="Times New Roman" w:hAnsi="Times New Roman" w:cs="Times New Roman"/>
                <w:sz w:val="24"/>
                <w:szCs w:val="24"/>
              </w:rPr>
            </w:pPr>
            <w:r>
              <w:rPr>
                <w:rFonts w:ascii="Times New Roman" w:hAnsi="Times New Roman" w:cs="Times New Roman"/>
                <w:sz w:val="24"/>
                <w:szCs w:val="24"/>
              </w:rPr>
              <w:t>Unchecked</w:t>
            </w:r>
          </w:p>
        </w:tc>
      </w:tr>
      <w:tr w:rsidR="002B72E2" w14:paraId="2854C94E" w14:textId="77777777" w:rsidTr="009D03B9">
        <w:tc>
          <w:tcPr>
            <w:tcW w:w="1247" w:type="dxa"/>
          </w:tcPr>
          <w:p w14:paraId="0391F43E"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Choose color</w:t>
            </w:r>
          </w:p>
        </w:tc>
        <w:tc>
          <w:tcPr>
            <w:tcW w:w="6807" w:type="dxa"/>
          </w:tcPr>
          <w:p w14:paraId="1153AF6A" w14:textId="77777777" w:rsidR="002B72E2" w:rsidRDefault="000F6321" w:rsidP="002B72E2">
            <w:pPr>
              <w:rPr>
                <w:rFonts w:ascii="Times New Roman" w:hAnsi="Times New Roman" w:cs="Times New Roman"/>
                <w:sz w:val="24"/>
                <w:szCs w:val="24"/>
              </w:rPr>
            </w:pPr>
            <w:r>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Default="00D02D4E" w:rsidP="002B72E2">
            <w:pPr>
              <w:rPr>
                <w:rFonts w:ascii="Times New Roman" w:hAnsi="Times New Roman" w:cs="Times New Roman"/>
                <w:sz w:val="24"/>
                <w:szCs w:val="24"/>
              </w:rPr>
            </w:pPr>
            <w:r>
              <w:rPr>
                <w:rFonts w:ascii="Times New Roman" w:hAnsi="Times New Roman" w:cs="Times New Roman"/>
                <w:sz w:val="24"/>
                <w:szCs w:val="24"/>
              </w:rPr>
              <w:t>Random</w:t>
            </w:r>
          </w:p>
        </w:tc>
      </w:tr>
      <w:tr w:rsidR="002B72E2" w14:paraId="0A2035E6" w14:textId="77777777" w:rsidTr="009D03B9">
        <w:tc>
          <w:tcPr>
            <w:tcW w:w="1247" w:type="dxa"/>
          </w:tcPr>
          <w:p w14:paraId="57BB79E5" w14:textId="77777777" w:rsidR="002B72E2" w:rsidRDefault="00022D2A" w:rsidP="002B72E2">
            <w:pPr>
              <w:rPr>
                <w:rFonts w:ascii="Times New Roman" w:hAnsi="Times New Roman" w:cs="Times New Roman"/>
                <w:sz w:val="24"/>
                <w:szCs w:val="24"/>
              </w:rPr>
            </w:pPr>
            <w:r>
              <w:rPr>
                <w:rFonts w:ascii="Times New Roman" w:hAnsi="Times New Roman" w:cs="Times New Roman"/>
                <w:sz w:val="24"/>
                <w:szCs w:val="24"/>
              </w:rPr>
              <w:t>Change color</w:t>
            </w:r>
          </w:p>
        </w:tc>
        <w:tc>
          <w:tcPr>
            <w:tcW w:w="6807" w:type="dxa"/>
          </w:tcPr>
          <w:p w14:paraId="4E4027BF" w14:textId="77777777" w:rsidR="002B72E2" w:rsidRDefault="001D0935" w:rsidP="002B72E2">
            <w:pPr>
              <w:rPr>
                <w:rFonts w:ascii="Times New Roman" w:hAnsi="Times New Roman" w:cs="Times New Roman"/>
                <w:sz w:val="24"/>
                <w:szCs w:val="24"/>
              </w:rPr>
            </w:pPr>
            <w:r>
              <w:rPr>
                <w:rFonts w:ascii="Times New Roman" w:hAnsi="Times New Roman" w:cs="Times New Roman"/>
                <w:sz w:val="24"/>
                <w:szCs w:val="24"/>
              </w:rPr>
              <w:t>To change color of the corresponding track</w:t>
            </w:r>
          </w:p>
        </w:tc>
        <w:tc>
          <w:tcPr>
            <w:tcW w:w="1296" w:type="dxa"/>
          </w:tcPr>
          <w:p w14:paraId="0E41B743" w14:textId="77777777" w:rsidR="002B72E2" w:rsidRDefault="00E65A24" w:rsidP="002B72E2">
            <w:pPr>
              <w:rPr>
                <w:rFonts w:ascii="Times New Roman" w:hAnsi="Times New Roman" w:cs="Times New Roman"/>
                <w:sz w:val="24"/>
                <w:szCs w:val="24"/>
              </w:rPr>
            </w:pPr>
            <w:r>
              <w:rPr>
                <w:rFonts w:ascii="Times New Roman" w:hAnsi="Times New Roman" w:cs="Times New Roman"/>
                <w:sz w:val="24"/>
                <w:szCs w:val="24"/>
              </w:rPr>
              <w:t>NA</w:t>
            </w:r>
          </w:p>
        </w:tc>
      </w:tr>
      <w:tr w:rsidR="0065504F" w14:paraId="739DF8EF" w14:textId="77777777" w:rsidTr="009D03B9">
        <w:tc>
          <w:tcPr>
            <w:tcW w:w="1247" w:type="dxa"/>
          </w:tcPr>
          <w:p w14:paraId="10C060A5" w14:textId="77777777" w:rsidR="0065504F" w:rsidRDefault="0065504F" w:rsidP="002B72E2">
            <w:pPr>
              <w:rPr>
                <w:rFonts w:ascii="Times New Roman" w:hAnsi="Times New Roman" w:cs="Times New Roman"/>
                <w:sz w:val="24"/>
                <w:szCs w:val="24"/>
              </w:rPr>
            </w:pPr>
          </w:p>
        </w:tc>
        <w:tc>
          <w:tcPr>
            <w:tcW w:w="6807" w:type="dxa"/>
          </w:tcPr>
          <w:p w14:paraId="3F48543C" w14:textId="77777777" w:rsidR="0065504F" w:rsidRDefault="0065504F" w:rsidP="0064285B">
            <w:pPr>
              <w:rPr>
                <w:rFonts w:ascii="Times New Roman" w:hAnsi="Times New Roman" w:cs="Times New Roman"/>
                <w:sz w:val="24"/>
                <w:szCs w:val="24"/>
              </w:rPr>
            </w:pPr>
            <w:r w:rsidRPr="00ED5EC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Default="0065504F" w:rsidP="002B72E2">
            <w:pPr>
              <w:rPr>
                <w:rFonts w:ascii="Times New Roman" w:hAnsi="Times New Roman" w:cs="Times New Roman"/>
                <w:sz w:val="24"/>
                <w:szCs w:val="24"/>
              </w:rPr>
            </w:pPr>
          </w:p>
        </w:tc>
      </w:tr>
    </w:tbl>
    <w:p w14:paraId="0E63D925" w14:textId="77777777" w:rsidR="00F237A6" w:rsidRDefault="002B72E2" w:rsidP="002B72E2">
      <w:pPr>
        <w:rPr>
          <w:rFonts w:ascii="Times New Roman" w:hAnsi="Times New Roman" w:cs="Times New Roman"/>
          <w:sz w:val="24"/>
          <w:szCs w:val="24"/>
        </w:rPr>
      </w:pPr>
      <w:r>
        <w:rPr>
          <w:rFonts w:ascii="Times New Roman" w:hAnsi="Times New Roman" w:cs="Times New Roman"/>
          <w:sz w:val="24"/>
          <w:szCs w:val="24"/>
        </w:rPr>
        <w:lastRenderedPageBreak/>
        <w:tab/>
      </w:r>
    </w:p>
    <w:p w14:paraId="278E1EB5" w14:textId="7B104870" w:rsidR="007C026D" w:rsidRPr="00ED5EC9" w:rsidRDefault="007C026D" w:rsidP="00F237A6">
      <w:pPr>
        <w:ind w:left="720"/>
        <w:rPr>
          <w:rFonts w:ascii="Times New Roman" w:hAnsi="Times New Roman" w:cs="Times New Roman"/>
          <w:sz w:val="24"/>
          <w:szCs w:val="24"/>
        </w:rPr>
      </w:pPr>
      <w:r w:rsidRPr="00ED5EC9">
        <w:rPr>
          <w:rFonts w:ascii="Times New Roman" w:hAnsi="Times New Roman" w:cs="Times New Roman"/>
          <w:sz w:val="24"/>
          <w:szCs w:val="24"/>
        </w:rPr>
        <w:t>To get the genomic</w:t>
      </w:r>
      <w:r w:rsidR="00823104" w:rsidRPr="00ED5EC9">
        <w:rPr>
          <w:rFonts w:ascii="Times New Roman" w:hAnsi="Times New Roman" w:cs="Times New Roman"/>
          <w:sz w:val="24"/>
          <w:szCs w:val="24"/>
        </w:rPr>
        <w:t xml:space="preserve"> coordinate of a point, l</w:t>
      </w:r>
      <w:r w:rsidRPr="00ED5EC9">
        <w:rPr>
          <w:rFonts w:ascii="Times New Roman" w:hAnsi="Times New Roman" w:cs="Times New Roman"/>
          <w:sz w:val="24"/>
          <w:szCs w:val="24"/>
        </w:rPr>
        <w:t xml:space="preserve">eft-click or mouse-over to </w:t>
      </w:r>
      <w:r w:rsidR="00823104" w:rsidRPr="00ED5EC9">
        <w:rPr>
          <w:rFonts w:ascii="Times New Roman" w:hAnsi="Times New Roman" w:cs="Times New Roman"/>
          <w:sz w:val="24"/>
          <w:szCs w:val="24"/>
        </w:rPr>
        <w:t>the point</w:t>
      </w:r>
      <w:r w:rsidR="00601FCD" w:rsidRPr="00ED5EC9">
        <w:rPr>
          <w:rFonts w:ascii="Times New Roman" w:hAnsi="Times New Roman" w:cs="Times New Roman"/>
          <w:sz w:val="24"/>
          <w:szCs w:val="24"/>
        </w:rPr>
        <w:t xml:space="preserve"> as shown in </w:t>
      </w:r>
      <w:r w:rsidR="00601FCD" w:rsidRPr="00ED5EC9">
        <w:rPr>
          <w:rFonts w:ascii="Times New Roman" w:hAnsi="Times New Roman" w:cs="Times New Roman"/>
          <w:b/>
          <w:sz w:val="24"/>
          <w:szCs w:val="24"/>
        </w:rPr>
        <w:fldChar w:fldCharType="begin"/>
      </w:r>
      <w:r w:rsidR="00601FCD" w:rsidRPr="00ED5EC9">
        <w:rPr>
          <w:rFonts w:ascii="Times New Roman" w:hAnsi="Times New Roman" w:cs="Times New Roman"/>
          <w:b/>
          <w:sz w:val="24"/>
          <w:szCs w:val="24"/>
        </w:rPr>
        <w:instrText xml:space="preserve"> REF _Ref499735927 \h  \* MERGEFORMAT </w:instrText>
      </w:r>
      <w:r w:rsidR="00601FCD" w:rsidRPr="00ED5EC9">
        <w:rPr>
          <w:rFonts w:ascii="Times New Roman" w:hAnsi="Times New Roman" w:cs="Times New Roman"/>
          <w:b/>
          <w:sz w:val="24"/>
          <w:szCs w:val="24"/>
        </w:rPr>
      </w:r>
      <w:r w:rsidR="00601FCD" w:rsidRPr="00ED5EC9">
        <w:rPr>
          <w:rFonts w:ascii="Times New Roman" w:hAnsi="Times New Roman" w:cs="Times New Roman"/>
          <w:b/>
          <w:sz w:val="24"/>
          <w:szCs w:val="24"/>
        </w:rPr>
        <w:fldChar w:fldCharType="separate"/>
      </w:r>
      <w:r w:rsidR="00310218" w:rsidRPr="00310218">
        <w:rPr>
          <w:rFonts w:ascii="Times New Roman" w:hAnsi="Times New Roman" w:cs="Times New Roman"/>
          <w:b/>
          <w:sz w:val="24"/>
          <w:szCs w:val="24"/>
        </w:rPr>
        <w:t xml:space="preserve">Figure </w:t>
      </w:r>
      <w:r w:rsidR="00601FCD" w:rsidRPr="00ED5EC9">
        <w:rPr>
          <w:rFonts w:ascii="Times New Roman" w:hAnsi="Times New Roman" w:cs="Times New Roman"/>
          <w:b/>
          <w:sz w:val="24"/>
          <w:szCs w:val="24"/>
        </w:rPr>
        <w:fldChar w:fldCharType="end"/>
      </w:r>
      <w:r w:rsidR="00601FCD" w:rsidRPr="00ED5EC9">
        <w:rPr>
          <w:rFonts w:ascii="Times New Roman" w:hAnsi="Times New Roman" w:cs="Times New Roman"/>
          <w:b/>
          <w:sz w:val="24"/>
          <w:szCs w:val="24"/>
        </w:rPr>
        <w:t>.</w:t>
      </w:r>
    </w:p>
    <w:p w14:paraId="123CDD6C" w14:textId="77777777" w:rsidR="007C026D" w:rsidRPr="00ED5EC9" w:rsidRDefault="007C026D" w:rsidP="007C026D">
      <w:pPr>
        <w:keepNext/>
        <w:ind w:left="720"/>
        <w:jc w:val="center"/>
        <w:rPr>
          <w:rFonts w:ascii="Times New Roman" w:hAnsi="Times New Roman" w:cs="Times New Roman"/>
          <w:sz w:val="24"/>
          <w:szCs w:val="24"/>
        </w:rPr>
      </w:pPr>
      <w:r w:rsidRPr="00ED5EC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ED5EC9" w:rsidRDefault="007C026D" w:rsidP="008B139E">
      <w:pPr>
        <w:pStyle w:val="Figures"/>
      </w:pPr>
      <w:bookmarkStart w:id="158" w:name="_Ref499735927"/>
      <w:bookmarkStart w:id="159" w:name="_Toc503960239"/>
      <w:bookmarkStart w:id="160" w:name="_Toc504661614"/>
      <w:bookmarkStart w:id="161" w:name="_Toc506389405"/>
      <w:r w:rsidRPr="00ED5EC9">
        <w:t xml:space="preserve">Figure </w:t>
      </w:r>
      <w:bookmarkEnd w:id="158"/>
      <w:r w:rsidR="009D03B9">
        <w:t>1</w:t>
      </w:r>
      <w:r w:rsidR="00817E9E">
        <w:t>7</w:t>
      </w:r>
      <w:r w:rsidR="00065E1A">
        <w:t>:</w:t>
      </w:r>
      <w:r w:rsidRPr="00ED5EC9">
        <w:t xml:space="preserve"> Coordinate of a point in the model</w:t>
      </w:r>
      <w:bookmarkEnd w:id="159"/>
      <w:bookmarkEnd w:id="160"/>
      <w:bookmarkEnd w:id="161"/>
    </w:p>
    <w:p w14:paraId="65215463" w14:textId="77777777" w:rsidR="00840A25" w:rsidRPr="00ED5EC9" w:rsidRDefault="00840A25" w:rsidP="00840A25">
      <w:pPr>
        <w:rPr>
          <w:rFonts w:ascii="Times New Roman" w:hAnsi="Times New Roman" w:cs="Times New Roman"/>
          <w:sz w:val="24"/>
          <w:szCs w:val="24"/>
        </w:rPr>
      </w:pPr>
    </w:p>
    <w:p w14:paraId="4AAF43B0" w14:textId="62994CCA" w:rsidR="00840A25" w:rsidRDefault="00566B4F" w:rsidP="00CE2DA6">
      <w:pPr>
        <w:pStyle w:val="Heading2"/>
      </w:pPr>
      <w:bookmarkStart w:id="162" w:name="_Toc506390570"/>
      <w:r w:rsidRPr="00566B4F">
        <w:t>Gene expression data visualization</w:t>
      </w:r>
      <w:r w:rsidR="001D577F">
        <w:t xml:space="preserve"> (a special case of model annotation)</w:t>
      </w:r>
      <w:bookmarkEnd w:id="162"/>
    </w:p>
    <w:p w14:paraId="667F258A" w14:textId="72B3FF44" w:rsidR="004F0CF4" w:rsidRDefault="004F0CF4" w:rsidP="00CE2DA6">
      <w:pPr>
        <w:pStyle w:val="Heading3"/>
      </w:pPr>
      <w:bookmarkStart w:id="163" w:name="_Toc506390571"/>
      <w:r>
        <w:t>Purpose</w:t>
      </w:r>
      <w:bookmarkEnd w:id="163"/>
    </w:p>
    <w:p w14:paraId="5A7E1F8C" w14:textId="395E237B" w:rsidR="004F0CF4" w:rsidRPr="004F0CF4" w:rsidRDefault="004F0CF4" w:rsidP="00404EE3">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To display gene expression level along a 3D model</w:t>
      </w:r>
    </w:p>
    <w:p w14:paraId="5BB2BAC5" w14:textId="13D16561" w:rsidR="004F0CF4" w:rsidRDefault="004F0CF4" w:rsidP="00CE2DA6">
      <w:pPr>
        <w:pStyle w:val="Heading3"/>
      </w:pPr>
      <w:bookmarkStart w:id="164" w:name="_Toc506390572"/>
      <w:r>
        <w:t>Input</w:t>
      </w:r>
      <w:bookmarkEnd w:id="164"/>
    </w:p>
    <w:p w14:paraId="0A7BCFA5" w14:textId="559840F0" w:rsidR="00276015"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Pr="00ED5EC9">
        <w:rPr>
          <w:rFonts w:ascii="Times New Roman" w:hAnsi="Times New Roman" w:cs="Times New Roman"/>
          <w:sz w:val="24"/>
          <w:szCs w:val="24"/>
        </w:rPr>
        <w:t xml:space="preserve"> 3D model </w:t>
      </w:r>
      <w:r>
        <w:rPr>
          <w:rFonts w:ascii="Times New Roman" w:hAnsi="Times New Roman" w:cs="Times New Roman"/>
          <w:sz w:val="24"/>
          <w:szCs w:val="24"/>
        </w:rPr>
        <w:t xml:space="preserve">in GSS format </w:t>
      </w:r>
      <w:r w:rsidRPr="00ED5EC9">
        <w:rPr>
          <w:rFonts w:ascii="Times New Roman" w:hAnsi="Times New Roman" w:cs="Times New Roman"/>
          <w:sz w:val="24"/>
          <w:szCs w:val="24"/>
        </w:rPr>
        <w:t>(e.g. in executable/sample_data/models</w:t>
      </w:r>
      <w:r w:rsidR="004E12DF">
        <w:rPr>
          <w:rFonts w:ascii="Times New Roman" w:hAnsi="Times New Roman" w:cs="Times New Roman"/>
          <w:sz w:val="24"/>
          <w:szCs w:val="24"/>
        </w:rPr>
        <w:t>/</w:t>
      </w:r>
      <w:r w:rsidR="00B62C9D" w:rsidRPr="00B62C9D">
        <w:t xml:space="preserve"> </w:t>
      </w:r>
      <w:r w:rsidR="00B62C9D" w:rsidRPr="00B62C9D">
        <w:rPr>
          <w:rFonts w:ascii="Times New Roman" w:hAnsi="Times New Roman" w:cs="Times New Roman"/>
          <w:sz w:val="24"/>
          <w:szCs w:val="24"/>
        </w:rPr>
        <w:t>chr11_10kb_gm12878_list_60mb_70mb_1514493462531</w:t>
      </w:r>
      <w:r w:rsidR="00B62C9D">
        <w:rPr>
          <w:rFonts w:ascii="Times New Roman" w:hAnsi="Times New Roman" w:cs="Times New Roman"/>
          <w:sz w:val="24"/>
          <w:szCs w:val="24"/>
        </w:rPr>
        <w:t>.gss</w:t>
      </w:r>
      <w:r w:rsidRPr="00ED5EC9">
        <w:rPr>
          <w:rFonts w:ascii="Times New Roman" w:hAnsi="Times New Roman" w:cs="Times New Roman"/>
          <w:sz w:val="24"/>
          <w:szCs w:val="24"/>
        </w:rPr>
        <w:t xml:space="preserve">) </w:t>
      </w:r>
      <w:r>
        <w:rPr>
          <w:rFonts w:ascii="Times New Roman" w:hAnsi="Times New Roman" w:cs="Times New Roman"/>
          <w:sz w:val="24"/>
          <w:szCs w:val="24"/>
        </w:rPr>
        <w:t>to visualize,</w:t>
      </w:r>
    </w:p>
    <w:p w14:paraId="5E5E8D41" w14:textId="6F1303F3" w:rsidR="00276015"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 xml:space="preserve"> gene expression data file in GCT format ( </w:t>
      </w:r>
      <w:hyperlink r:id="rId83" w:anchor="GCT" w:history="1">
        <w:r w:rsidR="004F0CF4" w:rsidRPr="009B1C1F">
          <w:rPr>
            <w:rStyle w:val="Hyperlink"/>
            <w:rFonts w:ascii="Times New Roman" w:hAnsi="Times New Roman" w:cs="Times New Roman"/>
            <w:sz w:val="24"/>
            <w:szCs w:val="24"/>
          </w:rPr>
          <w:t>http://software.broadinstitute.org/cancer/software/genepattern/file-formats-guide#GCT</w:t>
        </w:r>
      </w:hyperlink>
      <w:r w:rsidR="002D056C">
        <w:rPr>
          <w:rFonts w:ascii="Times New Roman" w:hAnsi="Times New Roman" w:cs="Times New Roman"/>
          <w:sz w:val="24"/>
          <w:szCs w:val="24"/>
        </w:rPr>
        <w:t xml:space="preserve"> ), an example file is executable/sample_data/gene_expression/</w:t>
      </w:r>
      <w:r w:rsidR="002D056C" w:rsidRPr="00F5502A">
        <w:rPr>
          <w:rFonts w:ascii="Times New Roman" w:hAnsi="Times New Roman" w:cs="Times New Roman"/>
          <w:sz w:val="24"/>
          <w:szCs w:val="24"/>
        </w:rPr>
        <w:t>allaml.dataset.gct</w:t>
      </w:r>
      <w:r w:rsidR="002D056C">
        <w:rPr>
          <w:rFonts w:ascii="Times New Roman" w:hAnsi="Times New Roman" w:cs="Times New Roman"/>
          <w:sz w:val="24"/>
          <w:szCs w:val="24"/>
        </w:rPr>
        <w:t xml:space="preserve"> .</w:t>
      </w:r>
    </w:p>
    <w:p w14:paraId="649330FE" w14:textId="6EEEC8E4" w:rsidR="004F0CF4" w:rsidRPr="00E90B46"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Pr>
          <w:rFonts w:ascii="Times New Roman" w:hAnsi="Times New Roman" w:cs="Times New Roman"/>
          <w:sz w:val="24"/>
          <w:szCs w:val="24"/>
        </w:rPr>
        <w:t>A</w:t>
      </w:r>
      <w:r w:rsidR="004F0CF4">
        <w:rPr>
          <w:rFonts w:ascii="Times New Roman" w:hAnsi="Times New Roman" w:cs="Times New Roman"/>
          <w:sz w:val="24"/>
          <w:szCs w:val="24"/>
        </w:rPr>
        <w:t>nd a text file to specify genomic coordinates of probe</w:t>
      </w:r>
      <w:r w:rsidR="00436DD2">
        <w:rPr>
          <w:rFonts w:ascii="Times New Roman" w:hAnsi="Times New Roman" w:cs="Times New Roman"/>
          <w:sz w:val="24"/>
          <w:szCs w:val="24"/>
        </w:rPr>
        <w:t xml:space="preserve">s/genes in the GCT format file (each line consists of 4 elements separated </w:t>
      </w:r>
      <w:r w:rsidR="00932C82">
        <w:rPr>
          <w:rFonts w:ascii="Times New Roman" w:hAnsi="Times New Roman" w:cs="Times New Roman"/>
          <w:sz w:val="24"/>
          <w:szCs w:val="24"/>
        </w:rPr>
        <w:t>by space or tab, e.g.</w:t>
      </w:r>
      <w:r w:rsidR="00436DD2">
        <w:rPr>
          <w:rFonts w:ascii="Times New Roman" w:hAnsi="Times New Roman" w:cs="Times New Roman"/>
          <w:sz w:val="24"/>
          <w:szCs w:val="24"/>
        </w:rPr>
        <w:t xml:space="preserve">: probe_or_gene_name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chr_number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 xml:space="preserve">start </w:t>
      </w:r>
      <w:r w:rsidR="00AD3010">
        <w:rPr>
          <w:rFonts w:ascii="Times New Roman" w:hAnsi="Times New Roman" w:cs="Times New Roman"/>
          <w:sz w:val="24"/>
          <w:szCs w:val="24"/>
        </w:rPr>
        <w:t xml:space="preserve">    </w:t>
      </w:r>
      <w:r w:rsidR="00436DD2">
        <w:rPr>
          <w:rFonts w:ascii="Times New Roman" w:hAnsi="Times New Roman" w:cs="Times New Roman"/>
          <w:sz w:val="24"/>
          <w:szCs w:val="24"/>
        </w:rPr>
        <w:t>end)</w:t>
      </w:r>
      <w:r w:rsidR="00E90B46">
        <w:rPr>
          <w:rFonts w:ascii="Times New Roman" w:hAnsi="Times New Roman" w:cs="Times New Roman"/>
          <w:sz w:val="24"/>
          <w:szCs w:val="24"/>
        </w:rPr>
        <w:t xml:space="preserve">. </w:t>
      </w:r>
      <w:r w:rsidR="00D116D4" w:rsidRPr="00E90B46">
        <w:rPr>
          <w:rFonts w:ascii="Times New Roman" w:hAnsi="Times New Roman" w:cs="Times New Roman"/>
          <w:sz w:val="24"/>
          <w:szCs w:val="24"/>
        </w:rPr>
        <w:t xml:space="preserve">A </w:t>
      </w:r>
      <w:r w:rsidR="00F67660" w:rsidRPr="00E90B46">
        <w:rPr>
          <w:rFonts w:ascii="Times New Roman" w:hAnsi="Times New Roman" w:cs="Times New Roman"/>
          <w:sz w:val="24"/>
          <w:szCs w:val="24"/>
        </w:rPr>
        <w:t xml:space="preserve">sample </w:t>
      </w:r>
      <w:r w:rsidR="00912D1A">
        <w:rPr>
          <w:rFonts w:ascii="Times New Roman" w:hAnsi="Times New Roman" w:cs="Times New Roman"/>
          <w:sz w:val="24"/>
          <w:szCs w:val="24"/>
        </w:rPr>
        <w:t xml:space="preserve">is </w:t>
      </w:r>
      <w:r w:rsidR="00D116D4" w:rsidRPr="00E90B46">
        <w:rPr>
          <w:rFonts w:ascii="Times New Roman" w:hAnsi="Times New Roman" w:cs="Times New Roman"/>
          <w:sz w:val="24"/>
          <w:szCs w:val="24"/>
        </w:rPr>
        <w:t xml:space="preserve">executable/sample_data/gene_expression/probe_coordinates.txt </w:t>
      </w:r>
    </w:p>
    <w:p w14:paraId="2583B3EA" w14:textId="4175D43D" w:rsidR="00F5502A" w:rsidRDefault="00AE13AB"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These 3 following files are prepared for demo: </w:t>
      </w:r>
      <w:r w:rsidR="00F5502A" w:rsidRPr="00ED5EC9">
        <w:rPr>
          <w:rFonts w:ascii="Times New Roman" w:hAnsi="Times New Roman" w:cs="Times New Roman"/>
          <w:sz w:val="24"/>
          <w:szCs w:val="24"/>
        </w:rPr>
        <w:t>executable/sample_data/models</w:t>
      </w:r>
      <w:r w:rsidR="00F5502A">
        <w:rPr>
          <w:rFonts w:ascii="Times New Roman" w:hAnsi="Times New Roman" w:cs="Times New Roman"/>
          <w:sz w:val="24"/>
          <w:szCs w:val="24"/>
        </w:rPr>
        <w:t>/</w:t>
      </w:r>
      <w:r w:rsidR="00F5502A" w:rsidRPr="00B62C9D">
        <w:t xml:space="preserve"> </w:t>
      </w:r>
      <w:r w:rsidR="00F5502A" w:rsidRPr="00B62C9D">
        <w:rPr>
          <w:rFonts w:ascii="Times New Roman" w:hAnsi="Times New Roman" w:cs="Times New Roman"/>
          <w:sz w:val="24"/>
          <w:szCs w:val="24"/>
        </w:rPr>
        <w:t>chr11_10kb_gm12878_list_60mb_70mb_1514493462531</w:t>
      </w:r>
      <w:r w:rsidR="00F5502A">
        <w:rPr>
          <w:rFonts w:ascii="Times New Roman" w:hAnsi="Times New Roman" w:cs="Times New Roman"/>
          <w:sz w:val="24"/>
          <w:szCs w:val="24"/>
        </w:rPr>
        <w:t xml:space="preserve">.gss, </w:t>
      </w:r>
      <w:r w:rsidR="00F5502A">
        <w:rPr>
          <w:rFonts w:ascii="Times New Roman" w:hAnsi="Times New Roman" w:cs="Times New Roman"/>
          <w:sz w:val="24"/>
          <w:szCs w:val="24"/>
        </w:rPr>
        <w:lastRenderedPageBreak/>
        <w:t>executable/sample_data/gene_expression/</w:t>
      </w:r>
      <w:r w:rsidR="00F5502A" w:rsidRPr="00F5502A">
        <w:rPr>
          <w:rFonts w:ascii="Times New Roman" w:hAnsi="Times New Roman" w:cs="Times New Roman"/>
          <w:sz w:val="24"/>
          <w:szCs w:val="24"/>
        </w:rPr>
        <w:t>allaml.dataset.gct</w:t>
      </w:r>
      <w:r w:rsidR="001934F7">
        <w:rPr>
          <w:rFonts w:ascii="Times New Roman" w:hAnsi="Times New Roman" w:cs="Times New Roman"/>
          <w:sz w:val="24"/>
          <w:szCs w:val="24"/>
        </w:rPr>
        <w:t xml:space="preserve"> and executable/sample_data/gene_expression/</w:t>
      </w:r>
      <w:r w:rsidR="001934F7" w:rsidRPr="001934F7">
        <w:t xml:space="preserve"> </w:t>
      </w:r>
      <w:r w:rsidR="001934F7" w:rsidRPr="001934F7">
        <w:rPr>
          <w:rFonts w:ascii="Times New Roman" w:hAnsi="Times New Roman" w:cs="Times New Roman"/>
          <w:sz w:val="24"/>
          <w:szCs w:val="24"/>
        </w:rPr>
        <w:t>probe_coordinates</w:t>
      </w:r>
      <w:r w:rsidR="001934F7">
        <w:rPr>
          <w:rFonts w:ascii="Times New Roman" w:hAnsi="Times New Roman" w:cs="Times New Roman"/>
          <w:sz w:val="24"/>
          <w:szCs w:val="24"/>
        </w:rPr>
        <w:t>.txt.</w:t>
      </w:r>
    </w:p>
    <w:p w14:paraId="7E54BC86" w14:textId="04E229A2" w:rsidR="004F0CF4" w:rsidRDefault="004F0CF4" w:rsidP="00CE2DA6">
      <w:pPr>
        <w:pStyle w:val="Heading3"/>
      </w:pPr>
      <w:bookmarkStart w:id="165" w:name="_Toc506390573"/>
      <w:r>
        <w:t>Output</w:t>
      </w:r>
      <w:bookmarkEnd w:id="165"/>
    </w:p>
    <w:p w14:paraId="247C5681" w14:textId="50C440CA" w:rsidR="00E90B46" w:rsidRDefault="00E90B46"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Expression levels of genes/probes are annotated in the 3D model.</w:t>
      </w:r>
      <w:r w:rsidR="005E3808">
        <w:rPr>
          <w:rFonts w:ascii="Times New Roman" w:hAnsi="Times New Roman" w:cs="Times New Roman"/>
          <w:sz w:val="24"/>
          <w:szCs w:val="24"/>
        </w:rPr>
        <w:t xml:space="preserve"> Usually, the GCT file contains several samples and therefore, the median value</w:t>
      </w:r>
      <w:r w:rsidR="009516C3">
        <w:rPr>
          <w:rFonts w:ascii="Times New Roman" w:hAnsi="Times New Roman" w:cs="Times New Roman"/>
          <w:sz w:val="24"/>
          <w:szCs w:val="24"/>
        </w:rPr>
        <w:t xml:space="preserve"> (across all samples)</w:t>
      </w:r>
      <w:r w:rsidR="005E3808">
        <w:rPr>
          <w:rFonts w:ascii="Times New Roman" w:hAnsi="Times New Roman" w:cs="Times New Roman"/>
          <w:sz w:val="24"/>
          <w:szCs w:val="24"/>
        </w:rPr>
        <w:t xml:space="preserve"> together with minimum and maximum values (in brackets)</w:t>
      </w:r>
      <w:r w:rsidR="00167CB5">
        <w:rPr>
          <w:rFonts w:ascii="Times New Roman" w:hAnsi="Times New Roman" w:cs="Times New Roman"/>
          <w:sz w:val="24"/>
          <w:szCs w:val="24"/>
        </w:rPr>
        <w:t xml:space="preserve"> are displayed </w:t>
      </w:r>
      <w:r w:rsidR="0094057D">
        <w:rPr>
          <w:rFonts w:ascii="Times New Roman" w:hAnsi="Times New Roman" w:cs="Times New Roman"/>
          <w:sz w:val="24"/>
          <w:szCs w:val="24"/>
        </w:rPr>
        <w:t>next to probe/gene names</w:t>
      </w:r>
      <w:r w:rsidR="00937AC0">
        <w:rPr>
          <w:rFonts w:ascii="Times New Roman" w:hAnsi="Times New Roman" w:cs="Times New Roman"/>
          <w:sz w:val="24"/>
          <w:szCs w:val="24"/>
        </w:rPr>
        <w:t>.</w:t>
      </w:r>
    </w:p>
    <w:p w14:paraId="132CD3A3" w14:textId="39BFC1FF" w:rsidR="00607610" w:rsidRPr="00E90B46" w:rsidRDefault="00607610" w:rsidP="00475D90">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Default="004F0CF4" w:rsidP="00CE2DA6">
      <w:pPr>
        <w:pStyle w:val="Heading3"/>
      </w:pPr>
      <w:bookmarkStart w:id="166" w:name="_Toc506390574"/>
      <w:r>
        <w:t>Running</w:t>
      </w:r>
      <w:bookmarkEnd w:id="166"/>
    </w:p>
    <w:p w14:paraId="5443FAFA" w14:textId="6E04BC74" w:rsidR="00B549E4" w:rsidRDefault="00B549E4"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3D-Functions/Model Annotation</w:t>
      </w:r>
      <w:r w:rsidR="009630CA">
        <w:rPr>
          <w:rFonts w:ascii="Times New Roman" w:hAnsi="Times New Roman" w:cs="Times New Roman"/>
          <w:sz w:val="24"/>
          <w:szCs w:val="24"/>
        </w:rPr>
        <w:t xml:space="preserve">. </w:t>
      </w:r>
      <w:r w:rsidR="00C114B7">
        <w:rPr>
          <w:rFonts w:ascii="Times New Roman" w:hAnsi="Times New Roman" w:cs="Times New Roman"/>
          <w:sz w:val="24"/>
          <w:szCs w:val="24"/>
        </w:rPr>
        <w:t>A GCT file must be</w:t>
      </w:r>
      <w:r w:rsidR="00FA322B">
        <w:rPr>
          <w:rFonts w:ascii="Times New Roman" w:hAnsi="Times New Roman" w:cs="Times New Roman"/>
          <w:sz w:val="24"/>
          <w:szCs w:val="24"/>
        </w:rPr>
        <w:t xml:space="preserve"> filled in the “Track File”</w:t>
      </w:r>
      <w:r w:rsidR="00C114B7">
        <w:rPr>
          <w:rFonts w:ascii="Times New Roman" w:hAnsi="Times New Roman" w:cs="Times New Roman"/>
          <w:sz w:val="24"/>
          <w:szCs w:val="24"/>
        </w:rPr>
        <w:t xml:space="preserve"> field.</w:t>
      </w:r>
    </w:p>
    <w:p w14:paraId="780E8A6B" w14:textId="77777777" w:rsidR="009630CA" w:rsidRPr="00ED5EC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Default="005E3808"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3E378C" w:rsidRDefault="00322C8F" w:rsidP="008B139E">
      <w:pPr>
        <w:pStyle w:val="Figures"/>
        <w:rPr>
          <w:color w:val="000000" w:themeColor="text1"/>
        </w:rPr>
      </w:pPr>
      <w:bookmarkStart w:id="167" w:name="_Toc503960240"/>
      <w:bookmarkStart w:id="168" w:name="_Toc504661615"/>
      <w:bookmarkStart w:id="169" w:name="_Toc506389406"/>
      <w:r w:rsidRPr="00ED5EC9">
        <w:t xml:space="preserve">Figure </w:t>
      </w:r>
      <w:r w:rsidR="00817E9E">
        <w:t>18</w:t>
      </w:r>
      <w:r>
        <w:t>: Gene expression visualization demonstration</w:t>
      </w:r>
      <w:bookmarkEnd w:id="167"/>
      <w:bookmarkEnd w:id="168"/>
      <w:bookmarkEnd w:id="169"/>
    </w:p>
    <w:p w14:paraId="679A6FFA" w14:textId="77777777" w:rsidR="00322C8F" w:rsidRPr="00B549E4"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Default="004F0CF4" w:rsidP="00CE2DA6">
      <w:pPr>
        <w:pStyle w:val="Heading2"/>
      </w:pPr>
      <w:bookmarkStart w:id="170" w:name="_Toc506390575"/>
      <w:r>
        <w:lastRenderedPageBreak/>
        <w:t>Comparing 2 models</w:t>
      </w:r>
      <w:bookmarkEnd w:id="170"/>
    </w:p>
    <w:p w14:paraId="6EE9D0E6" w14:textId="1281BAF6" w:rsidR="004F0CF4" w:rsidRDefault="007D3815" w:rsidP="00CE2DA6">
      <w:pPr>
        <w:pStyle w:val="Heading3"/>
      </w:pPr>
      <w:bookmarkStart w:id="171" w:name="_Toc506390576"/>
      <w:r>
        <w:t>Purpose</w:t>
      </w:r>
      <w:bookmarkEnd w:id="171"/>
    </w:p>
    <w:p w14:paraId="653E3D74" w14:textId="7162596B" w:rsidR="006D0B0B" w:rsidRPr="006D0B0B" w:rsidRDefault="00B27229"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To </w:t>
      </w:r>
      <w:r w:rsidR="00EA51FF">
        <w:rPr>
          <w:rFonts w:ascii="Times New Roman" w:hAnsi="Times New Roman" w:cs="Times New Roman"/>
          <w:sz w:val="24"/>
          <w:szCs w:val="24"/>
        </w:rPr>
        <w:t xml:space="preserve">superimpose and </w:t>
      </w:r>
      <w:r>
        <w:rPr>
          <w:rFonts w:ascii="Times New Roman" w:hAnsi="Times New Roman" w:cs="Times New Roman"/>
          <w:sz w:val="24"/>
          <w:szCs w:val="24"/>
        </w:rPr>
        <w:t>compare two</w:t>
      </w:r>
      <w:r w:rsidR="006D0B0B">
        <w:rPr>
          <w:rFonts w:ascii="Times New Roman" w:hAnsi="Times New Roman" w:cs="Times New Roman"/>
          <w:sz w:val="24"/>
          <w:szCs w:val="24"/>
        </w:rPr>
        <w:t xml:space="preserve"> 3D-models in GSS format</w:t>
      </w:r>
      <w:r w:rsidR="00715732">
        <w:rPr>
          <w:rFonts w:ascii="Times New Roman" w:hAnsi="Times New Roman" w:cs="Times New Roman"/>
          <w:sz w:val="24"/>
          <w:szCs w:val="24"/>
        </w:rPr>
        <w:t>.</w:t>
      </w:r>
    </w:p>
    <w:p w14:paraId="54EA1E3B" w14:textId="11DF96F7" w:rsidR="007D3815" w:rsidRDefault="007D3815" w:rsidP="00CE2DA6">
      <w:pPr>
        <w:pStyle w:val="Heading3"/>
      </w:pPr>
      <w:bookmarkStart w:id="172" w:name="_Toc506390577"/>
      <w:r>
        <w:t>Input</w:t>
      </w:r>
      <w:bookmarkEnd w:id="172"/>
    </w:p>
    <w:p w14:paraId="42FCB811" w14:textId="457CF6BF" w:rsidR="007B469A" w:rsidRPr="007B469A" w:rsidRDefault="007B469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Two </w:t>
      </w:r>
      <w:r w:rsidR="004567F4">
        <w:rPr>
          <w:rFonts w:ascii="Times New Roman" w:hAnsi="Times New Roman" w:cs="Times New Roman"/>
          <w:sz w:val="24"/>
          <w:szCs w:val="24"/>
        </w:rPr>
        <w:t xml:space="preserve">chromosome </w:t>
      </w:r>
      <w:r>
        <w:rPr>
          <w:rFonts w:ascii="Times New Roman" w:hAnsi="Times New Roman" w:cs="Times New Roman"/>
          <w:sz w:val="24"/>
          <w:szCs w:val="24"/>
        </w:rPr>
        <w:t>models in GSS format</w:t>
      </w:r>
      <w:r w:rsidR="004567F4">
        <w:rPr>
          <w:rFonts w:ascii="Times New Roman" w:hAnsi="Times New Roman" w:cs="Times New Roman"/>
          <w:sz w:val="24"/>
          <w:szCs w:val="24"/>
        </w:rPr>
        <w:t xml:space="preserve">. </w:t>
      </w:r>
    </w:p>
    <w:p w14:paraId="3496A25D" w14:textId="621D3DFA" w:rsidR="007D3815" w:rsidRDefault="007D3815" w:rsidP="00CE2DA6">
      <w:pPr>
        <w:pStyle w:val="Heading3"/>
      </w:pPr>
      <w:bookmarkStart w:id="173" w:name="_Toc506390578"/>
      <w:r>
        <w:t>Output</w:t>
      </w:r>
      <w:bookmarkEnd w:id="173"/>
    </w:p>
    <w:p w14:paraId="1CF9CDAE" w14:textId="6EE591C0" w:rsidR="00C67858" w:rsidRPr="0017274A" w:rsidRDefault="0017274A"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The two models are scaled, superimposed and visualized. </w:t>
      </w:r>
      <w:r w:rsidR="00385053">
        <w:rPr>
          <w:rFonts w:ascii="Times New Roman" w:hAnsi="Times New Roman" w:cs="Times New Roman"/>
          <w:sz w:val="24"/>
          <w:szCs w:val="24"/>
        </w:rPr>
        <w:t xml:space="preserve">Spearman’s correlation and RMSE between pairwise distances </w:t>
      </w:r>
      <w:r w:rsidR="00DF4A0F">
        <w:rPr>
          <w:rFonts w:ascii="Times New Roman" w:hAnsi="Times New Roman" w:cs="Times New Roman"/>
          <w:sz w:val="24"/>
          <w:szCs w:val="24"/>
        </w:rPr>
        <w:t>of</w:t>
      </w:r>
      <w:r w:rsidR="00385053">
        <w:rPr>
          <w:rFonts w:ascii="Times New Roman" w:hAnsi="Times New Roman" w:cs="Times New Roman"/>
          <w:sz w:val="24"/>
          <w:szCs w:val="24"/>
        </w:rPr>
        <w:t xml:space="preserve"> the two models are calculated.</w:t>
      </w:r>
    </w:p>
    <w:p w14:paraId="49AF38A7" w14:textId="16DF7B76" w:rsidR="007D3815" w:rsidRDefault="007D3815" w:rsidP="00CE2DA6">
      <w:pPr>
        <w:pStyle w:val="Heading3"/>
      </w:pPr>
      <w:bookmarkStart w:id="174" w:name="_Toc506390579"/>
      <w:r>
        <w:t>Running</w:t>
      </w:r>
      <w:bookmarkEnd w:id="174"/>
    </w:p>
    <w:p w14:paraId="3A434A5A" w14:textId="093BFD1A" w:rsidR="006670F5" w:rsidRDefault="006670F5"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Access </w:t>
      </w:r>
      <w:r w:rsidRPr="00ED5EC9">
        <w:rPr>
          <w:rFonts w:ascii="Times New Roman" w:hAnsi="Times New Roman" w:cs="Times New Roman"/>
          <w:sz w:val="24"/>
          <w:szCs w:val="24"/>
        </w:rPr>
        <w:t>the function from the menu toolbar: 3D-Functions/</w:t>
      </w:r>
      <w:r>
        <w:rPr>
          <w:rFonts w:ascii="Times New Roman" w:hAnsi="Times New Roman" w:cs="Times New Roman"/>
          <w:sz w:val="24"/>
          <w:szCs w:val="24"/>
        </w:rPr>
        <w:t>Compare Models</w:t>
      </w:r>
    </w:p>
    <w:p w14:paraId="0A8E2D17" w14:textId="4BDCE768" w:rsidR="005A79AF" w:rsidRDefault="005A79AF" w:rsidP="00CA432D">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Default="00777B7B" w:rsidP="008B139E">
      <w:pPr>
        <w:pStyle w:val="Figures"/>
      </w:pPr>
      <w:bookmarkStart w:id="175" w:name="_Toc503960241"/>
      <w:bookmarkStart w:id="176" w:name="_Toc504661616"/>
      <w:bookmarkStart w:id="177" w:name="_Toc506389407"/>
      <w:r w:rsidRPr="00ED5EC9">
        <w:t xml:space="preserve">Figure </w:t>
      </w:r>
      <w:r w:rsidR="00817E9E">
        <w:t>19</w:t>
      </w:r>
      <w:r>
        <w:t>: Comparing two constructed models</w:t>
      </w:r>
      <w:bookmarkEnd w:id="175"/>
      <w:bookmarkEnd w:id="176"/>
      <w:bookmarkEnd w:id="177"/>
    </w:p>
    <w:p w14:paraId="37C8AF4B" w14:textId="15DBAC55" w:rsidR="00777B7B" w:rsidRPr="003E378C" w:rsidRDefault="00777B7B" w:rsidP="008B139E">
      <w:pPr>
        <w:pStyle w:val="Figures"/>
        <w:rPr>
          <w:rFonts w:cs="Times New Roman"/>
          <w:i/>
          <w:color w:val="000000" w:themeColor="text1"/>
          <w:szCs w:val="24"/>
        </w:rPr>
      </w:pPr>
    </w:p>
    <w:p w14:paraId="74A661A9" w14:textId="77777777" w:rsidR="00777B7B" w:rsidRPr="006670F5"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6670F5" w:rsidSect="00265D11">
      <w:footerReference w:type="default" r:id="rId86"/>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886AA" w14:textId="77777777" w:rsidR="008665ED" w:rsidRDefault="008665ED" w:rsidP="009369A0">
      <w:pPr>
        <w:spacing w:after="0" w:line="240" w:lineRule="auto"/>
      </w:pPr>
      <w:r>
        <w:separator/>
      </w:r>
    </w:p>
  </w:endnote>
  <w:endnote w:type="continuationSeparator" w:id="0">
    <w:p w14:paraId="031BA2FC" w14:textId="77777777" w:rsidR="008665ED" w:rsidRDefault="008665ED"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16C19A2E" w:rsidR="00331CC2" w:rsidRDefault="00331C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C16094">
          <w:rPr>
            <w:noProof/>
          </w:rPr>
          <w:t>5</w:t>
        </w:r>
        <w:r>
          <w:rPr>
            <w:noProof/>
          </w:rPr>
          <w:fldChar w:fldCharType="end"/>
        </w:r>
        <w:r>
          <w:t xml:space="preserve"> | </w:t>
        </w:r>
        <w:r>
          <w:rPr>
            <w:color w:val="7F7F7F" w:themeColor="background1" w:themeShade="7F"/>
            <w:spacing w:val="60"/>
          </w:rPr>
          <w:t>Page</w:t>
        </w:r>
      </w:p>
    </w:sdtContent>
  </w:sdt>
  <w:p w14:paraId="72FA53E5" w14:textId="77777777" w:rsidR="00331CC2" w:rsidRDefault="00331C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0BCAE" w14:textId="77777777" w:rsidR="008665ED" w:rsidRDefault="008665ED" w:rsidP="009369A0">
      <w:pPr>
        <w:spacing w:after="0" w:line="240" w:lineRule="auto"/>
      </w:pPr>
      <w:r>
        <w:separator/>
      </w:r>
    </w:p>
  </w:footnote>
  <w:footnote w:type="continuationSeparator" w:id="0">
    <w:p w14:paraId="02B68E43" w14:textId="77777777" w:rsidR="008665ED" w:rsidRDefault="008665ED"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23C2C"/>
    <w:multiLevelType w:val="hybridMultilevel"/>
    <w:tmpl w:val="9EC80600"/>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5"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18"/>
  </w:num>
  <w:num w:numId="3">
    <w:abstractNumId w:val="28"/>
  </w:num>
  <w:num w:numId="4">
    <w:abstractNumId w:val="11"/>
  </w:num>
  <w:num w:numId="5">
    <w:abstractNumId w:val="10"/>
  </w:num>
  <w:num w:numId="6">
    <w:abstractNumId w:val="16"/>
  </w:num>
  <w:num w:numId="7">
    <w:abstractNumId w:val="2"/>
  </w:num>
  <w:num w:numId="8">
    <w:abstractNumId w:val="1"/>
  </w:num>
  <w:num w:numId="9">
    <w:abstractNumId w:val="9"/>
  </w:num>
  <w:num w:numId="10">
    <w:abstractNumId w:val="0"/>
  </w:num>
  <w:num w:numId="11">
    <w:abstractNumId w:val="30"/>
  </w:num>
  <w:num w:numId="12">
    <w:abstractNumId w:val="14"/>
  </w:num>
  <w:num w:numId="13">
    <w:abstractNumId w:val="17"/>
  </w:num>
  <w:num w:numId="14">
    <w:abstractNumId w:val="24"/>
  </w:num>
  <w:num w:numId="15">
    <w:abstractNumId w:val="6"/>
  </w:num>
  <w:num w:numId="16">
    <w:abstractNumId w:val="29"/>
  </w:num>
  <w:num w:numId="17">
    <w:abstractNumId w:val="23"/>
  </w:num>
  <w:num w:numId="18">
    <w:abstractNumId w:val="25"/>
  </w:num>
  <w:num w:numId="19">
    <w:abstractNumId w:val="26"/>
  </w:num>
  <w:num w:numId="20">
    <w:abstractNumId w:val="4"/>
  </w:num>
  <w:num w:numId="21">
    <w:abstractNumId w:val="19"/>
  </w:num>
  <w:num w:numId="22">
    <w:abstractNumId w:val="22"/>
  </w:num>
  <w:num w:numId="23">
    <w:abstractNumId w:val="21"/>
  </w:num>
  <w:num w:numId="24">
    <w:abstractNumId w:val="8"/>
  </w:num>
  <w:num w:numId="25">
    <w:abstractNumId w:val="13"/>
  </w:num>
  <w:num w:numId="26">
    <w:abstractNumId w:val="12"/>
  </w:num>
  <w:num w:numId="27">
    <w:abstractNumId w:val="5"/>
  </w:num>
  <w:num w:numId="28">
    <w:abstractNumId w:val="7"/>
  </w:num>
  <w:num w:numId="29">
    <w:abstractNumId w:val="3"/>
  </w:num>
  <w:num w:numId="30">
    <w:abstractNumId w:val="20"/>
  </w:num>
  <w:num w:numId="3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68AA"/>
    <w:rsid w:val="000275F4"/>
    <w:rsid w:val="00030E69"/>
    <w:rsid w:val="00033C59"/>
    <w:rsid w:val="000359B0"/>
    <w:rsid w:val="00040D62"/>
    <w:rsid w:val="00041C71"/>
    <w:rsid w:val="00044C79"/>
    <w:rsid w:val="00047668"/>
    <w:rsid w:val="00053748"/>
    <w:rsid w:val="000555A9"/>
    <w:rsid w:val="00056EBB"/>
    <w:rsid w:val="000615C5"/>
    <w:rsid w:val="00061F71"/>
    <w:rsid w:val="00065D20"/>
    <w:rsid w:val="00065E1A"/>
    <w:rsid w:val="00072EA2"/>
    <w:rsid w:val="00086D07"/>
    <w:rsid w:val="0009445C"/>
    <w:rsid w:val="000A1339"/>
    <w:rsid w:val="000A25A4"/>
    <w:rsid w:val="000A3168"/>
    <w:rsid w:val="000A5288"/>
    <w:rsid w:val="000A70E6"/>
    <w:rsid w:val="000C170E"/>
    <w:rsid w:val="000D2CEB"/>
    <w:rsid w:val="000F47DC"/>
    <w:rsid w:val="000F6321"/>
    <w:rsid w:val="000F79FE"/>
    <w:rsid w:val="001002E7"/>
    <w:rsid w:val="0010328B"/>
    <w:rsid w:val="0011488A"/>
    <w:rsid w:val="00117F8A"/>
    <w:rsid w:val="001208B0"/>
    <w:rsid w:val="001246CF"/>
    <w:rsid w:val="00124BA8"/>
    <w:rsid w:val="00124D3C"/>
    <w:rsid w:val="00130921"/>
    <w:rsid w:val="00132A1F"/>
    <w:rsid w:val="00134296"/>
    <w:rsid w:val="00136B69"/>
    <w:rsid w:val="00146BB2"/>
    <w:rsid w:val="00147611"/>
    <w:rsid w:val="001478F5"/>
    <w:rsid w:val="001575F5"/>
    <w:rsid w:val="0016663E"/>
    <w:rsid w:val="00167CB5"/>
    <w:rsid w:val="001720B7"/>
    <w:rsid w:val="0017274A"/>
    <w:rsid w:val="001731DB"/>
    <w:rsid w:val="001742D8"/>
    <w:rsid w:val="00182221"/>
    <w:rsid w:val="001829DE"/>
    <w:rsid w:val="00186DDA"/>
    <w:rsid w:val="001934F7"/>
    <w:rsid w:val="00196661"/>
    <w:rsid w:val="001A6B02"/>
    <w:rsid w:val="001C1605"/>
    <w:rsid w:val="001C1C68"/>
    <w:rsid w:val="001C227D"/>
    <w:rsid w:val="001C7A4C"/>
    <w:rsid w:val="001D0935"/>
    <w:rsid w:val="001D577F"/>
    <w:rsid w:val="001D5D50"/>
    <w:rsid w:val="001D6DC9"/>
    <w:rsid w:val="001E10B1"/>
    <w:rsid w:val="001E6D58"/>
    <w:rsid w:val="001F4B6C"/>
    <w:rsid w:val="001F57D5"/>
    <w:rsid w:val="00202598"/>
    <w:rsid w:val="00204BFD"/>
    <w:rsid w:val="00210779"/>
    <w:rsid w:val="00217168"/>
    <w:rsid w:val="002178A6"/>
    <w:rsid w:val="00226106"/>
    <w:rsid w:val="00227AF0"/>
    <w:rsid w:val="0023610B"/>
    <w:rsid w:val="002428AA"/>
    <w:rsid w:val="00243285"/>
    <w:rsid w:val="002451AC"/>
    <w:rsid w:val="00260D45"/>
    <w:rsid w:val="00265D11"/>
    <w:rsid w:val="00270915"/>
    <w:rsid w:val="00275D5A"/>
    <w:rsid w:val="00276015"/>
    <w:rsid w:val="002815BB"/>
    <w:rsid w:val="00282479"/>
    <w:rsid w:val="00283A1E"/>
    <w:rsid w:val="002840FA"/>
    <w:rsid w:val="0028605E"/>
    <w:rsid w:val="0028738F"/>
    <w:rsid w:val="002A041D"/>
    <w:rsid w:val="002A07F3"/>
    <w:rsid w:val="002B291E"/>
    <w:rsid w:val="002B5060"/>
    <w:rsid w:val="002B72E2"/>
    <w:rsid w:val="002C1BBB"/>
    <w:rsid w:val="002C461E"/>
    <w:rsid w:val="002C5B79"/>
    <w:rsid w:val="002C6306"/>
    <w:rsid w:val="002D056C"/>
    <w:rsid w:val="002D3D55"/>
    <w:rsid w:val="002D3E41"/>
    <w:rsid w:val="002D70D5"/>
    <w:rsid w:val="002E0AB9"/>
    <w:rsid w:val="002E26C0"/>
    <w:rsid w:val="002F3F00"/>
    <w:rsid w:val="00302E9F"/>
    <w:rsid w:val="00306561"/>
    <w:rsid w:val="00310218"/>
    <w:rsid w:val="0031124A"/>
    <w:rsid w:val="00313B2E"/>
    <w:rsid w:val="0031520D"/>
    <w:rsid w:val="0031636F"/>
    <w:rsid w:val="00322707"/>
    <w:rsid w:val="00322C8F"/>
    <w:rsid w:val="00323753"/>
    <w:rsid w:val="00325D4F"/>
    <w:rsid w:val="00326738"/>
    <w:rsid w:val="00331CC2"/>
    <w:rsid w:val="00340BA3"/>
    <w:rsid w:val="00342146"/>
    <w:rsid w:val="003467B9"/>
    <w:rsid w:val="00352867"/>
    <w:rsid w:val="00355F17"/>
    <w:rsid w:val="00365167"/>
    <w:rsid w:val="003661E0"/>
    <w:rsid w:val="0036660F"/>
    <w:rsid w:val="00366BE4"/>
    <w:rsid w:val="00366F14"/>
    <w:rsid w:val="0036790F"/>
    <w:rsid w:val="00367A92"/>
    <w:rsid w:val="00374037"/>
    <w:rsid w:val="00376220"/>
    <w:rsid w:val="00377023"/>
    <w:rsid w:val="00382DA9"/>
    <w:rsid w:val="00383906"/>
    <w:rsid w:val="00384805"/>
    <w:rsid w:val="0038482C"/>
    <w:rsid w:val="00385053"/>
    <w:rsid w:val="00390C19"/>
    <w:rsid w:val="00391695"/>
    <w:rsid w:val="003A05B1"/>
    <w:rsid w:val="003A206D"/>
    <w:rsid w:val="003A50B2"/>
    <w:rsid w:val="003A678E"/>
    <w:rsid w:val="003B72F5"/>
    <w:rsid w:val="003B7A2C"/>
    <w:rsid w:val="003C1CA8"/>
    <w:rsid w:val="003C29ED"/>
    <w:rsid w:val="003D0F5F"/>
    <w:rsid w:val="003D3AF7"/>
    <w:rsid w:val="003E12CB"/>
    <w:rsid w:val="003E378C"/>
    <w:rsid w:val="003E51AE"/>
    <w:rsid w:val="003E5E1B"/>
    <w:rsid w:val="003F38E5"/>
    <w:rsid w:val="003F3B2C"/>
    <w:rsid w:val="00400DAA"/>
    <w:rsid w:val="00404EE3"/>
    <w:rsid w:val="004114C8"/>
    <w:rsid w:val="00413FD8"/>
    <w:rsid w:val="00415DC5"/>
    <w:rsid w:val="00415FA0"/>
    <w:rsid w:val="0041713B"/>
    <w:rsid w:val="00431A7E"/>
    <w:rsid w:val="00436DD2"/>
    <w:rsid w:val="00442BD4"/>
    <w:rsid w:val="00445751"/>
    <w:rsid w:val="00446449"/>
    <w:rsid w:val="0044671A"/>
    <w:rsid w:val="00450372"/>
    <w:rsid w:val="00450922"/>
    <w:rsid w:val="004523CF"/>
    <w:rsid w:val="004567F4"/>
    <w:rsid w:val="0046467F"/>
    <w:rsid w:val="004668BA"/>
    <w:rsid w:val="0047125A"/>
    <w:rsid w:val="0047179A"/>
    <w:rsid w:val="00475429"/>
    <w:rsid w:val="0047590C"/>
    <w:rsid w:val="00475BC2"/>
    <w:rsid w:val="00475D90"/>
    <w:rsid w:val="004802D3"/>
    <w:rsid w:val="00481345"/>
    <w:rsid w:val="0048484C"/>
    <w:rsid w:val="004862ED"/>
    <w:rsid w:val="004A1391"/>
    <w:rsid w:val="004B24B6"/>
    <w:rsid w:val="004B5D0C"/>
    <w:rsid w:val="004B6C26"/>
    <w:rsid w:val="004C29C5"/>
    <w:rsid w:val="004C3D21"/>
    <w:rsid w:val="004C468F"/>
    <w:rsid w:val="004C768B"/>
    <w:rsid w:val="004D0BC7"/>
    <w:rsid w:val="004D28DB"/>
    <w:rsid w:val="004D4755"/>
    <w:rsid w:val="004D4C84"/>
    <w:rsid w:val="004D6B18"/>
    <w:rsid w:val="004E12DF"/>
    <w:rsid w:val="004F0CF4"/>
    <w:rsid w:val="004F406D"/>
    <w:rsid w:val="004F59A2"/>
    <w:rsid w:val="00504896"/>
    <w:rsid w:val="0050557F"/>
    <w:rsid w:val="00507ED5"/>
    <w:rsid w:val="0051045C"/>
    <w:rsid w:val="00511357"/>
    <w:rsid w:val="00512C04"/>
    <w:rsid w:val="0051317A"/>
    <w:rsid w:val="0051428A"/>
    <w:rsid w:val="00516F47"/>
    <w:rsid w:val="005175F2"/>
    <w:rsid w:val="00523646"/>
    <w:rsid w:val="00523F0B"/>
    <w:rsid w:val="0054020A"/>
    <w:rsid w:val="00547092"/>
    <w:rsid w:val="005473AA"/>
    <w:rsid w:val="00550F40"/>
    <w:rsid w:val="00552566"/>
    <w:rsid w:val="00564C74"/>
    <w:rsid w:val="00565B36"/>
    <w:rsid w:val="005663AB"/>
    <w:rsid w:val="00566B4F"/>
    <w:rsid w:val="00575681"/>
    <w:rsid w:val="00580D4F"/>
    <w:rsid w:val="005834BD"/>
    <w:rsid w:val="00583A8B"/>
    <w:rsid w:val="00584FC8"/>
    <w:rsid w:val="005963B8"/>
    <w:rsid w:val="00597E84"/>
    <w:rsid w:val="005A22B5"/>
    <w:rsid w:val="005A2362"/>
    <w:rsid w:val="005A79AF"/>
    <w:rsid w:val="005B2928"/>
    <w:rsid w:val="005D507D"/>
    <w:rsid w:val="005D67C6"/>
    <w:rsid w:val="005E3808"/>
    <w:rsid w:val="005E75DE"/>
    <w:rsid w:val="005F58E5"/>
    <w:rsid w:val="005F692A"/>
    <w:rsid w:val="00601FCD"/>
    <w:rsid w:val="006024A9"/>
    <w:rsid w:val="006031CF"/>
    <w:rsid w:val="006064AC"/>
    <w:rsid w:val="00607610"/>
    <w:rsid w:val="006149B1"/>
    <w:rsid w:val="00631DE4"/>
    <w:rsid w:val="006321D4"/>
    <w:rsid w:val="006364A6"/>
    <w:rsid w:val="006417D7"/>
    <w:rsid w:val="00642589"/>
    <w:rsid w:val="0064285B"/>
    <w:rsid w:val="0064650B"/>
    <w:rsid w:val="00651EDE"/>
    <w:rsid w:val="0065504F"/>
    <w:rsid w:val="006561F8"/>
    <w:rsid w:val="006619F8"/>
    <w:rsid w:val="00661F21"/>
    <w:rsid w:val="006670F5"/>
    <w:rsid w:val="0066735C"/>
    <w:rsid w:val="0067140B"/>
    <w:rsid w:val="006725C3"/>
    <w:rsid w:val="006770C8"/>
    <w:rsid w:val="00683041"/>
    <w:rsid w:val="0068338B"/>
    <w:rsid w:val="006851CE"/>
    <w:rsid w:val="006857B3"/>
    <w:rsid w:val="00691E96"/>
    <w:rsid w:val="006971EC"/>
    <w:rsid w:val="006A0074"/>
    <w:rsid w:val="006A0E0C"/>
    <w:rsid w:val="006A2BC1"/>
    <w:rsid w:val="006A7894"/>
    <w:rsid w:val="006B185D"/>
    <w:rsid w:val="006B57DF"/>
    <w:rsid w:val="006D0B0B"/>
    <w:rsid w:val="006D33E7"/>
    <w:rsid w:val="006D67DE"/>
    <w:rsid w:val="006D6C7F"/>
    <w:rsid w:val="006E0478"/>
    <w:rsid w:val="006E04A5"/>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409A8"/>
    <w:rsid w:val="00740E50"/>
    <w:rsid w:val="00747A04"/>
    <w:rsid w:val="0077480E"/>
    <w:rsid w:val="00774E89"/>
    <w:rsid w:val="0077516F"/>
    <w:rsid w:val="00777B7B"/>
    <w:rsid w:val="007832D8"/>
    <w:rsid w:val="007839C9"/>
    <w:rsid w:val="00785738"/>
    <w:rsid w:val="007906A8"/>
    <w:rsid w:val="00792DA4"/>
    <w:rsid w:val="00793469"/>
    <w:rsid w:val="007A104E"/>
    <w:rsid w:val="007A48D1"/>
    <w:rsid w:val="007A675D"/>
    <w:rsid w:val="007A7352"/>
    <w:rsid w:val="007B469A"/>
    <w:rsid w:val="007B71F5"/>
    <w:rsid w:val="007B763D"/>
    <w:rsid w:val="007C026D"/>
    <w:rsid w:val="007C469F"/>
    <w:rsid w:val="007D3815"/>
    <w:rsid w:val="007E0D6E"/>
    <w:rsid w:val="007E1BB0"/>
    <w:rsid w:val="007E48BE"/>
    <w:rsid w:val="007E7DE7"/>
    <w:rsid w:val="007F2938"/>
    <w:rsid w:val="007F2D81"/>
    <w:rsid w:val="007F4786"/>
    <w:rsid w:val="007F70E5"/>
    <w:rsid w:val="007F7B98"/>
    <w:rsid w:val="008019A3"/>
    <w:rsid w:val="00803018"/>
    <w:rsid w:val="00807E1C"/>
    <w:rsid w:val="00807F7C"/>
    <w:rsid w:val="00810B91"/>
    <w:rsid w:val="00811294"/>
    <w:rsid w:val="00815084"/>
    <w:rsid w:val="00815206"/>
    <w:rsid w:val="00817143"/>
    <w:rsid w:val="00817E9E"/>
    <w:rsid w:val="00820261"/>
    <w:rsid w:val="00822408"/>
    <w:rsid w:val="00823104"/>
    <w:rsid w:val="0082319A"/>
    <w:rsid w:val="00825282"/>
    <w:rsid w:val="0082676A"/>
    <w:rsid w:val="00831AB2"/>
    <w:rsid w:val="00835785"/>
    <w:rsid w:val="00840A25"/>
    <w:rsid w:val="008412CD"/>
    <w:rsid w:val="00844F1E"/>
    <w:rsid w:val="00850468"/>
    <w:rsid w:val="008635B5"/>
    <w:rsid w:val="008640ED"/>
    <w:rsid w:val="00865FA5"/>
    <w:rsid w:val="008665ED"/>
    <w:rsid w:val="00866986"/>
    <w:rsid w:val="00872388"/>
    <w:rsid w:val="00883D90"/>
    <w:rsid w:val="0088622D"/>
    <w:rsid w:val="00887391"/>
    <w:rsid w:val="008966CE"/>
    <w:rsid w:val="008A2FB5"/>
    <w:rsid w:val="008A7C41"/>
    <w:rsid w:val="008B139E"/>
    <w:rsid w:val="008B35D4"/>
    <w:rsid w:val="008B3BAA"/>
    <w:rsid w:val="008B78C0"/>
    <w:rsid w:val="008C29A1"/>
    <w:rsid w:val="008C4553"/>
    <w:rsid w:val="008C488F"/>
    <w:rsid w:val="008D62C7"/>
    <w:rsid w:val="008F27B5"/>
    <w:rsid w:val="00905525"/>
    <w:rsid w:val="00906099"/>
    <w:rsid w:val="009123AE"/>
    <w:rsid w:val="00912D1A"/>
    <w:rsid w:val="00915C3F"/>
    <w:rsid w:val="0091784E"/>
    <w:rsid w:val="00932C82"/>
    <w:rsid w:val="009369A0"/>
    <w:rsid w:val="00937AC0"/>
    <w:rsid w:val="0094057D"/>
    <w:rsid w:val="00941A94"/>
    <w:rsid w:val="009423AD"/>
    <w:rsid w:val="0094343A"/>
    <w:rsid w:val="00944A39"/>
    <w:rsid w:val="00947B58"/>
    <w:rsid w:val="00947C8E"/>
    <w:rsid w:val="009516C3"/>
    <w:rsid w:val="00953E8F"/>
    <w:rsid w:val="009571E0"/>
    <w:rsid w:val="00960372"/>
    <w:rsid w:val="009630CA"/>
    <w:rsid w:val="00967435"/>
    <w:rsid w:val="009713FD"/>
    <w:rsid w:val="00971FCD"/>
    <w:rsid w:val="0097327D"/>
    <w:rsid w:val="00975C2B"/>
    <w:rsid w:val="009811F1"/>
    <w:rsid w:val="00984BF5"/>
    <w:rsid w:val="00990785"/>
    <w:rsid w:val="00993AD6"/>
    <w:rsid w:val="00996812"/>
    <w:rsid w:val="00996F01"/>
    <w:rsid w:val="009A019C"/>
    <w:rsid w:val="009A13E4"/>
    <w:rsid w:val="009B739A"/>
    <w:rsid w:val="009C08ED"/>
    <w:rsid w:val="009C3B50"/>
    <w:rsid w:val="009C4C30"/>
    <w:rsid w:val="009C731C"/>
    <w:rsid w:val="009D03B9"/>
    <w:rsid w:val="009E7154"/>
    <w:rsid w:val="00A0179E"/>
    <w:rsid w:val="00A02C04"/>
    <w:rsid w:val="00A10D8F"/>
    <w:rsid w:val="00A12A83"/>
    <w:rsid w:val="00A15B37"/>
    <w:rsid w:val="00A165AF"/>
    <w:rsid w:val="00A24D80"/>
    <w:rsid w:val="00A26E43"/>
    <w:rsid w:val="00A33008"/>
    <w:rsid w:val="00A35910"/>
    <w:rsid w:val="00A3610C"/>
    <w:rsid w:val="00A36FB8"/>
    <w:rsid w:val="00A403CE"/>
    <w:rsid w:val="00A4133C"/>
    <w:rsid w:val="00A438B0"/>
    <w:rsid w:val="00A45E1E"/>
    <w:rsid w:val="00A4775C"/>
    <w:rsid w:val="00A51C45"/>
    <w:rsid w:val="00A55E0D"/>
    <w:rsid w:val="00A564D5"/>
    <w:rsid w:val="00A67471"/>
    <w:rsid w:val="00A74817"/>
    <w:rsid w:val="00A8720D"/>
    <w:rsid w:val="00A903A4"/>
    <w:rsid w:val="00A967A9"/>
    <w:rsid w:val="00AA4A7E"/>
    <w:rsid w:val="00AA7FF1"/>
    <w:rsid w:val="00AB799A"/>
    <w:rsid w:val="00AC7E08"/>
    <w:rsid w:val="00AD1E05"/>
    <w:rsid w:val="00AD3010"/>
    <w:rsid w:val="00AD7511"/>
    <w:rsid w:val="00AE0DA0"/>
    <w:rsid w:val="00AE13AB"/>
    <w:rsid w:val="00AE62F5"/>
    <w:rsid w:val="00AF2C15"/>
    <w:rsid w:val="00B151FC"/>
    <w:rsid w:val="00B248B2"/>
    <w:rsid w:val="00B264D3"/>
    <w:rsid w:val="00B27229"/>
    <w:rsid w:val="00B31E17"/>
    <w:rsid w:val="00B31E48"/>
    <w:rsid w:val="00B337A7"/>
    <w:rsid w:val="00B4027A"/>
    <w:rsid w:val="00B5048F"/>
    <w:rsid w:val="00B549E4"/>
    <w:rsid w:val="00B55E9F"/>
    <w:rsid w:val="00B61C43"/>
    <w:rsid w:val="00B621FF"/>
    <w:rsid w:val="00B623AC"/>
    <w:rsid w:val="00B62C9D"/>
    <w:rsid w:val="00B635B7"/>
    <w:rsid w:val="00B70AB7"/>
    <w:rsid w:val="00B72118"/>
    <w:rsid w:val="00B73205"/>
    <w:rsid w:val="00B75C37"/>
    <w:rsid w:val="00B81A10"/>
    <w:rsid w:val="00B84520"/>
    <w:rsid w:val="00B848CD"/>
    <w:rsid w:val="00B84B8D"/>
    <w:rsid w:val="00B86A22"/>
    <w:rsid w:val="00B924F1"/>
    <w:rsid w:val="00B9385D"/>
    <w:rsid w:val="00B93906"/>
    <w:rsid w:val="00BA7000"/>
    <w:rsid w:val="00BB1E70"/>
    <w:rsid w:val="00BB5670"/>
    <w:rsid w:val="00BB5A08"/>
    <w:rsid w:val="00BD08B1"/>
    <w:rsid w:val="00BD256E"/>
    <w:rsid w:val="00BD2643"/>
    <w:rsid w:val="00BD3536"/>
    <w:rsid w:val="00BE256F"/>
    <w:rsid w:val="00BF511D"/>
    <w:rsid w:val="00C0074B"/>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4A20"/>
    <w:rsid w:val="00C75546"/>
    <w:rsid w:val="00C76895"/>
    <w:rsid w:val="00C830CB"/>
    <w:rsid w:val="00C90C81"/>
    <w:rsid w:val="00CA3DD0"/>
    <w:rsid w:val="00CA4173"/>
    <w:rsid w:val="00CA432D"/>
    <w:rsid w:val="00CA665C"/>
    <w:rsid w:val="00CB3EFF"/>
    <w:rsid w:val="00CC0FCB"/>
    <w:rsid w:val="00CD08B1"/>
    <w:rsid w:val="00CD0D00"/>
    <w:rsid w:val="00CE0914"/>
    <w:rsid w:val="00CE2DA6"/>
    <w:rsid w:val="00CE4F37"/>
    <w:rsid w:val="00CE624D"/>
    <w:rsid w:val="00CE6898"/>
    <w:rsid w:val="00CF6E70"/>
    <w:rsid w:val="00CF7870"/>
    <w:rsid w:val="00CF78DD"/>
    <w:rsid w:val="00D02D4E"/>
    <w:rsid w:val="00D116D4"/>
    <w:rsid w:val="00D11C24"/>
    <w:rsid w:val="00D21897"/>
    <w:rsid w:val="00D3288B"/>
    <w:rsid w:val="00D41937"/>
    <w:rsid w:val="00D47230"/>
    <w:rsid w:val="00D57259"/>
    <w:rsid w:val="00D61A83"/>
    <w:rsid w:val="00D62790"/>
    <w:rsid w:val="00D66CD1"/>
    <w:rsid w:val="00D67F8A"/>
    <w:rsid w:val="00D71B12"/>
    <w:rsid w:val="00D74EAC"/>
    <w:rsid w:val="00D817D8"/>
    <w:rsid w:val="00D85409"/>
    <w:rsid w:val="00D872FE"/>
    <w:rsid w:val="00D9159B"/>
    <w:rsid w:val="00DA477B"/>
    <w:rsid w:val="00DA4FCB"/>
    <w:rsid w:val="00DB0295"/>
    <w:rsid w:val="00DB18CD"/>
    <w:rsid w:val="00DB5A77"/>
    <w:rsid w:val="00DB7E3E"/>
    <w:rsid w:val="00DC08BE"/>
    <w:rsid w:val="00DC452D"/>
    <w:rsid w:val="00DC490F"/>
    <w:rsid w:val="00DC74C8"/>
    <w:rsid w:val="00DD7992"/>
    <w:rsid w:val="00DE2FE9"/>
    <w:rsid w:val="00DE7202"/>
    <w:rsid w:val="00DF4A0F"/>
    <w:rsid w:val="00DF5171"/>
    <w:rsid w:val="00DF5BBB"/>
    <w:rsid w:val="00DF5F8D"/>
    <w:rsid w:val="00E17507"/>
    <w:rsid w:val="00E23A6A"/>
    <w:rsid w:val="00E27269"/>
    <w:rsid w:val="00E37820"/>
    <w:rsid w:val="00E42080"/>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90B46"/>
    <w:rsid w:val="00E916B2"/>
    <w:rsid w:val="00E94D6F"/>
    <w:rsid w:val="00EA0605"/>
    <w:rsid w:val="00EA4A77"/>
    <w:rsid w:val="00EA51FF"/>
    <w:rsid w:val="00EA6F5A"/>
    <w:rsid w:val="00EA772A"/>
    <w:rsid w:val="00EB7567"/>
    <w:rsid w:val="00EC141E"/>
    <w:rsid w:val="00EC3879"/>
    <w:rsid w:val="00EC7E0A"/>
    <w:rsid w:val="00ED0C8D"/>
    <w:rsid w:val="00ED2D95"/>
    <w:rsid w:val="00ED4D7A"/>
    <w:rsid w:val="00ED5EC9"/>
    <w:rsid w:val="00EE01C7"/>
    <w:rsid w:val="00EE1253"/>
    <w:rsid w:val="00EE1703"/>
    <w:rsid w:val="00EE1C2F"/>
    <w:rsid w:val="00EE5B6B"/>
    <w:rsid w:val="00EF24B1"/>
    <w:rsid w:val="00EF6A85"/>
    <w:rsid w:val="00EF6C20"/>
    <w:rsid w:val="00F00C27"/>
    <w:rsid w:val="00F05920"/>
    <w:rsid w:val="00F1355D"/>
    <w:rsid w:val="00F15F34"/>
    <w:rsid w:val="00F17822"/>
    <w:rsid w:val="00F237A6"/>
    <w:rsid w:val="00F23888"/>
    <w:rsid w:val="00F36377"/>
    <w:rsid w:val="00F47E11"/>
    <w:rsid w:val="00F51579"/>
    <w:rsid w:val="00F54DD6"/>
    <w:rsid w:val="00F5502A"/>
    <w:rsid w:val="00F6013D"/>
    <w:rsid w:val="00F60C4D"/>
    <w:rsid w:val="00F613A6"/>
    <w:rsid w:val="00F67092"/>
    <w:rsid w:val="00F67660"/>
    <w:rsid w:val="00F77BD8"/>
    <w:rsid w:val="00F8052E"/>
    <w:rsid w:val="00F9526F"/>
    <w:rsid w:val="00FA322B"/>
    <w:rsid w:val="00FA4F9E"/>
    <w:rsid w:val="00FA766B"/>
    <w:rsid w:val="00FB100D"/>
    <w:rsid w:val="00FB49FE"/>
    <w:rsid w:val="00FB4E7E"/>
    <w:rsid w:val="00FB7F8E"/>
    <w:rsid w:val="00FC107A"/>
    <w:rsid w:val="00FE0189"/>
    <w:rsid w:val="00FE1BC1"/>
    <w:rsid w:val="00FF213D"/>
    <w:rsid w:val="00FF32EF"/>
    <w:rsid w:val="00FF4AA6"/>
    <w:rsid w:val="00FF6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bio.rnet.missouri.edu/bdm_download/GenomeFlow/hg19_genome/hg19_genome_FASTA/" TargetMode="External"/><Relationship Id="rId18" Type="http://schemas.openxmlformats.org/officeDocument/2006/relationships/hyperlink" Target="http://www.cygwin.com/" TargetMode="External"/><Relationship Id="rId26" Type="http://schemas.openxmlformats.org/officeDocument/2006/relationships/hyperlink" Target="http://sysbio.rnet.missouri.edu/bdm_download/GenomeFlow/GM06990/bwa_align/" TargetMode="External"/><Relationship Id="rId39" Type="http://schemas.openxmlformats.org/officeDocument/2006/relationships/image" Target="media/image3.png"/><Relationship Id="rId21" Type="http://schemas.openxmlformats.org/officeDocument/2006/relationships/hyperlink" Target="http://sysbio.rnet.missouri.edu/bdm_download/GenomeFlow/GM06990/GM06990_Data/" TargetMode="External"/><Relationship Id="rId34" Type="http://schemas.openxmlformats.org/officeDocument/2006/relationships/hyperlink" Target="http://sysbio.rnet.missouri.edu/bdm_download/GenomeFlow/GM06990/bwa_align/" TargetMode="External"/><Relationship Id="rId42" Type="http://schemas.openxmlformats.org/officeDocument/2006/relationships/hyperlink" Target="http://sysbio.rnet.missouri.edu/bdm_download/GenomeFlow/MiSeq_GM12878/bowtie2_Miseq_mapped.filtered.bam" TargetMode="External"/><Relationship Id="rId47" Type="http://schemas.openxmlformats.org/officeDocument/2006/relationships/hyperlink" Target="http://sysbio.rnet.missouri.edu/bdm_download/GenomeFlow/MiSeq_GM12878/GenomeFlow_Miseq_formatted.bwa.input" TargetMode="External"/><Relationship Id="rId50" Type="http://schemas.openxmlformats.org/officeDocument/2006/relationships/image" Target="media/image4.png"/><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amtools.github.io/hts-specs/SAMv1.pdf" TargetMode="External"/><Relationship Id="rId68" Type="http://schemas.openxmlformats.org/officeDocument/2006/relationships/hyperlink" Target="https://github.com/4dn-dcic/pairix/blob/master/pairs_format_specification.md" TargetMode="External"/><Relationship Id="rId76" Type="http://schemas.openxmlformats.org/officeDocument/2006/relationships/image" Target="media/image11.png"/><Relationship Id="rId84" Type="http://schemas.openxmlformats.org/officeDocument/2006/relationships/image" Target="media/image1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bio-bwa.sourceforge.net/bwa.shtml" TargetMode="External"/><Relationship Id="rId29" Type="http://schemas.openxmlformats.org/officeDocument/2006/relationships/hyperlink" Target="http://bowtie-bio.sourceforge.net/bowtie2/manual.shtml" TargetMode="External"/><Relationship Id="rId11" Type="http://schemas.openxmlformats.org/officeDocument/2006/relationships/hyperlink" Target="http://samtools.sourceforge.net/" TargetMode="External"/><Relationship Id="rId24" Type="http://schemas.openxmlformats.org/officeDocument/2006/relationships/hyperlink" Target="http://sysbio.rnet.missouri.edu/bdm_download/GenomeFlow/MiSeq_GM12878/bwa_align_Miseq/" TargetMode="External"/><Relationship Id="rId32" Type="http://schemas.openxmlformats.org/officeDocument/2006/relationships/hyperlink" Target="http://sysbio.rnet.missouri.edu/bdm_download/GenomeFlow/MiSeq_GM12878/bwa_align_Miseq/" TargetMode="External"/><Relationship Id="rId37" Type="http://schemas.openxmlformats.org/officeDocument/2006/relationships/hyperlink" Target="http://sysbio.rnet.missouri.edu/bdm_download/GenomeFlow/GM06990/bowtie2_mapped.filtered.bam" TargetMode="External"/><Relationship Id="rId40" Type="http://schemas.openxmlformats.org/officeDocument/2006/relationships/hyperlink" Target="http://samtools.github.io/hts-specs/SAMv1.pdf" TargetMode="External"/><Relationship Id="rId45" Type="http://schemas.openxmlformats.org/officeDocument/2006/relationships/hyperlink" Target="http://sysbio.rnet.missouri.edu/bdm_download/GenomeFlow/GM06990/bwa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ysbio.rnet.missouri.edu/bdm_download/GenomeFlow/GM06990/GenomeFlow_formatted.bwa.input" TargetMode="External"/><Relationship Id="rId74" Type="http://schemas.openxmlformats.org/officeDocument/2006/relationships/hyperlink" Target="http://chromosome.sdsc.edu/mouse/hi-c/download.html" TargetMode="External"/><Relationship Id="rId79" Type="http://schemas.openxmlformats.org/officeDocument/2006/relationships/image" Target="media/image1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image" Target="media/image17.png"/><Relationship Id="rId19" Type="http://schemas.openxmlformats.org/officeDocument/2006/relationships/hyperlink" Target="https://en.wikipedia.org/wiki/FASTQ_format" TargetMode="External"/><Relationship Id="rId4" Type="http://schemas.openxmlformats.org/officeDocument/2006/relationships/settings" Target="settings.xml"/><Relationship Id="rId9" Type="http://schemas.openxmlformats.org/officeDocument/2006/relationships/hyperlink" Target="http://bowtie-bio.sourceforge.net/index.shtml" TargetMode="External"/><Relationship Id="rId14" Type="http://schemas.openxmlformats.org/officeDocument/2006/relationships/hyperlink" Target="http://sysbio.rnet.missouri.edu/bdm_download/GenomeFlow/hg19_genome/" TargetMode="External"/><Relationship Id="rId22" Type="http://schemas.openxmlformats.org/officeDocument/2006/relationships/hyperlink" Target="http://samtools.sourceforge.net/" TargetMode="External"/><Relationship Id="rId27" Type="http://schemas.openxmlformats.org/officeDocument/2006/relationships/image" Target="media/image2.png"/><Relationship Id="rId30" Type="http://schemas.openxmlformats.org/officeDocument/2006/relationships/hyperlink" Target="http://samtools.sourceforge.net/" TargetMode="External"/><Relationship Id="rId35" Type="http://schemas.openxmlformats.org/officeDocument/2006/relationships/hyperlink" Target="http://sysbio.rnet.missouri.edu/bdm_download/GenomeFlow/MiSeq_GM12878/bowtie2_Miseq_mapped.filtered.bam" TargetMode="External"/><Relationship Id="rId43" Type="http://schemas.openxmlformats.org/officeDocument/2006/relationships/hyperlink" Target="http://sysbio.rnet.missouri.edu/bdm_download/GenomeFlow/MiSeq_GM12878/bwa_Miseq_mapped.filtered.bam" TargetMode="External"/><Relationship Id="rId48" Type="http://schemas.openxmlformats.org/officeDocument/2006/relationships/hyperlink" Target="http://sysbio.rnet.missouri.edu/bdm_download/GenomeFlow/GM06990/GenomeFlow_formatted.bowtie2.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www.cygwin.com/" TargetMode="External"/><Relationship Id="rId69" Type="http://schemas.openxmlformats.org/officeDocument/2006/relationships/image" Target="media/image6.png"/><Relationship Id="rId77" Type="http://schemas.openxmlformats.org/officeDocument/2006/relationships/image" Target="media/image12.png"/><Relationship Id="rId8" Type="http://schemas.openxmlformats.org/officeDocument/2006/relationships/hyperlink" Target="http://www.cygwin.com/" TargetMode="External"/><Relationship Id="rId51" Type="http://schemas.openxmlformats.org/officeDocument/2006/relationships/hyperlink" Target="http://www.cygwin.com/" TargetMode="External"/><Relationship Id="rId72" Type="http://schemas.openxmlformats.org/officeDocument/2006/relationships/image" Target="media/image8.png"/><Relationship Id="rId80" Type="http://schemas.openxmlformats.org/officeDocument/2006/relationships/image" Target="media/image15.png"/><Relationship Id="rId85"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en.wikipedia.org/wiki/FASTA" TargetMode="External"/><Relationship Id="rId17" Type="http://schemas.openxmlformats.org/officeDocument/2006/relationships/hyperlink" Target="http://bowtie-bio.sourceforge.net/bowtie2/manual.shtml" TargetMode="External"/><Relationship Id="rId25" Type="http://schemas.openxmlformats.org/officeDocument/2006/relationships/hyperlink" Target="http://sysbio.rnet.missouri.edu/bdm_download/GenomeFlow/GM06990/bowtie2_align/" TargetMode="External"/><Relationship Id="rId33" Type="http://schemas.openxmlformats.org/officeDocument/2006/relationships/hyperlink" Target="http://sysbio.rnet.missouri.edu/bdm_download/GenomeFlow/GM06990/bowtie2_align/" TargetMode="External"/><Relationship Id="rId38" Type="http://schemas.openxmlformats.org/officeDocument/2006/relationships/hyperlink" Target="http://sysbio.rnet.missouri.edu/bdm_download/GenomeFlow/GM06990/bwa_mapped.filtered.bam" TargetMode="External"/><Relationship Id="rId46" Type="http://schemas.openxmlformats.org/officeDocument/2006/relationships/hyperlink" Target="http://sysbio.rnet.missouri.edu/bdm_download/GenomeFlow/MiSeq_GM12878/GenomeFlow_Miseq_formatted.bowtie2.input" TargetMode="External"/><Relationship Id="rId59" Type="http://schemas.openxmlformats.org/officeDocument/2006/relationships/image" Target="media/image5.png"/><Relationship Id="rId67" Type="http://schemas.openxmlformats.org/officeDocument/2006/relationships/hyperlink" Target="https://github.com/theaidenlab/juicer" TargetMode="External"/><Relationship Id="rId20" Type="http://schemas.openxmlformats.org/officeDocument/2006/relationships/hyperlink" Target="http://sysbio.rnet.missouri.edu/bdm_download/GenomeFlow/MiSeq_GM12878/MiSeq_GM12878_Data/" TargetMode="External"/><Relationship Id="rId41" Type="http://schemas.openxmlformats.org/officeDocument/2006/relationships/hyperlink" Target="http://www.cygwin.com/" TargetMode="External"/><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sourceforge.net/" TargetMode="External"/><Relationship Id="rId70" Type="http://schemas.openxmlformats.org/officeDocument/2006/relationships/hyperlink" Target="https://www.encodeproject.org/files/ENCFF219YOB/@@download/ENCFF219YOB.hic" TargetMode="External"/><Relationship Id="rId75" Type="http://schemas.openxmlformats.org/officeDocument/2006/relationships/image" Target="media/image10.png"/><Relationship Id="rId83" Type="http://schemas.openxmlformats.org/officeDocument/2006/relationships/hyperlink" Target="http://software.broadinstitute.org/cancer/software/genepattern/file-formats-guide"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ysbio.rnet.missouri.edu/bdm_download/GenomeFlow/MiSeq_GM12878/bowtie2_align_Miseq/" TargetMode="External"/><Relationship Id="rId28" Type="http://schemas.openxmlformats.org/officeDocument/2006/relationships/hyperlink" Target="http://bio-bwa.sourceforge.net/bwa.shtml" TargetMode="External"/><Relationship Id="rId36" Type="http://schemas.openxmlformats.org/officeDocument/2006/relationships/hyperlink" Target="http://sysbio.rnet.missouri.edu/bdm_download/GenomeFlow/MiSeq_GM12878/bwa_Miseq_mapped.filtered.bam" TargetMode="External"/><Relationship Id="rId49" Type="http://schemas.openxmlformats.org/officeDocument/2006/relationships/hyperlink" Target="http://sysbio.rnet.missouri.edu/bdm_download/GenomeFlow/GM06990/GenomeFlow_formatted.bwa.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bio-bwa.sourceforge.net/" TargetMode="External"/><Relationship Id="rId31" Type="http://schemas.openxmlformats.org/officeDocument/2006/relationships/hyperlink" Target="http://www.cygwin.com/" TargetMode="External"/><Relationship Id="rId44" Type="http://schemas.openxmlformats.org/officeDocument/2006/relationships/hyperlink" Target="http://sysbio.rnet.missouri.edu/bdm_download/GenomeFlow/GM06990/bowtie2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ysbio.rnet.missouri.edu/bdm_download/GenomeFlow/GM06990/GenomeFlow_formatted.bowtie2.input" TargetMode="External"/><Relationship Id="rId73" Type="http://schemas.openxmlformats.org/officeDocument/2006/relationships/image" Target="media/image9.png"/><Relationship Id="rId78" Type="http://schemas.openxmlformats.org/officeDocument/2006/relationships/image" Target="media/image13.png"/><Relationship Id="rId81" Type="http://schemas.openxmlformats.org/officeDocument/2006/relationships/image" Target="media/image16.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DE7EF-A9B1-4395-8D3F-45CD16C9B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51</Pages>
  <Words>9125</Words>
  <Characters>52016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69</cp:revision>
  <cp:lastPrinted>2018-02-15T03:31:00Z</cp:lastPrinted>
  <dcterms:created xsi:type="dcterms:W3CDTF">2018-02-14T21:42:00Z</dcterms:created>
  <dcterms:modified xsi:type="dcterms:W3CDTF">2018-02-20T20:56:00Z</dcterms:modified>
</cp:coreProperties>
</file>
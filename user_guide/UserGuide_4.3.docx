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443BE" w14:textId="77777777" w:rsidR="00701E2E" w:rsidRPr="00D300D9" w:rsidRDefault="0028605E" w:rsidP="005D507D">
      <w:pPr>
        <w:jc w:val="center"/>
        <w:rPr>
          <w:rFonts w:ascii="Times New Roman" w:hAnsi="Times New Roman" w:cs="Times New Roman"/>
          <w:b/>
          <w:sz w:val="24"/>
          <w:szCs w:val="24"/>
        </w:rPr>
      </w:pPr>
      <w:r w:rsidRPr="00D300D9">
        <w:rPr>
          <w:rFonts w:ascii="Times New Roman" w:hAnsi="Times New Roman" w:cs="Times New Roman"/>
          <w:b/>
          <w:sz w:val="24"/>
          <w:szCs w:val="24"/>
        </w:rPr>
        <w:t>GenomeFlow User Manual</w:t>
      </w:r>
    </w:p>
    <w:sdt>
      <w:sdtPr>
        <w:rPr>
          <w:rFonts w:asciiTheme="minorHAnsi" w:hAnsiTheme="minorHAnsi" w:cstheme="minorBidi"/>
          <w:b w:val="0"/>
          <w:sz w:val="24"/>
          <w:szCs w:val="24"/>
        </w:rPr>
        <w:id w:val="401647872"/>
        <w:docPartObj>
          <w:docPartGallery w:val="Table of Contents"/>
          <w:docPartUnique/>
        </w:docPartObj>
      </w:sdtPr>
      <w:sdtEndPr>
        <w:rPr>
          <w:bCs/>
          <w:noProof/>
        </w:rPr>
      </w:sdtEndPr>
      <w:sdtContent>
        <w:p w14:paraId="205D81E8" w14:textId="14BB91AA" w:rsidR="00BB5670" w:rsidRPr="00D300D9" w:rsidRDefault="0028605E" w:rsidP="0094343A">
          <w:pPr>
            <w:pStyle w:val="TOCHeading"/>
            <w:rPr>
              <w:sz w:val="24"/>
              <w:szCs w:val="24"/>
            </w:rPr>
          </w:pPr>
          <w:r w:rsidRPr="00D300D9">
            <w:rPr>
              <w:sz w:val="24"/>
              <w:szCs w:val="24"/>
            </w:rPr>
            <w:t>Contents</w:t>
          </w:r>
        </w:p>
        <w:p w14:paraId="0163D5CF" w14:textId="752941A9" w:rsidR="00E26971" w:rsidRDefault="00BE358E">
          <w:pPr>
            <w:pStyle w:val="TOC1"/>
            <w:tabs>
              <w:tab w:val="left" w:pos="440"/>
              <w:tab w:val="right" w:leader="dot" w:pos="9890"/>
            </w:tabs>
            <w:rPr>
              <w:rFonts w:asciiTheme="minorHAnsi" w:eastAsiaTheme="minorEastAsia" w:hAnsiTheme="minorHAnsi"/>
              <w:noProof/>
            </w:rPr>
          </w:pPr>
          <w:r w:rsidRPr="00D300D9">
            <w:rPr>
              <w:rFonts w:cs="Times New Roman"/>
              <w:b/>
              <w:bCs/>
              <w:noProof/>
              <w:sz w:val="24"/>
              <w:szCs w:val="24"/>
            </w:rPr>
            <w:fldChar w:fldCharType="begin"/>
          </w:r>
          <w:r w:rsidRPr="00D300D9">
            <w:rPr>
              <w:rFonts w:cs="Times New Roman"/>
              <w:b/>
              <w:bCs/>
              <w:noProof/>
              <w:sz w:val="24"/>
              <w:szCs w:val="24"/>
            </w:rPr>
            <w:instrText xml:space="preserve"> TOC \o "1-3" \h \z \u </w:instrText>
          </w:r>
          <w:r w:rsidRPr="00D300D9">
            <w:rPr>
              <w:rFonts w:cs="Times New Roman"/>
              <w:b/>
              <w:bCs/>
              <w:noProof/>
              <w:sz w:val="24"/>
              <w:szCs w:val="24"/>
            </w:rPr>
            <w:fldChar w:fldCharType="separate"/>
          </w:r>
          <w:hyperlink w:anchor="_Toc510439781" w:history="1">
            <w:r w:rsidR="00E26971" w:rsidRPr="00891F1E">
              <w:rPr>
                <w:rStyle w:val="Hyperlink"/>
                <w:noProof/>
              </w:rPr>
              <w:t>1</w:t>
            </w:r>
            <w:r w:rsidR="00E26971">
              <w:rPr>
                <w:rFonts w:asciiTheme="minorHAnsi" w:eastAsiaTheme="minorEastAsia" w:hAnsiTheme="minorHAnsi"/>
                <w:noProof/>
              </w:rPr>
              <w:tab/>
            </w:r>
            <w:r w:rsidR="00E26971" w:rsidRPr="00891F1E">
              <w:rPr>
                <w:rStyle w:val="Hyperlink"/>
                <w:noProof/>
              </w:rPr>
              <w:t>Installation</w:t>
            </w:r>
            <w:r w:rsidR="00E26971">
              <w:rPr>
                <w:noProof/>
                <w:webHidden/>
              </w:rPr>
              <w:tab/>
            </w:r>
            <w:r w:rsidR="00E26971">
              <w:rPr>
                <w:noProof/>
                <w:webHidden/>
              </w:rPr>
              <w:fldChar w:fldCharType="begin"/>
            </w:r>
            <w:r w:rsidR="00E26971">
              <w:rPr>
                <w:noProof/>
                <w:webHidden/>
              </w:rPr>
              <w:instrText xml:space="preserve"> PAGEREF _Toc510439781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6E0E10AE" w14:textId="38A685D8" w:rsidR="00E26971" w:rsidRDefault="00783873">
          <w:pPr>
            <w:pStyle w:val="TOC2"/>
            <w:tabs>
              <w:tab w:val="left" w:pos="880"/>
              <w:tab w:val="right" w:leader="dot" w:pos="9890"/>
            </w:tabs>
            <w:rPr>
              <w:rFonts w:asciiTheme="minorHAnsi" w:eastAsiaTheme="minorEastAsia" w:hAnsiTheme="minorHAnsi"/>
              <w:noProof/>
            </w:rPr>
          </w:pPr>
          <w:hyperlink w:anchor="_Toc510439782" w:history="1">
            <w:r w:rsidR="00E26971" w:rsidRPr="00891F1E">
              <w:rPr>
                <w:rStyle w:val="Hyperlink"/>
                <w:noProof/>
              </w:rPr>
              <w:t>1.1</w:t>
            </w:r>
            <w:r w:rsidR="00E26971">
              <w:rPr>
                <w:rFonts w:asciiTheme="minorHAnsi" w:eastAsiaTheme="minorEastAsia" w:hAnsiTheme="minorHAnsi"/>
                <w:noProof/>
              </w:rPr>
              <w:tab/>
            </w:r>
            <w:r w:rsidR="00E26971" w:rsidRPr="00891F1E">
              <w:rPr>
                <w:rStyle w:val="Hyperlink"/>
                <w:noProof/>
              </w:rPr>
              <w:t>Basic dependencies</w:t>
            </w:r>
            <w:r w:rsidR="00E26971">
              <w:rPr>
                <w:noProof/>
                <w:webHidden/>
              </w:rPr>
              <w:tab/>
            </w:r>
            <w:r w:rsidR="00E26971">
              <w:rPr>
                <w:noProof/>
                <w:webHidden/>
              </w:rPr>
              <w:fldChar w:fldCharType="begin"/>
            </w:r>
            <w:r w:rsidR="00E26971">
              <w:rPr>
                <w:noProof/>
                <w:webHidden/>
              </w:rPr>
              <w:instrText xml:space="preserve"> PAGEREF _Toc510439782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2CA2E30B" w14:textId="2C9C1148" w:rsidR="00E26971" w:rsidRDefault="00783873">
          <w:pPr>
            <w:pStyle w:val="TOC1"/>
            <w:tabs>
              <w:tab w:val="left" w:pos="440"/>
              <w:tab w:val="right" w:leader="dot" w:pos="9890"/>
            </w:tabs>
            <w:rPr>
              <w:rFonts w:asciiTheme="minorHAnsi" w:eastAsiaTheme="minorEastAsia" w:hAnsiTheme="minorHAnsi"/>
              <w:noProof/>
            </w:rPr>
          </w:pPr>
          <w:hyperlink w:anchor="_Toc510439783" w:history="1">
            <w:r w:rsidR="00E26971" w:rsidRPr="00891F1E">
              <w:rPr>
                <w:rStyle w:val="Hyperlink"/>
                <w:noProof/>
              </w:rPr>
              <w:t>2</w:t>
            </w:r>
            <w:r w:rsidR="00E26971">
              <w:rPr>
                <w:rFonts w:asciiTheme="minorHAnsi" w:eastAsiaTheme="minorEastAsia" w:hAnsiTheme="minorHAnsi"/>
                <w:noProof/>
              </w:rPr>
              <w:tab/>
            </w:r>
            <w:r w:rsidR="00E26971" w:rsidRPr="00891F1E">
              <w:rPr>
                <w:rStyle w:val="Hyperlink"/>
                <w:noProof/>
              </w:rPr>
              <w:t>1D-Functions</w:t>
            </w:r>
            <w:r w:rsidR="00E26971">
              <w:rPr>
                <w:noProof/>
                <w:webHidden/>
              </w:rPr>
              <w:tab/>
            </w:r>
            <w:r w:rsidR="00E26971">
              <w:rPr>
                <w:noProof/>
                <w:webHidden/>
              </w:rPr>
              <w:fldChar w:fldCharType="begin"/>
            </w:r>
            <w:r w:rsidR="00E26971">
              <w:rPr>
                <w:noProof/>
                <w:webHidden/>
              </w:rPr>
              <w:instrText xml:space="preserve"> PAGEREF _Toc510439783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7FECD75D" w14:textId="079A1A68" w:rsidR="00E26971" w:rsidRDefault="00783873">
          <w:pPr>
            <w:pStyle w:val="TOC2"/>
            <w:tabs>
              <w:tab w:val="left" w:pos="880"/>
              <w:tab w:val="right" w:leader="dot" w:pos="9890"/>
            </w:tabs>
            <w:rPr>
              <w:rFonts w:asciiTheme="minorHAnsi" w:eastAsiaTheme="minorEastAsia" w:hAnsiTheme="minorHAnsi"/>
              <w:noProof/>
            </w:rPr>
          </w:pPr>
          <w:hyperlink w:anchor="_Toc510439784" w:history="1">
            <w:r w:rsidR="00E26971" w:rsidRPr="00891F1E">
              <w:rPr>
                <w:rStyle w:val="Hyperlink"/>
                <w:noProof/>
              </w:rPr>
              <w:t>2.1</w:t>
            </w:r>
            <w:r w:rsidR="00E26971">
              <w:rPr>
                <w:rFonts w:asciiTheme="minorHAnsi" w:eastAsiaTheme="minorEastAsia" w:hAnsiTheme="minorHAnsi"/>
                <w:noProof/>
              </w:rPr>
              <w:tab/>
            </w:r>
            <w:r w:rsidR="00E26971" w:rsidRPr="00891F1E">
              <w:rPr>
                <w:rStyle w:val="Hyperlink"/>
                <w:noProof/>
              </w:rPr>
              <w:t>Dependencies and Installation</w:t>
            </w:r>
            <w:r w:rsidR="00E26971">
              <w:rPr>
                <w:noProof/>
                <w:webHidden/>
              </w:rPr>
              <w:tab/>
            </w:r>
            <w:r w:rsidR="00E26971">
              <w:rPr>
                <w:noProof/>
                <w:webHidden/>
              </w:rPr>
              <w:fldChar w:fldCharType="begin"/>
            </w:r>
            <w:r w:rsidR="00E26971">
              <w:rPr>
                <w:noProof/>
                <w:webHidden/>
              </w:rPr>
              <w:instrText xml:space="preserve"> PAGEREF _Toc510439784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3C0EF7BB" w14:textId="7397A9A2" w:rsidR="00E26971" w:rsidRDefault="00783873">
          <w:pPr>
            <w:pStyle w:val="TOC3"/>
            <w:tabs>
              <w:tab w:val="left" w:pos="1320"/>
              <w:tab w:val="right" w:leader="dot" w:pos="9890"/>
            </w:tabs>
            <w:rPr>
              <w:rFonts w:asciiTheme="minorHAnsi" w:eastAsiaTheme="minorEastAsia" w:hAnsiTheme="minorHAnsi"/>
              <w:noProof/>
            </w:rPr>
          </w:pPr>
          <w:hyperlink w:anchor="_Toc510439785" w:history="1">
            <w:r w:rsidR="00E26971" w:rsidRPr="00891F1E">
              <w:rPr>
                <w:rStyle w:val="Hyperlink"/>
                <w:noProof/>
              </w:rPr>
              <w:t>2.1.1</w:t>
            </w:r>
            <w:r w:rsidR="00E26971">
              <w:rPr>
                <w:rFonts w:asciiTheme="minorHAnsi" w:eastAsiaTheme="minorEastAsia" w:hAnsiTheme="minorHAnsi"/>
                <w:noProof/>
              </w:rPr>
              <w:tab/>
            </w:r>
            <w:r w:rsidR="00E26971" w:rsidRPr="00891F1E">
              <w:rPr>
                <w:rStyle w:val="Hyperlink"/>
                <w:noProof/>
              </w:rPr>
              <w:t>Operating System (OS)</w:t>
            </w:r>
            <w:r w:rsidR="00E26971">
              <w:rPr>
                <w:noProof/>
                <w:webHidden/>
              </w:rPr>
              <w:tab/>
            </w:r>
            <w:r w:rsidR="00E26971">
              <w:rPr>
                <w:noProof/>
                <w:webHidden/>
              </w:rPr>
              <w:fldChar w:fldCharType="begin"/>
            </w:r>
            <w:r w:rsidR="00E26971">
              <w:rPr>
                <w:noProof/>
                <w:webHidden/>
              </w:rPr>
              <w:instrText xml:space="preserve"> PAGEREF _Toc510439785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25429EF8" w14:textId="26832545" w:rsidR="00E26971" w:rsidRDefault="00783873">
          <w:pPr>
            <w:pStyle w:val="TOC3"/>
            <w:tabs>
              <w:tab w:val="left" w:pos="1320"/>
              <w:tab w:val="right" w:leader="dot" w:pos="9890"/>
            </w:tabs>
            <w:rPr>
              <w:rFonts w:asciiTheme="minorHAnsi" w:eastAsiaTheme="minorEastAsia" w:hAnsiTheme="minorHAnsi"/>
              <w:noProof/>
            </w:rPr>
          </w:pPr>
          <w:hyperlink w:anchor="_Toc510439786" w:history="1">
            <w:r w:rsidR="00E26971" w:rsidRPr="00891F1E">
              <w:rPr>
                <w:rStyle w:val="Hyperlink"/>
                <w:noProof/>
              </w:rPr>
              <w:t>2.1.2</w:t>
            </w:r>
            <w:r w:rsidR="00E26971">
              <w:rPr>
                <w:rFonts w:asciiTheme="minorHAnsi" w:eastAsiaTheme="minorEastAsia" w:hAnsiTheme="minorHAnsi"/>
                <w:noProof/>
              </w:rPr>
              <w:tab/>
            </w:r>
            <w:r w:rsidR="00E26971" w:rsidRPr="00891F1E">
              <w:rPr>
                <w:rStyle w:val="Hyperlink"/>
                <w:noProof/>
              </w:rPr>
              <w:t>Download External Tools</w:t>
            </w:r>
            <w:r w:rsidR="00E26971">
              <w:rPr>
                <w:noProof/>
                <w:webHidden/>
              </w:rPr>
              <w:tab/>
            </w:r>
            <w:r w:rsidR="00E26971">
              <w:rPr>
                <w:noProof/>
                <w:webHidden/>
              </w:rPr>
              <w:fldChar w:fldCharType="begin"/>
            </w:r>
            <w:r w:rsidR="00E26971">
              <w:rPr>
                <w:noProof/>
                <w:webHidden/>
              </w:rPr>
              <w:instrText xml:space="preserve"> PAGEREF _Toc510439786 \h </w:instrText>
            </w:r>
            <w:r w:rsidR="00E26971">
              <w:rPr>
                <w:noProof/>
                <w:webHidden/>
              </w:rPr>
            </w:r>
            <w:r w:rsidR="00E26971">
              <w:rPr>
                <w:noProof/>
                <w:webHidden/>
              </w:rPr>
              <w:fldChar w:fldCharType="separate"/>
            </w:r>
            <w:r w:rsidR="00E26971">
              <w:rPr>
                <w:noProof/>
                <w:webHidden/>
              </w:rPr>
              <w:t>5</w:t>
            </w:r>
            <w:r w:rsidR="00E26971">
              <w:rPr>
                <w:noProof/>
                <w:webHidden/>
              </w:rPr>
              <w:fldChar w:fldCharType="end"/>
            </w:r>
          </w:hyperlink>
        </w:p>
        <w:p w14:paraId="07D9685D" w14:textId="1A98672E" w:rsidR="00E26971" w:rsidRDefault="00783873">
          <w:pPr>
            <w:pStyle w:val="TOC3"/>
            <w:tabs>
              <w:tab w:val="left" w:pos="1320"/>
              <w:tab w:val="right" w:leader="dot" w:pos="9890"/>
            </w:tabs>
            <w:rPr>
              <w:rFonts w:asciiTheme="minorHAnsi" w:eastAsiaTheme="minorEastAsia" w:hAnsiTheme="minorHAnsi"/>
              <w:noProof/>
            </w:rPr>
          </w:pPr>
          <w:hyperlink w:anchor="_Toc510439787" w:history="1">
            <w:r w:rsidR="00E26971" w:rsidRPr="00891F1E">
              <w:rPr>
                <w:rStyle w:val="Hyperlink"/>
                <w:iCs/>
                <w:noProof/>
                <w:bdr w:val="none" w:sz="0" w:space="0" w:color="auto" w:frame="1"/>
              </w:rPr>
              <w:t>2.1.3</w:t>
            </w:r>
            <w:r w:rsidR="00E26971">
              <w:rPr>
                <w:rFonts w:asciiTheme="minorHAnsi" w:eastAsiaTheme="minorEastAsia" w:hAnsiTheme="minorHAnsi"/>
                <w:noProof/>
              </w:rPr>
              <w:tab/>
            </w:r>
            <w:r w:rsidR="00E26971" w:rsidRPr="00891F1E">
              <w:rPr>
                <w:rStyle w:val="Hyperlink"/>
                <w:iCs/>
                <w:noProof/>
                <w:bdr w:val="none" w:sz="0" w:space="0" w:color="auto" w:frame="1"/>
                <w:shd w:val="clear" w:color="auto" w:fill="FFFFFF"/>
              </w:rPr>
              <w:t>Installing External Tools</w:t>
            </w:r>
            <w:r w:rsidR="00E26971">
              <w:rPr>
                <w:noProof/>
                <w:webHidden/>
              </w:rPr>
              <w:tab/>
            </w:r>
            <w:r w:rsidR="00E26971">
              <w:rPr>
                <w:noProof/>
                <w:webHidden/>
              </w:rPr>
              <w:fldChar w:fldCharType="begin"/>
            </w:r>
            <w:r w:rsidR="00E26971">
              <w:rPr>
                <w:noProof/>
                <w:webHidden/>
              </w:rPr>
              <w:instrText xml:space="preserve"> PAGEREF _Toc510439787 \h </w:instrText>
            </w:r>
            <w:r w:rsidR="00E26971">
              <w:rPr>
                <w:noProof/>
                <w:webHidden/>
              </w:rPr>
            </w:r>
            <w:r w:rsidR="00E26971">
              <w:rPr>
                <w:noProof/>
                <w:webHidden/>
              </w:rPr>
              <w:fldChar w:fldCharType="separate"/>
            </w:r>
            <w:r w:rsidR="00E26971">
              <w:rPr>
                <w:noProof/>
                <w:webHidden/>
              </w:rPr>
              <w:t>6</w:t>
            </w:r>
            <w:r w:rsidR="00E26971">
              <w:rPr>
                <w:noProof/>
                <w:webHidden/>
              </w:rPr>
              <w:fldChar w:fldCharType="end"/>
            </w:r>
          </w:hyperlink>
        </w:p>
        <w:p w14:paraId="3A856A36" w14:textId="4CFF0149" w:rsidR="00E26971" w:rsidRDefault="00783873">
          <w:pPr>
            <w:pStyle w:val="TOC2"/>
            <w:tabs>
              <w:tab w:val="left" w:pos="880"/>
              <w:tab w:val="right" w:leader="dot" w:pos="9890"/>
            </w:tabs>
            <w:rPr>
              <w:rFonts w:asciiTheme="minorHAnsi" w:eastAsiaTheme="minorEastAsia" w:hAnsiTheme="minorHAnsi"/>
              <w:noProof/>
            </w:rPr>
          </w:pPr>
          <w:hyperlink w:anchor="_Toc510439788" w:history="1">
            <w:r w:rsidR="00E26971" w:rsidRPr="00891F1E">
              <w:rPr>
                <w:rStyle w:val="Hyperlink"/>
                <w:noProof/>
              </w:rPr>
              <w:t>2.2</w:t>
            </w:r>
            <w:r w:rsidR="00E26971">
              <w:rPr>
                <w:rFonts w:asciiTheme="minorHAnsi" w:eastAsiaTheme="minorEastAsia" w:hAnsiTheme="minorHAnsi"/>
                <w:noProof/>
              </w:rPr>
              <w:tab/>
            </w:r>
            <w:r w:rsidR="00E26971" w:rsidRPr="00891F1E">
              <w:rPr>
                <w:rStyle w:val="Hyperlink"/>
                <w:noProof/>
              </w:rPr>
              <w:t>Create an index for a reference genome</w:t>
            </w:r>
            <w:r w:rsidR="00E26971">
              <w:rPr>
                <w:noProof/>
                <w:webHidden/>
              </w:rPr>
              <w:tab/>
            </w:r>
            <w:r w:rsidR="00E26971">
              <w:rPr>
                <w:noProof/>
                <w:webHidden/>
              </w:rPr>
              <w:fldChar w:fldCharType="begin"/>
            </w:r>
            <w:r w:rsidR="00E26971">
              <w:rPr>
                <w:noProof/>
                <w:webHidden/>
              </w:rPr>
              <w:instrText xml:space="preserve"> PAGEREF _Toc510439788 \h </w:instrText>
            </w:r>
            <w:r w:rsidR="00E26971">
              <w:rPr>
                <w:noProof/>
                <w:webHidden/>
              </w:rPr>
            </w:r>
            <w:r w:rsidR="00E26971">
              <w:rPr>
                <w:noProof/>
                <w:webHidden/>
              </w:rPr>
              <w:fldChar w:fldCharType="separate"/>
            </w:r>
            <w:r w:rsidR="00E26971">
              <w:rPr>
                <w:noProof/>
                <w:webHidden/>
              </w:rPr>
              <w:t>7</w:t>
            </w:r>
            <w:r w:rsidR="00E26971">
              <w:rPr>
                <w:noProof/>
                <w:webHidden/>
              </w:rPr>
              <w:fldChar w:fldCharType="end"/>
            </w:r>
          </w:hyperlink>
        </w:p>
        <w:p w14:paraId="2B487CD3" w14:textId="1DC26463" w:rsidR="00E26971" w:rsidRDefault="00783873">
          <w:pPr>
            <w:pStyle w:val="TOC3"/>
            <w:tabs>
              <w:tab w:val="left" w:pos="1320"/>
              <w:tab w:val="right" w:leader="dot" w:pos="9890"/>
            </w:tabs>
            <w:rPr>
              <w:rFonts w:asciiTheme="minorHAnsi" w:eastAsiaTheme="minorEastAsia" w:hAnsiTheme="minorHAnsi"/>
              <w:noProof/>
            </w:rPr>
          </w:pPr>
          <w:hyperlink w:anchor="_Toc510439789" w:history="1">
            <w:r w:rsidR="00E26971" w:rsidRPr="00891F1E">
              <w:rPr>
                <w:rStyle w:val="Hyperlink"/>
                <w:noProof/>
              </w:rPr>
              <w:t>2.2.1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_Toc510439789 \h </w:instrText>
            </w:r>
            <w:r w:rsidR="00E26971">
              <w:rPr>
                <w:noProof/>
                <w:webHidden/>
              </w:rPr>
            </w:r>
            <w:r w:rsidR="00E26971">
              <w:rPr>
                <w:noProof/>
                <w:webHidden/>
              </w:rPr>
              <w:fldChar w:fldCharType="separate"/>
            </w:r>
            <w:r w:rsidR="00E26971">
              <w:rPr>
                <w:noProof/>
                <w:webHidden/>
              </w:rPr>
              <w:t>7</w:t>
            </w:r>
            <w:r w:rsidR="00E26971">
              <w:rPr>
                <w:noProof/>
                <w:webHidden/>
              </w:rPr>
              <w:fldChar w:fldCharType="end"/>
            </w:r>
          </w:hyperlink>
        </w:p>
        <w:p w14:paraId="16E97103" w14:textId="49887289" w:rsidR="00E26971" w:rsidRDefault="00783873">
          <w:pPr>
            <w:pStyle w:val="TOC3"/>
            <w:tabs>
              <w:tab w:val="left" w:pos="1320"/>
              <w:tab w:val="right" w:leader="dot" w:pos="9890"/>
            </w:tabs>
            <w:rPr>
              <w:rFonts w:asciiTheme="minorHAnsi" w:eastAsiaTheme="minorEastAsia" w:hAnsiTheme="minorHAnsi"/>
              <w:noProof/>
            </w:rPr>
          </w:pPr>
          <w:hyperlink w:anchor="_Toc510439790" w:history="1">
            <w:r w:rsidR="00E26971" w:rsidRPr="00891F1E">
              <w:rPr>
                <w:rStyle w:val="Hyperlink"/>
                <w:noProof/>
              </w:rPr>
              <w:t>2.2.2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_Toc510439790 \h </w:instrText>
            </w:r>
            <w:r w:rsidR="00E26971">
              <w:rPr>
                <w:noProof/>
                <w:webHidden/>
              </w:rPr>
            </w:r>
            <w:r w:rsidR="00E26971">
              <w:rPr>
                <w:noProof/>
                <w:webHidden/>
              </w:rPr>
              <w:fldChar w:fldCharType="separate"/>
            </w:r>
            <w:r w:rsidR="00E26971">
              <w:rPr>
                <w:noProof/>
                <w:webHidden/>
              </w:rPr>
              <w:t>7</w:t>
            </w:r>
            <w:r w:rsidR="00E26971">
              <w:rPr>
                <w:noProof/>
                <w:webHidden/>
              </w:rPr>
              <w:fldChar w:fldCharType="end"/>
            </w:r>
          </w:hyperlink>
        </w:p>
        <w:p w14:paraId="14A14913" w14:textId="7E73041F" w:rsidR="00E26971" w:rsidRDefault="00783873">
          <w:pPr>
            <w:pStyle w:val="TOC3"/>
            <w:tabs>
              <w:tab w:val="left" w:pos="1320"/>
              <w:tab w:val="right" w:leader="dot" w:pos="9890"/>
            </w:tabs>
            <w:rPr>
              <w:rFonts w:asciiTheme="minorHAnsi" w:eastAsiaTheme="minorEastAsia" w:hAnsiTheme="minorHAnsi"/>
              <w:noProof/>
            </w:rPr>
          </w:pPr>
          <w:hyperlink w:anchor="_Toc510439791" w:history="1">
            <w:r w:rsidR="00E26971" w:rsidRPr="00891F1E">
              <w:rPr>
                <w:rStyle w:val="Hyperlink"/>
                <w:noProof/>
              </w:rPr>
              <w:t>2.2.3</w:t>
            </w:r>
            <w:r w:rsidR="00E26971">
              <w:rPr>
                <w:rFonts w:asciiTheme="minorHAnsi" w:eastAsiaTheme="minorEastAsia" w:hAnsiTheme="minorHAnsi"/>
                <w:noProof/>
              </w:rPr>
              <w:tab/>
            </w:r>
            <w:r w:rsidR="00E26971" w:rsidRPr="00891F1E">
              <w:rPr>
                <w:rStyle w:val="Hyperlink"/>
                <w:noProof/>
                <w:shd w:val="clear" w:color="auto" w:fill="FFFFFF"/>
              </w:rPr>
              <w:t>Test Data</w:t>
            </w:r>
            <w:r w:rsidR="00E26971">
              <w:rPr>
                <w:noProof/>
                <w:webHidden/>
              </w:rPr>
              <w:tab/>
            </w:r>
            <w:r w:rsidR="00E26971">
              <w:rPr>
                <w:noProof/>
                <w:webHidden/>
              </w:rPr>
              <w:fldChar w:fldCharType="begin"/>
            </w:r>
            <w:r w:rsidR="00E26971">
              <w:rPr>
                <w:noProof/>
                <w:webHidden/>
              </w:rPr>
              <w:instrText xml:space="preserve"> PAGEREF _Toc510439791 \h </w:instrText>
            </w:r>
            <w:r w:rsidR="00E26971">
              <w:rPr>
                <w:noProof/>
                <w:webHidden/>
              </w:rPr>
            </w:r>
            <w:r w:rsidR="00E26971">
              <w:rPr>
                <w:noProof/>
                <w:webHidden/>
              </w:rPr>
              <w:fldChar w:fldCharType="separate"/>
            </w:r>
            <w:r w:rsidR="00E26971">
              <w:rPr>
                <w:noProof/>
                <w:webHidden/>
              </w:rPr>
              <w:t>7</w:t>
            </w:r>
            <w:r w:rsidR="00E26971">
              <w:rPr>
                <w:noProof/>
                <w:webHidden/>
              </w:rPr>
              <w:fldChar w:fldCharType="end"/>
            </w:r>
          </w:hyperlink>
        </w:p>
        <w:p w14:paraId="0A7D0E3C" w14:textId="5A187DD6" w:rsidR="00E26971" w:rsidRDefault="00783873">
          <w:pPr>
            <w:pStyle w:val="TOC3"/>
            <w:tabs>
              <w:tab w:val="left" w:pos="1320"/>
              <w:tab w:val="right" w:leader="dot" w:pos="9890"/>
            </w:tabs>
            <w:rPr>
              <w:rFonts w:asciiTheme="minorHAnsi" w:eastAsiaTheme="minorEastAsia" w:hAnsiTheme="minorHAnsi"/>
              <w:noProof/>
            </w:rPr>
          </w:pPr>
          <w:hyperlink w:anchor="_Toc510439792" w:history="1">
            <w:r w:rsidR="00E26971" w:rsidRPr="00891F1E">
              <w:rPr>
                <w:rStyle w:val="Hyperlink"/>
                <w:noProof/>
              </w:rPr>
              <w:t>2.2.4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_Toc510439792 \h </w:instrText>
            </w:r>
            <w:r w:rsidR="00E26971">
              <w:rPr>
                <w:noProof/>
                <w:webHidden/>
              </w:rPr>
            </w:r>
            <w:r w:rsidR="00E26971">
              <w:rPr>
                <w:noProof/>
                <w:webHidden/>
              </w:rPr>
              <w:fldChar w:fldCharType="separate"/>
            </w:r>
            <w:r w:rsidR="00E26971">
              <w:rPr>
                <w:noProof/>
                <w:webHidden/>
              </w:rPr>
              <w:t>8</w:t>
            </w:r>
            <w:r w:rsidR="00E26971">
              <w:rPr>
                <w:noProof/>
                <w:webHidden/>
              </w:rPr>
              <w:fldChar w:fldCharType="end"/>
            </w:r>
          </w:hyperlink>
        </w:p>
        <w:p w14:paraId="7A97CD57" w14:textId="0699A27D" w:rsidR="00E26971" w:rsidRDefault="00783873">
          <w:pPr>
            <w:pStyle w:val="TOC3"/>
            <w:tabs>
              <w:tab w:val="left" w:pos="1320"/>
              <w:tab w:val="right" w:leader="dot" w:pos="9890"/>
            </w:tabs>
            <w:rPr>
              <w:rFonts w:asciiTheme="minorHAnsi" w:eastAsiaTheme="minorEastAsia" w:hAnsiTheme="minorHAnsi"/>
              <w:noProof/>
            </w:rPr>
          </w:pPr>
          <w:hyperlink w:anchor="_Toc510439793" w:history="1">
            <w:r w:rsidR="00E26971" w:rsidRPr="00891F1E">
              <w:rPr>
                <w:rStyle w:val="Hyperlink"/>
                <w:noProof/>
              </w:rPr>
              <w:t>2.2.5</w:t>
            </w:r>
            <w:r w:rsidR="00E26971">
              <w:rPr>
                <w:rFonts w:asciiTheme="minorHAnsi" w:eastAsiaTheme="minorEastAsia" w:hAnsiTheme="minorHAnsi"/>
                <w:noProof/>
              </w:rPr>
              <w:tab/>
            </w:r>
            <w:r w:rsidR="00E26971" w:rsidRPr="00891F1E">
              <w:rPr>
                <w:rStyle w:val="Hyperlink"/>
                <w:noProof/>
              </w:rPr>
              <w:t>Output of script:</w:t>
            </w:r>
            <w:r w:rsidR="00E26971">
              <w:rPr>
                <w:noProof/>
                <w:webHidden/>
              </w:rPr>
              <w:tab/>
            </w:r>
            <w:r w:rsidR="00E26971">
              <w:rPr>
                <w:noProof/>
                <w:webHidden/>
              </w:rPr>
              <w:fldChar w:fldCharType="begin"/>
            </w:r>
            <w:r w:rsidR="00E26971">
              <w:rPr>
                <w:noProof/>
                <w:webHidden/>
              </w:rPr>
              <w:instrText xml:space="preserve"> PAGEREF _Toc510439793 \h </w:instrText>
            </w:r>
            <w:r w:rsidR="00E26971">
              <w:rPr>
                <w:noProof/>
                <w:webHidden/>
              </w:rPr>
            </w:r>
            <w:r w:rsidR="00E26971">
              <w:rPr>
                <w:noProof/>
                <w:webHidden/>
              </w:rPr>
              <w:fldChar w:fldCharType="separate"/>
            </w:r>
            <w:r w:rsidR="00E26971">
              <w:rPr>
                <w:noProof/>
                <w:webHidden/>
              </w:rPr>
              <w:t>8</w:t>
            </w:r>
            <w:r w:rsidR="00E26971">
              <w:rPr>
                <w:noProof/>
                <w:webHidden/>
              </w:rPr>
              <w:fldChar w:fldCharType="end"/>
            </w:r>
          </w:hyperlink>
        </w:p>
        <w:p w14:paraId="2CAD6FA1" w14:textId="798ECC85" w:rsidR="00E26971" w:rsidRDefault="00783873">
          <w:pPr>
            <w:pStyle w:val="TOC3"/>
            <w:tabs>
              <w:tab w:val="left" w:pos="1320"/>
              <w:tab w:val="right" w:leader="dot" w:pos="9890"/>
            </w:tabs>
            <w:rPr>
              <w:rFonts w:asciiTheme="minorHAnsi" w:eastAsiaTheme="minorEastAsia" w:hAnsiTheme="minorHAnsi"/>
              <w:noProof/>
            </w:rPr>
          </w:pPr>
          <w:hyperlink w:anchor="_Toc510439794" w:history="1">
            <w:r w:rsidR="00E26971" w:rsidRPr="00891F1E">
              <w:rPr>
                <w:rStyle w:val="Hyperlink"/>
                <w:noProof/>
              </w:rPr>
              <w:t>2.2.6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_Toc510439794 \h </w:instrText>
            </w:r>
            <w:r w:rsidR="00E26971">
              <w:rPr>
                <w:noProof/>
                <w:webHidden/>
              </w:rPr>
            </w:r>
            <w:r w:rsidR="00E26971">
              <w:rPr>
                <w:noProof/>
                <w:webHidden/>
              </w:rPr>
              <w:fldChar w:fldCharType="separate"/>
            </w:r>
            <w:r w:rsidR="00E26971">
              <w:rPr>
                <w:noProof/>
                <w:webHidden/>
              </w:rPr>
              <w:t>8</w:t>
            </w:r>
            <w:r w:rsidR="00E26971">
              <w:rPr>
                <w:noProof/>
                <w:webHidden/>
              </w:rPr>
              <w:fldChar w:fldCharType="end"/>
            </w:r>
          </w:hyperlink>
        </w:p>
        <w:p w14:paraId="14A0320E" w14:textId="4E49567A" w:rsidR="00E26971" w:rsidRDefault="00783873">
          <w:pPr>
            <w:pStyle w:val="TOC3"/>
            <w:tabs>
              <w:tab w:val="left" w:pos="1320"/>
              <w:tab w:val="right" w:leader="dot" w:pos="9890"/>
            </w:tabs>
            <w:rPr>
              <w:rFonts w:asciiTheme="minorHAnsi" w:eastAsiaTheme="minorEastAsia" w:hAnsiTheme="minorHAnsi"/>
              <w:noProof/>
            </w:rPr>
          </w:pPr>
          <w:hyperlink w:anchor="_Toc510439795" w:history="1">
            <w:r w:rsidR="00E26971" w:rsidRPr="00891F1E">
              <w:rPr>
                <w:rStyle w:val="Hyperlink"/>
                <w:noProof/>
              </w:rPr>
              <w:t>2.2.7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_Toc510439795 \h </w:instrText>
            </w:r>
            <w:r w:rsidR="00E26971">
              <w:rPr>
                <w:noProof/>
                <w:webHidden/>
              </w:rPr>
            </w:r>
            <w:r w:rsidR="00E26971">
              <w:rPr>
                <w:noProof/>
                <w:webHidden/>
              </w:rPr>
              <w:fldChar w:fldCharType="separate"/>
            </w:r>
            <w:r w:rsidR="00E26971">
              <w:rPr>
                <w:noProof/>
                <w:webHidden/>
              </w:rPr>
              <w:t>8</w:t>
            </w:r>
            <w:r w:rsidR="00E26971">
              <w:rPr>
                <w:noProof/>
                <w:webHidden/>
              </w:rPr>
              <w:fldChar w:fldCharType="end"/>
            </w:r>
          </w:hyperlink>
        </w:p>
        <w:p w14:paraId="60AD1043" w14:textId="4E3674E7" w:rsidR="00E26971" w:rsidRDefault="00783873">
          <w:pPr>
            <w:pStyle w:val="TOC2"/>
            <w:tabs>
              <w:tab w:val="left" w:pos="880"/>
              <w:tab w:val="right" w:leader="dot" w:pos="9890"/>
            </w:tabs>
            <w:rPr>
              <w:rFonts w:asciiTheme="minorHAnsi" w:eastAsiaTheme="minorEastAsia" w:hAnsiTheme="minorHAnsi"/>
              <w:noProof/>
            </w:rPr>
          </w:pPr>
          <w:hyperlink w:anchor="_Toc510439796" w:history="1">
            <w:r w:rsidR="00E26971" w:rsidRPr="00891F1E">
              <w:rPr>
                <w:rStyle w:val="Hyperlink"/>
                <w:noProof/>
              </w:rPr>
              <w:t>2.3</w:t>
            </w:r>
            <w:r w:rsidR="00E26971">
              <w:rPr>
                <w:rFonts w:asciiTheme="minorHAnsi" w:eastAsiaTheme="minorEastAsia" w:hAnsiTheme="minorHAnsi"/>
                <w:noProof/>
              </w:rPr>
              <w:tab/>
            </w:r>
            <w:r w:rsidR="00E26971" w:rsidRPr="00891F1E">
              <w:rPr>
                <w:rStyle w:val="Hyperlink"/>
                <w:noProof/>
              </w:rPr>
              <w:t>Mapping the raw single or pair read FASTQ files</w:t>
            </w:r>
            <w:r w:rsidR="00E26971">
              <w:rPr>
                <w:noProof/>
                <w:webHidden/>
              </w:rPr>
              <w:tab/>
            </w:r>
            <w:r w:rsidR="00E26971">
              <w:rPr>
                <w:noProof/>
                <w:webHidden/>
              </w:rPr>
              <w:fldChar w:fldCharType="begin"/>
            </w:r>
            <w:r w:rsidR="00E26971">
              <w:rPr>
                <w:noProof/>
                <w:webHidden/>
              </w:rPr>
              <w:instrText xml:space="preserve"> PAGEREF _Toc510439796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6A55B7A0" w14:textId="63750474" w:rsidR="00E26971" w:rsidRDefault="00783873">
          <w:pPr>
            <w:pStyle w:val="TOC3"/>
            <w:tabs>
              <w:tab w:val="left" w:pos="1320"/>
              <w:tab w:val="right" w:leader="dot" w:pos="9890"/>
            </w:tabs>
            <w:rPr>
              <w:rFonts w:asciiTheme="minorHAnsi" w:eastAsiaTheme="minorEastAsia" w:hAnsiTheme="minorHAnsi"/>
              <w:noProof/>
            </w:rPr>
          </w:pPr>
          <w:hyperlink w:anchor="_Toc510439797" w:history="1">
            <w:r w:rsidR="00E26971" w:rsidRPr="00891F1E">
              <w:rPr>
                <w:rStyle w:val="Hyperlink"/>
                <w:noProof/>
              </w:rPr>
              <w:t>2.3.1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_Toc510439797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7572546E" w14:textId="01F9A3D9" w:rsidR="00E26971" w:rsidRDefault="00783873">
          <w:pPr>
            <w:pStyle w:val="TOC3"/>
            <w:tabs>
              <w:tab w:val="left" w:pos="1320"/>
              <w:tab w:val="right" w:leader="dot" w:pos="9890"/>
            </w:tabs>
            <w:rPr>
              <w:rFonts w:asciiTheme="minorHAnsi" w:eastAsiaTheme="minorEastAsia" w:hAnsiTheme="minorHAnsi"/>
              <w:noProof/>
            </w:rPr>
          </w:pPr>
          <w:hyperlink w:anchor="_Toc510439798" w:history="1">
            <w:r w:rsidR="00E26971" w:rsidRPr="00891F1E">
              <w:rPr>
                <w:rStyle w:val="Hyperlink"/>
                <w:noProof/>
              </w:rPr>
              <w:t>2.3.2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_Toc510439798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3E1E01F6" w14:textId="3256F85C" w:rsidR="00E26971" w:rsidRDefault="00783873">
          <w:pPr>
            <w:pStyle w:val="TOC3"/>
            <w:tabs>
              <w:tab w:val="left" w:pos="1320"/>
              <w:tab w:val="right" w:leader="dot" w:pos="9890"/>
            </w:tabs>
            <w:rPr>
              <w:rFonts w:asciiTheme="minorHAnsi" w:eastAsiaTheme="minorEastAsia" w:hAnsiTheme="minorHAnsi"/>
              <w:noProof/>
            </w:rPr>
          </w:pPr>
          <w:hyperlink w:anchor="_Toc510439799" w:history="1">
            <w:r w:rsidR="00E26971" w:rsidRPr="00891F1E">
              <w:rPr>
                <w:rStyle w:val="Hyperlink"/>
                <w:noProof/>
              </w:rPr>
              <w:t>2.3.3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_Toc510439799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203E19E7" w14:textId="6B25BE76" w:rsidR="00E26971" w:rsidRDefault="00783873">
          <w:pPr>
            <w:pStyle w:val="TOC3"/>
            <w:tabs>
              <w:tab w:val="left" w:pos="1320"/>
              <w:tab w:val="right" w:leader="dot" w:pos="9890"/>
            </w:tabs>
            <w:rPr>
              <w:rFonts w:asciiTheme="minorHAnsi" w:eastAsiaTheme="minorEastAsia" w:hAnsiTheme="minorHAnsi"/>
              <w:noProof/>
            </w:rPr>
          </w:pPr>
          <w:hyperlink w:anchor="_Toc510439800" w:history="1">
            <w:r w:rsidR="00E26971" w:rsidRPr="00891F1E">
              <w:rPr>
                <w:rStyle w:val="Hyperlink"/>
                <w:noProof/>
              </w:rPr>
              <w:t>2.3.4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_Toc510439800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09747D1A" w14:textId="66826941" w:rsidR="00E26971" w:rsidRDefault="00783873">
          <w:pPr>
            <w:pStyle w:val="TOC3"/>
            <w:tabs>
              <w:tab w:val="left" w:pos="1320"/>
              <w:tab w:val="right" w:leader="dot" w:pos="9890"/>
            </w:tabs>
            <w:rPr>
              <w:rFonts w:asciiTheme="minorHAnsi" w:eastAsiaTheme="minorEastAsia" w:hAnsiTheme="minorHAnsi"/>
              <w:noProof/>
            </w:rPr>
          </w:pPr>
          <w:hyperlink w:anchor="_Toc510439801" w:history="1">
            <w:r w:rsidR="00E26971" w:rsidRPr="00891F1E">
              <w:rPr>
                <w:rStyle w:val="Hyperlink"/>
                <w:noProof/>
              </w:rPr>
              <w:t>2.3.5</w:t>
            </w:r>
            <w:r w:rsidR="00E26971">
              <w:rPr>
                <w:rFonts w:asciiTheme="minorHAnsi" w:eastAsiaTheme="minorEastAsia" w:hAnsiTheme="minorHAnsi"/>
                <w:noProof/>
              </w:rPr>
              <w:tab/>
            </w:r>
            <w:r w:rsidR="00E26971" w:rsidRPr="00891F1E">
              <w:rPr>
                <w:rStyle w:val="Hyperlink"/>
                <w:noProof/>
              </w:rPr>
              <w:t>Output of script</w:t>
            </w:r>
            <w:r w:rsidR="00E26971">
              <w:rPr>
                <w:noProof/>
                <w:webHidden/>
              </w:rPr>
              <w:tab/>
            </w:r>
            <w:r w:rsidR="00E26971">
              <w:rPr>
                <w:noProof/>
                <w:webHidden/>
              </w:rPr>
              <w:fldChar w:fldCharType="begin"/>
            </w:r>
            <w:r w:rsidR="00E26971">
              <w:rPr>
                <w:noProof/>
                <w:webHidden/>
              </w:rPr>
              <w:instrText xml:space="preserve"> PAGEREF _Toc510439801 \h </w:instrText>
            </w:r>
            <w:r w:rsidR="00E26971">
              <w:rPr>
                <w:noProof/>
                <w:webHidden/>
              </w:rPr>
            </w:r>
            <w:r w:rsidR="00E26971">
              <w:rPr>
                <w:noProof/>
                <w:webHidden/>
              </w:rPr>
              <w:fldChar w:fldCharType="separate"/>
            </w:r>
            <w:r w:rsidR="00E26971">
              <w:rPr>
                <w:noProof/>
                <w:webHidden/>
              </w:rPr>
              <w:t>10</w:t>
            </w:r>
            <w:r w:rsidR="00E26971">
              <w:rPr>
                <w:noProof/>
                <w:webHidden/>
              </w:rPr>
              <w:fldChar w:fldCharType="end"/>
            </w:r>
          </w:hyperlink>
        </w:p>
        <w:p w14:paraId="54EFFB2D" w14:textId="07029D10" w:rsidR="00E26971" w:rsidRDefault="00783873">
          <w:pPr>
            <w:pStyle w:val="TOC3"/>
            <w:tabs>
              <w:tab w:val="left" w:pos="1320"/>
              <w:tab w:val="right" w:leader="dot" w:pos="9890"/>
            </w:tabs>
            <w:rPr>
              <w:rFonts w:asciiTheme="minorHAnsi" w:eastAsiaTheme="minorEastAsia" w:hAnsiTheme="minorHAnsi"/>
              <w:noProof/>
            </w:rPr>
          </w:pPr>
          <w:hyperlink w:anchor="_Toc510439802" w:history="1">
            <w:r w:rsidR="00E26971" w:rsidRPr="00891F1E">
              <w:rPr>
                <w:rStyle w:val="Hyperlink"/>
                <w:noProof/>
              </w:rPr>
              <w:t>2.3.6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_Toc510439802 \h </w:instrText>
            </w:r>
            <w:r w:rsidR="00E26971">
              <w:rPr>
                <w:noProof/>
                <w:webHidden/>
              </w:rPr>
            </w:r>
            <w:r w:rsidR="00E26971">
              <w:rPr>
                <w:noProof/>
                <w:webHidden/>
              </w:rPr>
              <w:fldChar w:fldCharType="separate"/>
            </w:r>
            <w:r w:rsidR="00E26971">
              <w:rPr>
                <w:noProof/>
                <w:webHidden/>
              </w:rPr>
              <w:t>11</w:t>
            </w:r>
            <w:r w:rsidR="00E26971">
              <w:rPr>
                <w:noProof/>
                <w:webHidden/>
              </w:rPr>
              <w:fldChar w:fldCharType="end"/>
            </w:r>
          </w:hyperlink>
        </w:p>
        <w:p w14:paraId="1583D80C" w14:textId="086B0BE1" w:rsidR="00E26971" w:rsidRDefault="00783873">
          <w:pPr>
            <w:pStyle w:val="TOC3"/>
            <w:tabs>
              <w:tab w:val="left" w:pos="1320"/>
              <w:tab w:val="right" w:leader="dot" w:pos="9890"/>
            </w:tabs>
            <w:rPr>
              <w:rFonts w:asciiTheme="minorHAnsi" w:eastAsiaTheme="minorEastAsia" w:hAnsiTheme="minorHAnsi"/>
              <w:noProof/>
            </w:rPr>
          </w:pPr>
          <w:hyperlink w:anchor="_Toc510439803" w:history="1">
            <w:r w:rsidR="00E26971" w:rsidRPr="00891F1E">
              <w:rPr>
                <w:rStyle w:val="Hyperlink"/>
                <w:noProof/>
              </w:rPr>
              <w:t>2.3.7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_Toc510439803 \h </w:instrText>
            </w:r>
            <w:r w:rsidR="00E26971">
              <w:rPr>
                <w:noProof/>
                <w:webHidden/>
              </w:rPr>
            </w:r>
            <w:r w:rsidR="00E26971">
              <w:rPr>
                <w:noProof/>
                <w:webHidden/>
              </w:rPr>
              <w:fldChar w:fldCharType="separate"/>
            </w:r>
            <w:r w:rsidR="00E26971">
              <w:rPr>
                <w:noProof/>
                <w:webHidden/>
              </w:rPr>
              <w:t>11</w:t>
            </w:r>
            <w:r w:rsidR="00E26971">
              <w:rPr>
                <w:noProof/>
                <w:webHidden/>
              </w:rPr>
              <w:fldChar w:fldCharType="end"/>
            </w:r>
          </w:hyperlink>
        </w:p>
        <w:p w14:paraId="7E041102" w14:textId="422F52E0" w:rsidR="00E26971" w:rsidRDefault="00783873">
          <w:pPr>
            <w:pStyle w:val="TOC2"/>
            <w:tabs>
              <w:tab w:val="left" w:pos="880"/>
              <w:tab w:val="right" w:leader="dot" w:pos="9890"/>
            </w:tabs>
            <w:rPr>
              <w:rFonts w:asciiTheme="minorHAnsi" w:eastAsiaTheme="minorEastAsia" w:hAnsiTheme="minorHAnsi"/>
              <w:noProof/>
            </w:rPr>
          </w:pPr>
          <w:hyperlink w:anchor="_Toc510439804" w:history="1">
            <w:r w:rsidR="00E26971" w:rsidRPr="00891F1E">
              <w:rPr>
                <w:rStyle w:val="Hyperlink"/>
                <w:noProof/>
              </w:rPr>
              <w:t>2.4</w:t>
            </w:r>
            <w:r w:rsidR="00E26971">
              <w:rPr>
                <w:rFonts w:asciiTheme="minorHAnsi" w:eastAsiaTheme="minorEastAsia" w:hAnsiTheme="minorHAnsi"/>
                <w:noProof/>
              </w:rPr>
              <w:tab/>
            </w:r>
            <w:r w:rsidR="00E26971" w:rsidRPr="00891F1E">
              <w:rPr>
                <w:rStyle w:val="Hyperlink"/>
                <w:noProof/>
              </w:rPr>
              <w:t>Filter a BAM alignment file</w:t>
            </w:r>
            <w:r w:rsidR="00E26971">
              <w:rPr>
                <w:noProof/>
                <w:webHidden/>
              </w:rPr>
              <w:tab/>
            </w:r>
            <w:r w:rsidR="00E26971">
              <w:rPr>
                <w:noProof/>
                <w:webHidden/>
              </w:rPr>
              <w:fldChar w:fldCharType="begin"/>
            </w:r>
            <w:r w:rsidR="00E26971">
              <w:rPr>
                <w:noProof/>
                <w:webHidden/>
              </w:rPr>
              <w:instrText xml:space="preserve"> PAGEREF _Toc510439804 \h </w:instrText>
            </w:r>
            <w:r w:rsidR="00E26971">
              <w:rPr>
                <w:noProof/>
                <w:webHidden/>
              </w:rPr>
            </w:r>
            <w:r w:rsidR="00E26971">
              <w:rPr>
                <w:noProof/>
                <w:webHidden/>
              </w:rPr>
              <w:fldChar w:fldCharType="separate"/>
            </w:r>
            <w:r w:rsidR="00E26971">
              <w:rPr>
                <w:noProof/>
                <w:webHidden/>
              </w:rPr>
              <w:t>13</w:t>
            </w:r>
            <w:r w:rsidR="00E26971">
              <w:rPr>
                <w:noProof/>
                <w:webHidden/>
              </w:rPr>
              <w:fldChar w:fldCharType="end"/>
            </w:r>
          </w:hyperlink>
        </w:p>
        <w:p w14:paraId="7D0D72F5" w14:textId="7BD8C201" w:rsidR="00E26971" w:rsidRDefault="00783873">
          <w:pPr>
            <w:pStyle w:val="TOC3"/>
            <w:tabs>
              <w:tab w:val="left" w:pos="1320"/>
              <w:tab w:val="right" w:leader="dot" w:pos="9890"/>
            </w:tabs>
            <w:rPr>
              <w:rFonts w:asciiTheme="minorHAnsi" w:eastAsiaTheme="minorEastAsia" w:hAnsiTheme="minorHAnsi"/>
              <w:noProof/>
            </w:rPr>
          </w:pPr>
          <w:hyperlink w:anchor="_Toc510439805" w:history="1">
            <w:r w:rsidR="00E26971" w:rsidRPr="00891F1E">
              <w:rPr>
                <w:rStyle w:val="Hyperlink"/>
                <w:noProof/>
              </w:rPr>
              <w:t>2.4.1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_Toc510439805 \h </w:instrText>
            </w:r>
            <w:r w:rsidR="00E26971">
              <w:rPr>
                <w:noProof/>
                <w:webHidden/>
              </w:rPr>
            </w:r>
            <w:r w:rsidR="00E26971">
              <w:rPr>
                <w:noProof/>
                <w:webHidden/>
              </w:rPr>
              <w:fldChar w:fldCharType="separate"/>
            </w:r>
            <w:r w:rsidR="00E26971">
              <w:rPr>
                <w:noProof/>
                <w:webHidden/>
              </w:rPr>
              <w:t>13</w:t>
            </w:r>
            <w:r w:rsidR="00E26971">
              <w:rPr>
                <w:noProof/>
                <w:webHidden/>
              </w:rPr>
              <w:fldChar w:fldCharType="end"/>
            </w:r>
          </w:hyperlink>
        </w:p>
        <w:p w14:paraId="08001D50" w14:textId="73E49621" w:rsidR="00E26971" w:rsidRDefault="00783873">
          <w:pPr>
            <w:pStyle w:val="TOC3"/>
            <w:tabs>
              <w:tab w:val="left" w:pos="1320"/>
              <w:tab w:val="right" w:leader="dot" w:pos="9890"/>
            </w:tabs>
            <w:rPr>
              <w:rFonts w:asciiTheme="minorHAnsi" w:eastAsiaTheme="minorEastAsia" w:hAnsiTheme="minorHAnsi"/>
              <w:noProof/>
            </w:rPr>
          </w:pPr>
          <w:hyperlink w:anchor="_Toc510439806" w:history="1">
            <w:r w:rsidR="00E26971" w:rsidRPr="00891F1E">
              <w:rPr>
                <w:rStyle w:val="Hyperlink"/>
                <w:noProof/>
              </w:rPr>
              <w:t>2.4.2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_Toc510439806 \h </w:instrText>
            </w:r>
            <w:r w:rsidR="00E26971">
              <w:rPr>
                <w:noProof/>
                <w:webHidden/>
              </w:rPr>
            </w:r>
            <w:r w:rsidR="00E26971">
              <w:rPr>
                <w:noProof/>
                <w:webHidden/>
              </w:rPr>
              <w:fldChar w:fldCharType="separate"/>
            </w:r>
            <w:r w:rsidR="00E26971">
              <w:rPr>
                <w:noProof/>
                <w:webHidden/>
              </w:rPr>
              <w:t>13</w:t>
            </w:r>
            <w:r w:rsidR="00E26971">
              <w:rPr>
                <w:noProof/>
                <w:webHidden/>
              </w:rPr>
              <w:fldChar w:fldCharType="end"/>
            </w:r>
          </w:hyperlink>
        </w:p>
        <w:p w14:paraId="077146BB" w14:textId="48D9A92D" w:rsidR="00E26971" w:rsidRDefault="00783873">
          <w:pPr>
            <w:pStyle w:val="TOC3"/>
            <w:tabs>
              <w:tab w:val="left" w:pos="1320"/>
              <w:tab w:val="right" w:leader="dot" w:pos="9890"/>
            </w:tabs>
            <w:rPr>
              <w:rFonts w:asciiTheme="minorHAnsi" w:eastAsiaTheme="minorEastAsia" w:hAnsiTheme="minorHAnsi"/>
              <w:noProof/>
            </w:rPr>
          </w:pPr>
          <w:hyperlink w:anchor="_Toc510439807" w:history="1">
            <w:r w:rsidR="00E26971" w:rsidRPr="00891F1E">
              <w:rPr>
                <w:rStyle w:val="Hyperlink"/>
                <w:noProof/>
              </w:rPr>
              <w:t>2.4.3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_Toc510439807 \h </w:instrText>
            </w:r>
            <w:r w:rsidR="00E26971">
              <w:rPr>
                <w:noProof/>
                <w:webHidden/>
              </w:rPr>
            </w:r>
            <w:r w:rsidR="00E26971">
              <w:rPr>
                <w:noProof/>
                <w:webHidden/>
              </w:rPr>
              <w:fldChar w:fldCharType="separate"/>
            </w:r>
            <w:r w:rsidR="00E26971">
              <w:rPr>
                <w:noProof/>
                <w:webHidden/>
              </w:rPr>
              <w:t>14</w:t>
            </w:r>
            <w:r w:rsidR="00E26971">
              <w:rPr>
                <w:noProof/>
                <w:webHidden/>
              </w:rPr>
              <w:fldChar w:fldCharType="end"/>
            </w:r>
          </w:hyperlink>
        </w:p>
        <w:p w14:paraId="1FB31E0C" w14:textId="748E0999" w:rsidR="00E26971" w:rsidRDefault="00783873">
          <w:pPr>
            <w:pStyle w:val="TOC3"/>
            <w:tabs>
              <w:tab w:val="left" w:pos="1320"/>
              <w:tab w:val="right" w:leader="dot" w:pos="9890"/>
            </w:tabs>
            <w:rPr>
              <w:rFonts w:asciiTheme="minorHAnsi" w:eastAsiaTheme="minorEastAsia" w:hAnsiTheme="minorHAnsi"/>
              <w:noProof/>
            </w:rPr>
          </w:pPr>
          <w:hyperlink w:anchor="_Toc510439808" w:history="1">
            <w:r w:rsidR="00E26971" w:rsidRPr="00891F1E">
              <w:rPr>
                <w:rStyle w:val="Hyperlink"/>
                <w:noProof/>
              </w:rPr>
              <w:t>2.4.4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_Toc510439808 \h </w:instrText>
            </w:r>
            <w:r w:rsidR="00E26971">
              <w:rPr>
                <w:noProof/>
                <w:webHidden/>
              </w:rPr>
            </w:r>
            <w:r w:rsidR="00E26971">
              <w:rPr>
                <w:noProof/>
                <w:webHidden/>
              </w:rPr>
              <w:fldChar w:fldCharType="separate"/>
            </w:r>
            <w:r w:rsidR="00E26971">
              <w:rPr>
                <w:noProof/>
                <w:webHidden/>
              </w:rPr>
              <w:t>14</w:t>
            </w:r>
            <w:r w:rsidR="00E26971">
              <w:rPr>
                <w:noProof/>
                <w:webHidden/>
              </w:rPr>
              <w:fldChar w:fldCharType="end"/>
            </w:r>
          </w:hyperlink>
        </w:p>
        <w:p w14:paraId="359468FC" w14:textId="377D5468" w:rsidR="00E26971" w:rsidRDefault="00783873">
          <w:pPr>
            <w:pStyle w:val="TOC3"/>
            <w:tabs>
              <w:tab w:val="left" w:pos="1320"/>
              <w:tab w:val="right" w:leader="dot" w:pos="9890"/>
            </w:tabs>
            <w:rPr>
              <w:rFonts w:asciiTheme="minorHAnsi" w:eastAsiaTheme="minorEastAsia" w:hAnsiTheme="minorHAnsi"/>
              <w:noProof/>
            </w:rPr>
          </w:pPr>
          <w:hyperlink w:anchor="_Toc510439809" w:history="1">
            <w:r w:rsidR="00E26971" w:rsidRPr="00891F1E">
              <w:rPr>
                <w:rStyle w:val="Hyperlink"/>
                <w:noProof/>
              </w:rPr>
              <w:t>2.4.5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_Toc510439809 \h </w:instrText>
            </w:r>
            <w:r w:rsidR="00E26971">
              <w:rPr>
                <w:noProof/>
                <w:webHidden/>
              </w:rPr>
            </w:r>
            <w:r w:rsidR="00E26971">
              <w:rPr>
                <w:noProof/>
                <w:webHidden/>
              </w:rPr>
              <w:fldChar w:fldCharType="separate"/>
            </w:r>
            <w:r w:rsidR="00E26971">
              <w:rPr>
                <w:noProof/>
                <w:webHidden/>
              </w:rPr>
              <w:t>14</w:t>
            </w:r>
            <w:r w:rsidR="00E26971">
              <w:rPr>
                <w:noProof/>
                <w:webHidden/>
              </w:rPr>
              <w:fldChar w:fldCharType="end"/>
            </w:r>
          </w:hyperlink>
        </w:p>
        <w:p w14:paraId="198C4EFC" w14:textId="6A9BC21B" w:rsidR="00E26971" w:rsidRDefault="00783873">
          <w:pPr>
            <w:pStyle w:val="TOC3"/>
            <w:tabs>
              <w:tab w:val="left" w:pos="1320"/>
              <w:tab w:val="right" w:leader="dot" w:pos="9890"/>
            </w:tabs>
            <w:rPr>
              <w:rFonts w:asciiTheme="minorHAnsi" w:eastAsiaTheme="minorEastAsia" w:hAnsiTheme="minorHAnsi"/>
              <w:noProof/>
            </w:rPr>
          </w:pPr>
          <w:hyperlink w:anchor="_Toc510439810" w:history="1">
            <w:r w:rsidR="00E26971" w:rsidRPr="00891F1E">
              <w:rPr>
                <w:rStyle w:val="Hyperlink"/>
                <w:noProof/>
              </w:rPr>
              <w:t>2.4.6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_Toc510439810 \h </w:instrText>
            </w:r>
            <w:r w:rsidR="00E26971">
              <w:rPr>
                <w:noProof/>
                <w:webHidden/>
              </w:rPr>
            </w:r>
            <w:r w:rsidR="00E26971">
              <w:rPr>
                <w:noProof/>
                <w:webHidden/>
              </w:rPr>
              <w:fldChar w:fldCharType="separate"/>
            </w:r>
            <w:r w:rsidR="00E26971">
              <w:rPr>
                <w:noProof/>
                <w:webHidden/>
              </w:rPr>
              <w:t>15</w:t>
            </w:r>
            <w:r w:rsidR="00E26971">
              <w:rPr>
                <w:noProof/>
                <w:webHidden/>
              </w:rPr>
              <w:fldChar w:fldCharType="end"/>
            </w:r>
          </w:hyperlink>
        </w:p>
        <w:p w14:paraId="36BEDF4E" w14:textId="50DB3C54" w:rsidR="00E26971" w:rsidRDefault="00783873">
          <w:pPr>
            <w:pStyle w:val="TOC3"/>
            <w:tabs>
              <w:tab w:val="left" w:pos="1320"/>
              <w:tab w:val="right" w:leader="dot" w:pos="9890"/>
            </w:tabs>
            <w:rPr>
              <w:rFonts w:asciiTheme="minorHAnsi" w:eastAsiaTheme="minorEastAsia" w:hAnsiTheme="minorHAnsi"/>
              <w:noProof/>
            </w:rPr>
          </w:pPr>
          <w:hyperlink w:anchor="_Toc510439811" w:history="1">
            <w:r w:rsidR="00E26971" w:rsidRPr="00891F1E">
              <w:rPr>
                <w:rStyle w:val="Hyperlink"/>
                <w:noProof/>
              </w:rPr>
              <w:t>2.4.7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_Toc510439811 \h </w:instrText>
            </w:r>
            <w:r w:rsidR="00E26971">
              <w:rPr>
                <w:noProof/>
                <w:webHidden/>
              </w:rPr>
            </w:r>
            <w:r w:rsidR="00E26971">
              <w:rPr>
                <w:noProof/>
                <w:webHidden/>
              </w:rPr>
              <w:fldChar w:fldCharType="separate"/>
            </w:r>
            <w:r w:rsidR="00E26971">
              <w:rPr>
                <w:noProof/>
                <w:webHidden/>
              </w:rPr>
              <w:t>15</w:t>
            </w:r>
            <w:r w:rsidR="00E26971">
              <w:rPr>
                <w:noProof/>
                <w:webHidden/>
              </w:rPr>
              <w:fldChar w:fldCharType="end"/>
            </w:r>
          </w:hyperlink>
        </w:p>
        <w:p w14:paraId="5389914C" w14:textId="07AC67D4" w:rsidR="00E26971" w:rsidRDefault="00783873">
          <w:pPr>
            <w:pStyle w:val="TOC2"/>
            <w:tabs>
              <w:tab w:val="left" w:pos="880"/>
              <w:tab w:val="right" w:leader="dot" w:pos="9890"/>
            </w:tabs>
            <w:rPr>
              <w:rFonts w:asciiTheme="minorHAnsi" w:eastAsiaTheme="minorEastAsia" w:hAnsiTheme="minorHAnsi"/>
              <w:noProof/>
            </w:rPr>
          </w:pPr>
          <w:hyperlink w:anchor="_Toc510439812" w:history="1">
            <w:r w:rsidR="00E26971" w:rsidRPr="00891F1E">
              <w:rPr>
                <w:rStyle w:val="Hyperlink"/>
                <w:noProof/>
              </w:rPr>
              <w:t>2.5</w:t>
            </w:r>
            <w:r w:rsidR="00E26971">
              <w:rPr>
                <w:rFonts w:asciiTheme="minorHAnsi" w:eastAsiaTheme="minorEastAsia" w:hAnsiTheme="minorHAnsi"/>
                <w:noProof/>
              </w:rPr>
              <w:tab/>
            </w:r>
            <w:r w:rsidR="00E26971" w:rsidRPr="00891F1E">
              <w:rPr>
                <w:rStyle w:val="Hyperlink"/>
                <w:noProof/>
              </w:rPr>
              <w:t>Convert a BAM file to a HiC input file format</w:t>
            </w:r>
            <w:r w:rsidR="00E26971">
              <w:rPr>
                <w:noProof/>
                <w:webHidden/>
              </w:rPr>
              <w:tab/>
            </w:r>
            <w:r w:rsidR="00E26971">
              <w:rPr>
                <w:noProof/>
                <w:webHidden/>
              </w:rPr>
              <w:fldChar w:fldCharType="begin"/>
            </w:r>
            <w:r w:rsidR="00E26971">
              <w:rPr>
                <w:noProof/>
                <w:webHidden/>
              </w:rPr>
              <w:instrText xml:space="preserve"> PAGEREF _Toc510439812 \h </w:instrText>
            </w:r>
            <w:r w:rsidR="00E26971">
              <w:rPr>
                <w:noProof/>
                <w:webHidden/>
              </w:rPr>
            </w:r>
            <w:r w:rsidR="00E26971">
              <w:rPr>
                <w:noProof/>
                <w:webHidden/>
              </w:rPr>
              <w:fldChar w:fldCharType="separate"/>
            </w:r>
            <w:r w:rsidR="00E26971">
              <w:rPr>
                <w:noProof/>
                <w:webHidden/>
              </w:rPr>
              <w:t>17</w:t>
            </w:r>
            <w:r w:rsidR="00E26971">
              <w:rPr>
                <w:noProof/>
                <w:webHidden/>
              </w:rPr>
              <w:fldChar w:fldCharType="end"/>
            </w:r>
          </w:hyperlink>
        </w:p>
        <w:p w14:paraId="5F97E1E8" w14:textId="1F7DEF13" w:rsidR="00E26971" w:rsidRDefault="00783873">
          <w:pPr>
            <w:pStyle w:val="TOC3"/>
            <w:tabs>
              <w:tab w:val="left" w:pos="1320"/>
              <w:tab w:val="right" w:leader="dot" w:pos="9890"/>
            </w:tabs>
            <w:rPr>
              <w:rFonts w:asciiTheme="minorHAnsi" w:eastAsiaTheme="minorEastAsia" w:hAnsiTheme="minorHAnsi"/>
              <w:noProof/>
            </w:rPr>
          </w:pPr>
          <w:hyperlink w:anchor="_Toc510439813" w:history="1">
            <w:r w:rsidR="00E26971" w:rsidRPr="00891F1E">
              <w:rPr>
                <w:rStyle w:val="Hyperlink"/>
                <w:noProof/>
              </w:rPr>
              <w:t>2.5.1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_Toc510439813 \h </w:instrText>
            </w:r>
            <w:r w:rsidR="00E26971">
              <w:rPr>
                <w:noProof/>
                <w:webHidden/>
              </w:rPr>
            </w:r>
            <w:r w:rsidR="00E26971">
              <w:rPr>
                <w:noProof/>
                <w:webHidden/>
              </w:rPr>
              <w:fldChar w:fldCharType="separate"/>
            </w:r>
            <w:r w:rsidR="00E26971">
              <w:rPr>
                <w:noProof/>
                <w:webHidden/>
              </w:rPr>
              <w:t>17</w:t>
            </w:r>
            <w:r w:rsidR="00E26971">
              <w:rPr>
                <w:noProof/>
                <w:webHidden/>
              </w:rPr>
              <w:fldChar w:fldCharType="end"/>
            </w:r>
          </w:hyperlink>
        </w:p>
        <w:p w14:paraId="60C25E31" w14:textId="6ABDA20F" w:rsidR="00E26971" w:rsidRDefault="00783873">
          <w:pPr>
            <w:pStyle w:val="TOC3"/>
            <w:tabs>
              <w:tab w:val="left" w:pos="1320"/>
              <w:tab w:val="right" w:leader="dot" w:pos="9890"/>
            </w:tabs>
            <w:rPr>
              <w:rFonts w:asciiTheme="minorHAnsi" w:eastAsiaTheme="minorEastAsia" w:hAnsiTheme="minorHAnsi"/>
              <w:noProof/>
            </w:rPr>
          </w:pPr>
          <w:hyperlink w:anchor="_Toc510439814" w:history="1">
            <w:r w:rsidR="00E26971" w:rsidRPr="00891F1E">
              <w:rPr>
                <w:rStyle w:val="Hyperlink"/>
                <w:noProof/>
              </w:rPr>
              <w:t>2.5.2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_Toc510439814 \h </w:instrText>
            </w:r>
            <w:r w:rsidR="00E26971">
              <w:rPr>
                <w:noProof/>
                <w:webHidden/>
              </w:rPr>
            </w:r>
            <w:r w:rsidR="00E26971">
              <w:rPr>
                <w:noProof/>
                <w:webHidden/>
              </w:rPr>
              <w:fldChar w:fldCharType="separate"/>
            </w:r>
            <w:r w:rsidR="00E26971">
              <w:rPr>
                <w:noProof/>
                <w:webHidden/>
              </w:rPr>
              <w:t>17</w:t>
            </w:r>
            <w:r w:rsidR="00E26971">
              <w:rPr>
                <w:noProof/>
                <w:webHidden/>
              </w:rPr>
              <w:fldChar w:fldCharType="end"/>
            </w:r>
          </w:hyperlink>
        </w:p>
        <w:p w14:paraId="1BA460A2" w14:textId="49F2F2A9" w:rsidR="00E26971" w:rsidRDefault="00783873">
          <w:pPr>
            <w:pStyle w:val="TOC3"/>
            <w:tabs>
              <w:tab w:val="left" w:pos="1320"/>
              <w:tab w:val="right" w:leader="dot" w:pos="9890"/>
            </w:tabs>
            <w:rPr>
              <w:rFonts w:asciiTheme="minorHAnsi" w:eastAsiaTheme="minorEastAsia" w:hAnsiTheme="minorHAnsi"/>
              <w:noProof/>
            </w:rPr>
          </w:pPr>
          <w:hyperlink w:anchor="_Toc510439815" w:history="1">
            <w:r w:rsidR="00E26971" w:rsidRPr="00891F1E">
              <w:rPr>
                <w:rStyle w:val="Hyperlink"/>
                <w:noProof/>
              </w:rPr>
              <w:t>2.5.3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_Toc510439815 \h </w:instrText>
            </w:r>
            <w:r w:rsidR="00E26971">
              <w:rPr>
                <w:noProof/>
                <w:webHidden/>
              </w:rPr>
            </w:r>
            <w:r w:rsidR="00E26971">
              <w:rPr>
                <w:noProof/>
                <w:webHidden/>
              </w:rPr>
              <w:fldChar w:fldCharType="separate"/>
            </w:r>
            <w:r w:rsidR="00E26971">
              <w:rPr>
                <w:noProof/>
                <w:webHidden/>
              </w:rPr>
              <w:t>17</w:t>
            </w:r>
            <w:r w:rsidR="00E26971">
              <w:rPr>
                <w:noProof/>
                <w:webHidden/>
              </w:rPr>
              <w:fldChar w:fldCharType="end"/>
            </w:r>
          </w:hyperlink>
        </w:p>
        <w:p w14:paraId="0C1BF0BC" w14:textId="08ABC926" w:rsidR="00E26971" w:rsidRDefault="00783873">
          <w:pPr>
            <w:pStyle w:val="TOC3"/>
            <w:tabs>
              <w:tab w:val="left" w:pos="1320"/>
              <w:tab w:val="right" w:leader="dot" w:pos="9890"/>
            </w:tabs>
            <w:rPr>
              <w:rFonts w:asciiTheme="minorHAnsi" w:eastAsiaTheme="minorEastAsia" w:hAnsiTheme="minorHAnsi"/>
              <w:noProof/>
            </w:rPr>
          </w:pPr>
          <w:hyperlink w:anchor="_Toc510439816" w:history="1">
            <w:r w:rsidR="00E26971" w:rsidRPr="00891F1E">
              <w:rPr>
                <w:rStyle w:val="Hyperlink"/>
                <w:noProof/>
              </w:rPr>
              <w:t>2.5.4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_Toc510439816 \h </w:instrText>
            </w:r>
            <w:r w:rsidR="00E26971">
              <w:rPr>
                <w:noProof/>
                <w:webHidden/>
              </w:rPr>
            </w:r>
            <w:r w:rsidR="00E26971">
              <w:rPr>
                <w:noProof/>
                <w:webHidden/>
              </w:rPr>
              <w:fldChar w:fldCharType="separate"/>
            </w:r>
            <w:r w:rsidR="00E26971">
              <w:rPr>
                <w:noProof/>
                <w:webHidden/>
              </w:rPr>
              <w:t>18</w:t>
            </w:r>
            <w:r w:rsidR="00E26971">
              <w:rPr>
                <w:noProof/>
                <w:webHidden/>
              </w:rPr>
              <w:fldChar w:fldCharType="end"/>
            </w:r>
          </w:hyperlink>
        </w:p>
        <w:p w14:paraId="26EF1385" w14:textId="57FA9E0C" w:rsidR="00E26971" w:rsidRDefault="00783873">
          <w:pPr>
            <w:pStyle w:val="TOC3"/>
            <w:tabs>
              <w:tab w:val="left" w:pos="1320"/>
              <w:tab w:val="right" w:leader="dot" w:pos="9890"/>
            </w:tabs>
            <w:rPr>
              <w:rFonts w:asciiTheme="minorHAnsi" w:eastAsiaTheme="minorEastAsia" w:hAnsiTheme="minorHAnsi"/>
              <w:noProof/>
            </w:rPr>
          </w:pPr>
          <w:hyperlink w:anchor="_Toc510439817" w:history="1">
            <w:r w:rsidR="00E26971" w:rsidRPr="00891F1E">
              <w:rPr>
                <w:rStyle w:val="Hyperlink"/>
                <w:noProof/>
              </w:rPr>
              <w:t>2.5.5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_Toc510439817 \h </w:instrText>
            </w:r>
            <w:r w:rsidR="00E26971">
              <w:rPr>
                <w:noProof/>
                <w:webHidden/>
              </w:rPr>
            </w:r>
            <w:r w:rsidR="00E26971">
              <w:rPr>
                <w:noProof/>
                <w:webHidden/>
              </w:rPr>
              <w:fldChar w:fldCharType="separate"/>
            </w:r>
            <w:r w:rsidR="00E26971">
              <w:rPr>
                <w:noProof/>
                <w:webHidden/>
              </w:rPr>
              <w:t>18</w:t>
            </w:r>
            <w:r w:rsidR="00E26971">
              <w:rPr>
                <w:noProof/>
                <w:webHidden/>
              </w:rPr>
              <w:fldChar w:fldCharType="end"/>
            </w:r>
          </w:hyperlink>
        </w:p>
        <w:p w14:paraId="3CCCAA23" w14:textId="36667C10" w:rsidR="00E26971" w:rsidRDefault="00783873">
          <w:pPr>
            <w:pStyle w:val="TOC3"/>
            <w:tabs>
              <w:tab w:val="left" w:pos="1320"/>
              <w:tab w:val="right" w:leader="dot" w:pos="9890"/>
            </w:tabs>
            <w:rPr>
              <w:rFonts w:asciiTheme="minorHAnsi" w:eastAsiaTheme="minorEastAsia" w:hAnsiTheme="minorHAnsi"/>
              <w:noProof/>
            </w:rPr>
          </w:pPr>
          <w:hyperlink w:anchor="_Toc510439818" w:history="1">
            <w:r w:rsidR="00E26971" w:rsidRPr="00891F1E">
              <w:rPr>
                <w:rStyle w:val="Hyperlink"/>
                <w:noProof/>
              </w:rPr>
              <w:t>2.5.6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_Toc510439818 \h </w:instrText>
            </w:r>
            <w:r w:rsidR="00E26971">
              <w:rPr>
                <w:noProof/>
                <w:webHidden/>
              </w:rPr>
            </w:r>
            <w:r w:rsidR="00E26971">
              <w:rPr>
                <w:noProof/>
                <w:webHidden/>
              </w:rPr>
              <w:fldChar w:fldCharType="separate"/>
            </w:r>
            <w:r w:rsidR="00E26971">
              <w:rPr>
                <w:noProof/>
                <w:webHidden/>
              </w:rPr>
              <w:t>18</w:t>
            </w:r>
            <w:r w:rsidR="00E26971">
              <w:rPr>
                <w:noProof/>
                <w:webHidden/>
              </w:rPr>
              <w:fldChar w:fldCharType="end"/>
            </w:r>
          </w:hyperlink>
        </w:p>
        <w:p w14:paraId="12A7CBDF" w14:textId="2490FD80" w:rsidR="00E26971" w:rsidRDefault="00783873">
          <w:pPr>
            <w:pStyle w:val="TOC3"/>
            <w:tabs>
              <w:tab w:val="left" w:pos="1320"/>
              <w:tab w:val="right" w:leader="dot" w:pos="9890"/>
            </w:tabs>
            <w:rPr>
              <w:rFonts w:asciiTheme="minorHAnsi" w:eastAsiaTheme="minorEastAsia" w:hAnsiTheme="minorHAnsi"/>
              <w:noProof/>
            </w:rPr>
          </w:pPr>
          <w:hyperlink w:anchor="_Toc510439819" w:history="1">
            <w:r w:rsidR="00E26971" w:rsidRPr="00891F1E">
              <w:rPr>
                <w:rStyle w:val="Hyperlink"/>
                <w:noProof/>
              </w:rPr>
              <w:t>2.5.7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_Toc510439819 \h </w:instrText>
            </w:r>
            <w:r w:rsidR="00E26971">
              <w:rPr>
                <w:noProof/>
                <w:webHidden/>
              </w:rPr>
            </w:r>
            <w:r w:rsidR="00E26971">
              <w:rPr>
                <w:noProof/>
                <w:webHidden/>
              </w:rPr>
              <w:fldChar w:fldCharType="separate"/>
            </w:r>
            <w:r w:rsidR="00E26971">
              <w:rPr>
                <w:noProof/>
                <w:webHidden/>
              </w:rPr>
              <w:t>19</w:t>
            </w:r>
            <w:r w:rsidR="00E26971">
              <w:rPr>
                <w:noProof/>
                <w:webHidden/>
              </w:rPr>
              <w:fldChar w:fldCharType="end"/>
            </w:r>
          </w:hyperlink>
        </w:p>
        <w:p w14:paraId="4A44E49B" w14:textId="4B352D1F" w:rsidR="00E26971" w:rsidRDefault="00783873">
          <w:pPr>
            <w:pStyle w:val="TOC2"/>
            <w:tabs>
              <w:tab w:val="left" w:pos="880"/>
              <w:tab w:val="right" w:leader="dot" w:pos="9890"/>
            </w:tabs>
            <w:rPr>
              <w:rFonts w:asciiTheme="minorHAnsi" w:eastAsiaTheme="minorEastAsia" w:hAnsiTheme="minorHAnsi"/>
              <w:noProof/>
            </w:rPr>
          </w:pPr>
          <w:hyperlink w:anchor="_Toc510439820" w:history="1">
            <w:r w:rsidR="00E26971" w:rsidRPr="00891F1E">
              <w:rPr>
                <w:rStyle w:val="Hyperlink"/>
                <w:noProof/>
              </w:rPr>
              <w:t>2.6</w:t>
            </w:r>
            <w:r w:rsidR="00E26971">
              <w:rPr>
                <w:rFonts w:asciiTheme="minorHAnsi" w:eastAsiaTheme="minorEastAsia" w:hAnsiTheme="minorHAnsi"/>
                <w:noProof/>
              </w:rPr>
              <w:tab/>
            </w:r>
            <w:r w:rsidR="00E26971" w:rsidRPr="00891F1E">
              <w:rPr>
                <w:rStyle w:val="Hyperlink"/>
                <w:noProof/>
              </w:rPr>
              <w:t>HiC-Express</w:t>
            </w:r>
            <w:r w:rsidR="00E26971">
              <w:rPr>
                <w:noProof/>
                <w:webHidden/>
              </w:rPr>
              <w:tab/>
            </w:r>
            <w:r w:rsidR="00E26971">
              <w:rPr>
                <w:noProof/>
                <w:webHidden/>
              </w:rPr>
              <w:fldChar w:fldCharType="begin"/>
            </w:r>
            <w:r w:rsidR="00E26971">
              <w:rPr>
                <w:noProof/>
                <w:webHidden/>
              </w:rPr>
              <w:instrText xml:space="preserve"> PAGEREF _Toc510439820 \h </w:instrText>
            </w:r>
            <w:r w:rsidR="00E26971">
              <w:rPr>
                <w:noProof/>
                <w:webHidden/>
              </w:rPr>
            </w:r>
            <w:r w:rsidR="00E26971">
              <w:rPr>
                <w:noProof/>
                <w:webHidden/>
              </w:rPr>
              <w:fldChar w:fldCharType="separate"/>
            </w:r>
            <w:r w:rsidR="00E26971">
              <w:rPr>
                <w:noProof/>
                <w:webHidden/>
              </w:rPr>
              <w:t>20</w:t>
            </w:r>
            <w:r w:rsidR="00E26971">
              <w:rPr>
                <w:noProof/>
                <w:webHidden/>
              </w:rPr>
              <w:fldChar w:fldCharType="end"/>
            </w:r>
          </w:hyperlink>
        </w:p>
        <w:p w14:paraId="5002E9CC" w14:textId="50731106" w:rsidR="00E26971" w:rsidRDefault="00783873">
          <w:pPr>
            <w:pStyle w:val="TOC3"/>
            <w:tabs>
              <w:tab w:val="left" w:pos="1320"/>
              <w:tab w:val="right" w:leader="dot" w:pos="9890"/>
            </w:tabs>
            <w:rPr>
              <w:rFonts w:asciiTheme="minorHAnsi" w:eastAsiaTheme="minorEastAsia" w:hAnsiTheme="minorHAnsi"/>
              <w:noProof/>
            </w:rPr>
          </w:pPr>
          <w:hyperlink w:anchor="_Toc510439821" w:history="1">
            <w:r w:rsidR="00E26971" w:rsidRPr="00891F1E">
              <w:rPr>
                <w:rStyle w:val="Hyperlink"/>
                <w:noProof/>
              </w:rPr>
              <w:t>2.6.1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_Toc510439821 \h </w:instrText>
            </w:r>
            <w:r w:rsidR="00E26971">
              <w:rPr>
                <w:noProof/>
                <w:webHidden/>
              </w:rPr>
            </w:r>
            <w:r w:rsidR="00E26971">
              <w:rPr>
                <w:noProof/>
                <w:webHidden/>
              </w:rPr>
              <w:fldChar w:fldCharType="separate"/>
            </w:r>
            <w:r w:rsidR="00E26971">
              <w:rPr>
                <w:noProof/>
                <w:webHidden/>
              </w:rPr>
              <w:t>20</w:t>
            </w:r>
            <w:r w:rsidR="00E26971">
              <w:rPr>
                <w:noProof/>
                <w:webHidden/>
              </w:rPr>
              <w:fldChar w:fldCharType="end"/>
            </w:r>
          </w:hyperlink>
        </w:p>
        <w:p w14:paraId="1AD008A2" w14:textId="656969D4" w:rsidR="00E26971" w:rsidRDefault="00783873">
          <w:pPr>
            <w:pStyle w:val="TOC3"/>
            <w:tabs>
              <w:tab w:val="left" w:pos="1320"/>
              <w:tab w:val="right" w:leader="dot" w:pos="9890"/>
            </w:tabs>
            <w:rPr>
              <w:rFonts w:asciiTheme="minorHAnsi" w:eastAsiaTheme="minorEastAsia" w:hAnsiTheme="minorHAnsi"/>
              <w:noProof/>
            </w:rPr>
          </w:pPr>
          <w:hyperlink w:anchor="_Toc510439822" w:history="1">
            <w:r w:rsidR="00E26971" w:rsidRPr="00891F1E">
              <w:rPr>
                <w:rStyle w:val="Hyperlink"/>
                <w:noProof/>
              </w:rPr>
              <w:t>2.6.2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_Toc510439822 \h </w:instrText>
            </w:r>
            <w:r w:rsidR="00E26971">
              <w:rPr>
                <w:noProof/>
                <w:webHidden/>
              </w:rPr>
            </w:r>
            <w:r w:rsidR="00E26971">
              <w:rPr>
                <w:noProof/>
                <w:webHidden/>
              </w:rPr>
              <w:fldChar w:fldCharType="separate"/>
            </w:r>
            <w:r w:rsidR="00E26971">
              <w:rPr>
                <w:noProof/>
                <w:webHidden/>
              </w:rPr>
              <w:t>20</w:t>
            </w:r>
            <w:r w:rsidR="00E26971">
              <w:rPr>
                <w:noProof/>
                <w:webHidden/>
              </w:rPr>
              <w:fldChar w:fldCharType="end"/>
            </w:r>
          </w:hyperlink>
        </w:p>
        <w:p w14:paraId="39E7FA4E" w14:textId="51D40137" w:rsidR="00E26971" w:rsidRDefault="00783873">
          <w:pPr>
            <w:pStyle w:val="TOC3"/>
            <w:tabs>
              <w:tab w:val="left" w:pos="1320"/>
              <w:tab w:val="right" w:leader="dot" w:pos="9890"/>
            </w:tabs>
            <w:rPr>
              <w:rFonts w:asciiTheme="minorHAnsi" w:eastAsiaTheme="minorEastAsia" w:hAnsiTheme="minorHAnsi"/>
              <w:noProof/>
            </w:rPr>
          </w:pPr>
          <w:hyperlink w:anchor="_Toc510439823" w:history="1">
            <w:r w:rsidR="00E26971" w:rsidRPr="00891F1E">
              <w:rPr>
                <w:rStyle w:val="Hyperlink"/>
                <w:noProof/>
              </w:rPr>
              <w:t>2.6.3</w:t>
            </w:r>
            <w:r w:rsidR="00E26971">
              <w:rPr>
                <w:rFonts w:asciiTheme="minorHAnsi" w:eastAsiaTheme="minorEastAsia" w:hAnsiTheme="minorHAnsi"/>
                <w:noProof/>
              </w:rPr>
              <w:tab/>
            </w:r>
            <w:r w:rsidR="00E26971" w:rsidRPr="00891F1E">
              <w:rPr>
                <w:rStyle w:val="Hyperlink"/>
                <w:noProof/>
              </w:rPr>
              <w:t>Test Data</w:t>
            </w:r>
            <w:r w:rsidR="00E26971">
              <w:rPr>
                <w:noProof/>
                <w:webHidden/>
              </w:rPr>
              <w:tab/>
            </w:r>
            <w:r w:rsidR="00E26971">
              <w:rPr>
                <w:noProof/>
                <w:webHidden/>
              </w:rPr>
              <w:fldChar w:fldCharType="begin"/>
            </w:r>
            <w:r w:rsidR="00E26971">
              <w:rPr>
                <w:noProof/>
                <w:webHidden/>
              </w:rPr>
              <w:instrText xml:space="preserve"> PAGEREF _Toc510439823 \h </w:instrText>
            </w:r>
            <w:r w:rsidR="00E26971">
              <w:rPr>
                <w:noProof/>
                <w:webHidden/>
              </w:rPr>
            </w:r>
            <w:r w:rsidR="00E26971">
              <w:rPr>
                <w:noProof/>
                <w:webHidden/>
              </w:rPr>
              <w:fldChar w:fldCharType="separate"/>
            </w:r>
            <w:r w:rsidR="00E26971">
              <w:rPr>
                <w:noProof/>
                <w:webHidden/>
              </w:rPr>
              <w:t>20</w:t>
            </w:r>
            <w:r w:rsidR="00E26971">
              <w:rPr>
                <w:noProof/>
                <w:webHidden/>
              </w:rPr>
              <w:fldChar w:fldCharType="end"/>
            </w:r>
          </w:hyperlink>
        </w:p>
        <w:p w14:paraId="137A58CE" w14:textId="3EDEDF5D" w:rsidR="00E26971" w:rsidRDefault="00783873">
          <w:pPr>
            <w:pStyle w:val="TOC3"/>
            <w:tabs>
              <w:tab w:val="left" w:pos="1320"/>
              <w:tab w:val="right" w:leader="dot" w:pos="9890"/>
            </w:tabs>
            <w:rPr>
              <w:rFonts w:asciiTheme="minorHAnsi" w:eastAsiaTheme="minorEastAsia" w:hAnsiTheme="minorHAnsi"/>
              <w:noProof/>
            </w:rPr>
          </w:pPr>
          <w:hyperlink w:anchor="_Toc510439824" w:history="1">
            <w:r w:rsidR="00E26971" w:rsidRPr="00891F1E">
              <w:rPr>
                <w:rStyle w:val="Hyperlink"/>
                <w:noProof/>
              </w:rPr>
              <w:t>2.6.4</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_Toc510439824 \h </w:instrText>
            </w:r>
            <w:r w:rsidR="00E26971">
              <w:rPr>
                <w:noProof/>
                <w:webHidden/>
              </w:rPr>
            </w:r>
            <w:r w:rsidR="00E26971">
              <w:rPr>
                <w:noProof/>
                <w:webHidden/>
              </w:rPr>
              <w:fldChar w:fldCharType="separate"/>
            </w:r>
            <w:r w:rsidR="00E26971">
              <w:rPr>
                <w:noProof/>
                <w:webHidden/>
              </w:rPr>
              <w:t>20</w:t>
            </w:r>
            <w:r w:rsidR="00E26971">
              <w:rPr>
                <w:noProof/>
                <w:webHidden/>
              </w:rPr>
              <w:fldChar w:fldCharType="end"/>
            </w:r>
          </w:hyperlink>
        </w:p>
        <w:p w14:paraId="57ADA1D7" w14:textId="3C931F09" w:rsidR="00E26971" w:rsidRDefault="00783873">
          <w:pPr>
            <w:pStyle w:val="TOC3"/>
            <w:tabs>
              <w:tab w:val="left" w:pos="1320"/>
              <w:tab w:val="right" w:leader="dot" w:pos="9890"/>
            </w:tabs>
            <w:rPr>
              <w:rFonts w:asciiTheme="minorHAnsi" w:eastAsiaTheme="minorEastAsia" w:hAnsiTheme="minorHAnsi"/>
              <w:noProof/>
            </w:rPr>
          </w:pPr>
          <w:hyperlink w:anchor="_Toc510439825" w:history="1">
            <w:r w:rsidR="00E26971" w:rsidRPr="00891F1E">
              <w:rPr>
                <w:rStyle w:val="Hyperlink"/>
                <w:noProof/>
              </w:rPr>
              <w:t>2.6.5</w:t>
            </w:r>
            <w:r w:rsidR="00E26971">
              <w:rPr>
                <w:rFonts w:asciiTheme="minorHAnsi" w:eastAsiaTheme="minorEastAsia" w:hAnsiTheme="minorHAnsi"/>
                <w:noProof/>
              </w:rPr>
              <w:tab/>
            </w:r>
            <w:r w:rsidR="00E26971" w:rsidRPr="00891F1E">
              <w:rPr>
                <w:rStyle w:val="Hyperlink"/>
                <w:noProof/>
              </w:rPr>
              <w:t>Output of the script:</w:t>
            </w:r>
            <w:r w:rsidR="00E26971">
              <w:rPr>
                <w:noProof/>
                <w:webHidden/>
              </w:rPr>
              <w:tab/>
            </w:r>
            <w:r w:rsidR="00E26971">
              <w:rPr>
                <w:noProof/>
                <w:webHidden/>
              </w:rPr>
              <w:fldChar w:fldCharType="begin"/>
            </w:r>
            <w:r w:rsidR="00E26971">
              <w:rPr>
                <w:noProof/>
                <w:webHidden/>
              </w:rPr>
              <w:instrText xml:space="preserve"> PAGEREF _Toc510439825 \h </w:instrText>
            </w:r>
            <w:r w:rsidR="00E26971">
              <w:rPr>
                <w:noProof/>
                <w:webHidden/>
              </w:rPr>
            </w:r>
            <w:r w:rsidR="00E26971">
              <w:rPr>
                <w:noProof/>
                <w:webHidden/>
              </w:rPr>
              <w:fldChar w:fldCharType="separate"/>
            </w:r>
            <w:r w:rsidR="00E26971">
              <w:rPr>
                <w:noProof/>
                <w:webHidden/>
              </w:rPr>
              <w:t>21</w:t>
            </w:r>
            <w:r w:rsidR="00E26971">
              <w:rPr>
                <w:noProof/>
                <w:webHidden/>
              </w:rPr>
              <w:fldChar w:fldCharType="end"/>
            </w:r>
          </w:hyperlink>
        </w:p>
        <w:p w14:paraId="3B268820" w14:textId="2F4440C6" w:rsidR="00E26971" w:rsidRDefault="00783873">
          <w:pPr>
            <w:pStyle w:val="TOC3"/>
            <w:tabs>
              <w:tab w:val="left" w:pos="1320"/>
              <w:tab w:val="right" w:leader="dot" w:pos="9890"/>
            </w:tabs>
            <w:rPr>
              <w:rFonts w:asciiTheme="minorHAnsi" w:eastAsiaTheme="minorEastAsia" w:hAnsiTheme="minorHAnsi"/>
              <w:noProof/>
            </w:rPr>
          </w:pPr>
          <w:hyperlink w:anchor="_Toc510439826" w:history="1">
            <w:r w:rsidR="00E26971" w:rsidRPr="00891F1E">
              <w:rPr>
                <w:rStyle w:val="Hyperlink"/>
                <w:noProof/>
              </w:rPr>
              <w:t>2.6.6</w:t>
            </w:r>
            <w:r w:rsidR="00E26971">
              <w:rPr>
                <w:rFonts w:asciiTheme="minorHAnsi" w:eastAsiaTheme="minorEastAsia" w:hAnsiTheme="minorHAnsi"/>
                <w:noProof/>
              </w:rPr>
              <w:tab/>
            </w:r>
            <w:r w:rsidR="00E26971" w:rsidRPr="00891F1E">
              <w:rPr>
                <w:rStyle w:val="Hyperlink"/>
                <w:noProof/>
              </w:rPr>
              <w:t>Test Data Output</w:t>
            </w:r>
            <w:r w:rsidR="00E26971">
              <w:rPr>
                <w:noProof/>
                <w:webHidden/>
              </w:rPr>
              <w:tab/>
            </w:r>
            <w:r w:rsidR="00E26971">
              <w:rPr>
                <w:noProof/>
                <w:webHidden/>
              </w:rPr>
              <w:fldChar w:fldCharType="begin"/>
            </w:r>
            <w:r w:rsidR="00E26971">
              <w:rPr>
                <w:noProof/>
                <w:webHidden/>
              </w:rPr>
              <w:instrText xml:space="preserve"> PAGEREF _Toc510439826 \h </w:instrText>
            </w:r>
            <w:r w:rsidR="00E26971">
              <w:rPr>
                <w:noProof/>
                <w:webHidden/>
              </w:rPr>
            </w:r>
            <w:r w:rsidR="00E26971">
              <w:rPr>
                <w:noProof/>
                <w:webHidden/>
              </w:rPr>
              <w:fldChar w:fldCharType="separate"/>
            </w:r>
            <w:r w:rsidR="00E26971">
              <w:rPr>
                <w:noProof/>
                <w:webHidden/>
              </w:rPr>
              <w:t>21</w:t>
            </w:r>
            <w:r w:rsidR="00E26971">
              <w:rPr>
                <w:noProof/>
                <w:webHidden/>
              </w:rPr>
              <w:fldChar w:fldCharType="end"/>
            </w:r>
          </w:hyperlink>
        </w:p>
        <w:p w14:paraId="5041175B" w14:textId="034D4F56" w:rsidR="00E26971" w:rsidRDefault="00783873">
          <w:pPr>
            <w:pStyle w:val="TOC3"/>
            <w:tabs>
              <w:tab w:val="left" w:pos="1320"/>
              <w:tab w:val="right" w:leader="dot" w:pos="9890"/>
            </w:tabs>
            <w:rPr>
              <w:rFonts w:asciiTheme="minorHAnsi" w:eastAsiaTheme="minorEastAsia" w:hAnsiTheme="minorHAnsi"/>
              <w:noProof/>
            </w:rPr>
          </w:pPr>
          <w:hyperlink w:anchor="_Toc510439827" w:history="1">
            <w:r w:rsidR="00E26971" w:rsidRPr="00891F1E">
              <w:rPr>
                <w:rStyle w:val="Hyperlink"/>
                <w:noProof/>
              </w:rPr>
              <w:t>2.6.7</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_Toc510439827 \h </w:instrText>
            </w:r>
            <w:r w:rsidR="00E26971">
              <w:rPr>
                <w:noProof/>
                <w:webHidden/>
              </w:rPr>
            </w:r>
            <w:r w:rsidR="00E26971">
              <w:rPr>
                <w:noProof/>
                <w:webHidden/>
              </w:rPr>
              <w:fldChar w:fldCharType="separate"/>
            </w:r>
            <w:r w:rsidR="00E26971">
              <w:rPr>
                <w:noProof/>
                <w:webHidden/>
              </w:rPr>
              <w:t>21</w:t>
            </w:r>
            <w:r w:rsidR="00E26971">
              <w:rPr>
                <w:noProof/>
                <w:webHidden/>
              </w:rPr>
              <w:fldChar w:fldCharType="end"/>
            </w:r>
          </w:hyperlink>
        </w:p>
        <w:p w14:paraId="6C29CED4" w14:textId="2411AFB6" w:rsidR="00E26971" w:rsidRDefault="00783873">
          <w:pPr>
            <w:pStyle w:val="TOC1"/>
            <w:tabs>
              <w:tab w:val="left" w:pos="440"/>
              <w:tab w:val="right" w:leader="dot" w:pos="9890"/>
            </w:tabs>
            <w:rPr>
              <w:rFonts w:asciiTheme="minorHAnsi" w:eastAsiaTheme="minorEastAsia" w:hAnsiTheme="minorHAnsi"/>
              <w:noProof/>
            </w:rPr>
          </w:pPr>
          <w:hyperlink w:anchor="_Toc510439828" w:history="1">
            <w:r w:rsidR="00E26971" w:rsidRPr="00891F1E">
              <w:rPr>
                <w:rStyle w:val="Hyperlink"/>
                <w:noProof/>
              </w:rPr>
              <w:t>3</w:t>
            </w:r>
            <w:r w:rsidR="00E26971">
              <w:rPr>
                <w:rFonts w:asciiTheme="minorHAnsi" w:eastAsiaTheme="minorEastAsia" w:hAnsiTheme="minorHAnsi"/>
                <w:noProof/>
              </w:rPr>
              <w:tab/>
            </w:r>
            <w:r w:rsidR="00E26971" w:rsidRPr="00891F1E">
              <w:rPr>
                <w:rStyle w:val="Hyperlink"/>
                <w:noProof/>
              </w:rPr>
              <w:t>2D-Functions</w:t>
            </w:r>
            <w:r w:rsidR="00E26971">
              <w:rPr>
                <w:noProof/>
                <w:webHidden/>
              </w:rPr>
              <w:tab/>
            </w:r>
            <w:r w:rsidR="00E26971">
              <w:rPr>
                <w:noProof/>
                <w:webHidden/>
              </w:rPr>
              <w:fldChar w:fldCharType="begin"/>
            </w:r>
            <w:r w:rsidR="00E26971">
              <w:rPr>
                <w:noProof/>
                <w:webHidden/>
              </w:rPr>
              <w:instrText xml:space="preserve"> PAGEREF _Toc510439828 \h </w:instrText>
            </w:r>
            <w:r w:rsidR="00E26971">
              <w:rPr>
                <w:noProof/>
                <w:webHidden/>
              </w:rPr>
            </w:r>
            <w:r w:rsidR="00E26971">
              <w:rPr>
                <w:noProof/>
                <w:webHidden/>
              </w:rPr>
              <w:fldChar w:fldCharType="separate"/>
            </w:r>
            <w:r w:rsidR="00E26971">
              <w:rPr>
                <w:noProof/>
                <w:webHidden/>
              </w:rPr>
              <w:t>24</w:t>
            </w:r>
            <w:r w:rsidR="00E26971">
              <w:rPr>
                <w:noProof/>
                <w:webHidden/>
              </w:rPr>
              <w:fldChar w:fldCharType="end"/>
            </w:r>
          </w:hyperlink>
        </w:p>
        <w:p w14:paraId="1AF093E1" w14:textId="6B9AEF54" w:rsidR="00E26971" w:rsidRDefault="00783873">
          <w:pPr>
            <w:pStyle w:val="TOC2"/>
            <w:tabs>
              <w:tab w:val="left" w:pos="880"/>
              <w:tab w:val="right" w:leader="dot" w:pos="9890"/>
            </w:tabs>
            <w:rPr>
              <w:rFonts w:asciiTheme="minorHAnsi" w:eastAsiaTheme="minorEastAsia" w:hAnsiTheme="minorHAnsi"/>
              <w:noProof/>
            </w:rPr>
          </w:pPr>
          <w:hyperlink w:anchor="_Toc510439829" w:history="1">
            <w:r w:rsidR="00E26971" w:rsidRPr="00891F1E">
              <w:rPr>
                <w:rStyle w:val="Hyperlink"/>
                <w:noProof/>
              </w:rPr>
              <w:t>3.1</w:t>
            </w:r>
            <w:r w:rsidR="00E26971">
              <w:rPr>
                <w:rFonts w:asciiTheme="minorHAnsi" w:eastAsiaTheme="minorEastAsia" w:hAnsiTheme="minorHAnsi"/>
                <w:noProof/>
              </w:rPr>
              <w:tab/>
            </w:r>
            <w:r w:rsidR="00E26971" w:rsidRPr="00891F1E">
              <w:rPr>
                <w:rStyle w:val="Hyperlink"/>
                <w:noProof/>
              </w:rPr>
              <w:t>Convert mapped Hi-C reads to hic format file</w:t>
            </w:r>
            <w:r w:rsidR="00E26971">
              <w:rPr>
                <w:noProof/>
                <w:webHidden/>
              </w:rPr>
              <w:tab/>
            </w:r>
            <w:r w:rsidR="00E26971">
              <w:rPr>
                <w:noProof/>
                <w:webHidden/>
              </w:rPr>
              <w:fldChar w:fldCharType="begin"/>
            </w:r>
            <w:r w:rsidR="00E26971">
              <w:rPr>
                <w:noProof/>
                <w:webHidden/>
              </w:rPr>
              <w:instrText xml:space="preserve"> PAGEREF _Toc510439829 \h </w:instrText>
            </w:r>
            <w:r w:rsidR="00E26971">
              <w:rPr>
                <w:noProof/>
                <w:webHidden/>
              </w:rPr>
            </w:r>
            <w:r w:rsidR="00E26971">
              <w:rPr>
                <w:noProof/>
                <w:webHidden/>
              </w:rPr>
              <w:fldChar w:fldCharType="separate"/>
            </w:r>
            <w:r w:rsidR="00E26971">
              <w:rPr>
                <w:noProof/>
                <w:webHidden/>
              </w:rPr>
              <w:t>24</w:t>
            </w:r>
            <w:r w:rsidR="00E26971">
              <w:rPr>
                <w:noProof/>
                <w:webHidden/>
              </w:rPr>
              <w:fldChar w:fldCharType="end"/>
            </w:r>
          </w:hyperlink>
        </w:p>
        <w:p w14:paraId="1A65D1C4" w14:textId="491AB48E" w:rsidR="00E26971" w:rsidRDefault="00783873">
          <w:pPr>
            <w:pStyle w:val="TOC3"/>
            <w:tabs>
              <w:tab w:val="left" w:pos="1320"/>
              <w:tab w:val="right" w:leader="dot" w:pos="9890"/>
            </w:tabs>
            <w:rPr>
              <w:rFonts w:asciiTheme="minorHAnsi" w:eastAsiaTheme="minorEastAsia" w:hAnsiTheme="minorHAnsi"/>
              <w:noProof/>
            </w:rPr>
          </w:pPr>
          <w:hyperlink w:anchor="_Toc510439830" w:history="1">
            <w:r w:rsidR="00E26971" w:rsidRPr="00891F1E">
              <w:rPr>
                <w:rStyle w:val="Hyperlink"/>
                <w:noProof/>
              </w:rPr>
              <w:t>3.1.1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_Toc510439830 \h </w:instrText>
            </w:r>
            <w:r w:rsidR="00E26971">
              <w:rPr>
                <w:noProof/>
                <w:webHidden/>
              </w:rPr>
            </w:r>
            <w:r w:rsidR="00E26971">
              <w:rPr>
                <w:noProof/>
                <w:webHidden/>
              </w:rPr>
              <w:fldChar w:fldCharType="separate"/>
            </w:r>
            <w:r w:rsidR="00E26971">
              <w:rPr>
                <w:noProof/>
                <w:webHidden/>
              </w:rPr>
              <w:t>24</w:t>
            </w:r>
            <w:r w:rsidR="00E26971">
              <w:rPr>
                <w:noProof/>
                <w:webHidden/>
              </w:rPr>
              <w:fldChar w:fldCharType="end"/>
            </w:r>
          </w:hyperlink>
        </w:p>
        <w:p w14:paraId="4F2D1A6D" w14:textId="4DF1A64B" w:rsidR="00E26971" w:rsidRDefault="00783873">
          <w:pPr>
            <w:pStyle w:val="TOC3"/>
            <w:tabs>
              <w:tab w:val="left" w:pos="1320"/>
              <w:tab w:val="right" w:leader="dot" w:pos="9890"/>
            </w:tabs>
            <w:rPr>
              <w:rFonts w:asciiTheme="minorHAnsi" w:eastAsiaTheme="minorEastAsia" w:hAnsiTheme="minorHAnsi"/>
              <w:noProof/>
            </w:rPr>
          </w:pPr>
          <w:hyperlink w:anchor="_Toc510439831" w:history="1">
            <w:r w:rsidR="00E26971" w:rsidRPr="00891F1E">
              <w:rPr>
                <w:rStyle w:val="Hyperlink"/>
                <w:noProof/>
              </w:rPr>
              <w:t>3.1.2</w:t>
            </w:r>
            <w:r w:rsidR="00E26971">
              <w:rPr>
                <w:rFonts w:asciiTheme="minorHAnsi" w:eastAsiaTheme="minorEastAsia" w:hAnsiTheme="minorHAnsi"/>
                <w:noProof/>
              </w:rPr>
              <w:tab/>
            </w:r>
            <w:r w:rsidR="00E26971" w:rsidRPr="00891F1E">
              <w:rPr>
                <w:rStyle w:val="Hyperlink"/>
                <w:noProof/>
              </w:rPr>
              <w:t>Input file format</w:t>
            </w:r>
            <w:r w:rsidR="00E26971">
              <w:rPr>
                <w:noProof/>
                <w:webHidden/>
              </w:rPr>
              <w:tab/>
            </w:r>
            <w:r w:rsidR="00E26971">
              <w:rPr>
                <w:noProof/>
                <w:webHidden/>
              </w:rPr>
              <w:fldChar w:fldCharType="begin"/>
            </w:r>
            <w:r w:rsidR="00E26971">
              <w:rPr>
                <w:noProof/>
                <w:webHidden/>
              </w:rPr>
              <w:instrText xml:space="preserve"> PAGEREF _Toc510439831 \h </w:instrText>
            </w:r>
            <w:r w:rsidR="00E26971">
              <w:rPr>
                <w:noProof/>
                <w:webHidden/>
              </w:rPr>
            </w:r>
            <w:r w:rsidR="00E26971">
              <w:rPr>
                <w:noProof/>
                <w:webHidden/>
              </w:rPr>
              <w:fldChar w:fldCharType="separate"/>
            </w:r>
            <w:r w:rsidR="00E26971">
              <w:rPr>
                <w:noProof/>
                <w:webHidden/>
              </w:rPr>
              <w:t>24</w:t>
            </w:r>
            <w:r w:rsidR="00E26971">
              <w:rPr>
                <w:noProof/>
                <w:webHidden/>
              </w:rPr>
              <w:fldChar w:fldCharType="end"/>
            </w:r>
          </w:hyperlink>
        </w:p>
        <w:p w14:paraId="105BB9B7" w14:textId="6FAF6BF2" w:rsidR="00E26971" w:rsidRDefault="00783873">
          <w:pPr>
            <w:pStyle w:val="TOC3"/>
            <w:tabs>
              <w:tab w:val="left" w:pos="1320"/>
              <w:tab w:val="right" w:leader="dot" w:pos="9890"/>
            </w:tabs>
            <w:rPr>
              <w:rFonts w:asciiTheme="minorHAnsi" w:eastAsiaTheme="minorEastAsia" w:hAnsiTheme="minorHAnsi"/>
              <w:noProof/>
            </w:rPr>
          </w:pPr>
          <w:hyperlink w:anchor="_Toc510439832" w:history="1">
            <w:r w:rsidR="00E26971" w:rsidRPr="00891F1E">
              <w:rPr>
                <w:rStyle w:val="Hyperlink"/>
                <w:noProof/>
              </w:rPr>
              <w:t>3.1.3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_Toc510439832 \h </w:instrText>
            </w:r>
            <w:r w:rsidR="00E26971">
              <w:rPr>
                <w:noProof/>
                <w:webHidden/>
              </w:rPr>
            </w:r>
            <w:r w:rsidR="00E26971">
              <w:rPr>
                <w:noProof/>
                <w:webHidden/>
              </w:rPr>
              <w:fldChar w:fldCharType="separate"/>
            </w:r>
            <w:r w:rsidR="00E26971">
              <w:rPr>
                <w:noProof/>
                <w:webHidden/>
              </w:rPr>
              <w:t>27</w:t>
            </w:r>
            <w:r w:rsidR="00E26971">
              <w:rPr>
                <w:noProof/>
                <w:webHidden/>
              </w:rPr>
              <w:fldChar w:fldCharType="end"/>
            </w:r>
          </w:hyperlink>
        </w:p>
        <w:p w14:paraId="29F06D76" w14:textId="64B44B21" w:rsidR="00E26971" w:rsidRDefault="00783873">
          <w:pPr>
            <w:pStyle w:val="TOC3"/>
            <w:tabs>
              <w:tab w:val="left" w:pos="1320"/>
              <w:tab w:val="right" w:leader="dot" w:pos="9890"/>
            </w:tabs>
            <w:rPr>
              <w:rFonts w:asciiTheme="minorHAnsi" w:eastAsiaTheme="minorEastAsia" w:hAnsiTheme="minorHAnsi"/>
              <w:noProof/>
            </w:rPr>
          </w:pPr>
          <w:hyperlink w:anchor="_Toc510439833" w:history="1">
            <w:r w:rsidR="00E26971" w:rsidRPr="00891F1E">
              <w:rPr>
                <w:rStyle w:val="Hyperlink"/>
                <w:noProof/>
              </w:rPr>
              <w:t>3.1.4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_Toc510439833 \h </w:instrText>
            </w:r>
            <w:r w:rsidR="00E26971">
              <w:rPr>
                <w:noProof/>
                <w:webHidden/>
              </w:rPr>
            </w:r>
            <w:r w:rsidR="00E26971">
              <w:rPr>
                <w:noProof/>
                <w:webHidden/>
              </w:rPr>
              <w:fldChar w:fldCharType="separate"/>
            </w:r>
            <w:r w:rsidR="00E26971">
              <w:rPr>
                <w:noProof/>
                <w:webHidden/>
              </w:rPr>
              <w:t>27</w:t>
            </w:r>
            <w:r w:rsidR="00E26971">
              <w:rPr>
                <w:noProof/>
                <w:webHidden/>
              </w:rPr>
              <w:fldChar w:fldCharType="end"/>
            </w:r>
          </w:hyperlink>
        </w:p>
        <w:p w14:paraId="07A40264" w14:textId="6813E4FB" w:rsidR="00E26971" w:rsidRDefault="00783873">
          <w:pPr>
            <w:pStyle w:val="TOC2"/>
            <w:tabs>
              <w:tab w:val="left" w:pos="880"/>
              <w:tab w:val="right" w:leader="dot" w:pos="9890"/>
            </w:tabs>
            <w:rPr>
              <w:rFonts w:asciiTheme="minorHAnsi" w:eastAsiaTheme="minorEastAsia" w:hAnsiTheme="minorHAnsi"/>
              <w:noProof/>
            </w:rPr>
          </w:pPr>
          <w:hyperlink w:anchor="_Toc510439834" w:history="1">
            <w:r w:rsidR="00E26971" w:rsidRPr="00891F1E">
              <w:rPr>
                <w:rStyle w:val="Hyperlink"/>
                <w:noProof/>
              </w:rPr>
              <w:t>3.2</w:t>
            </w:r>
            <w:r w:rsidR="00E26971">
              <w:rPr>
                <w:rFonts w:asciiTheme="minorHAnsi" w:eastAsiaTheme="minorEastAsia" w:hAnsiTheme="minorHAnsi"/>
                <w:noProof/>
              </w:rPr>
              <w:tab/>
            </w:r>
            <w:r w:rsidR="00E26971" w:rsidRPr="00891F1E">
              <w:rPr>
                <w:rStyle w:val="Hyperlink"/>
                <w:noProof/>
              </w:rPr>
              <w:t>Extract contact matrices from a hic format</w:t>
            </w:r>
            <w:r w:rsidR="00E26971">
              <w:rPr>
                <w:noProof/>
                <w:webHidden/>
              </w:rPr>
              <w:tab/>
            </w:r>
            <w:r w:rsidR="00E26971">
              <w:rPr>
                <w:noProof/>
                <w:webHidden/>
              </w:rPr>
              <w:fldChar w:fldCharType="begin"/>
            </w:r>
            <w:r w:rsidR="00E26971">
              <w:rPr>
                <w:noProof/>
                <w:webHidden/>
              </w:rPr>
              <w:instrText xml:space="preserve"> PAGEREF _Toc510439834 \h </w:instrText>
            </w:r>
            <w:r w:rsidR="00E26971">
              <w:rPr>
                <w:noProof/>
                <w:webHidden/>
              </w:rPr>
            </w:r>
            <w:r w:rsidR="00E26971">
              <w:rPr>
                <w:noProof/>
                <w:webHidden/>
              </w:rPr>
              <w:fldChar w:fldCharType="separate"/>
            </w:r>
            <w:r w:rsidR="00E26971">
              <w:rPr>
                <w:noProof/>
                <w:webHidden/>
              </w:rPr>
              <w:t>29</w:t>
            </w:r>
            <w:r w:rsidR="00E26971">
              <w:rPr>
                <w:noProof/>
                <w:webHidden/>
              </w:rPr>
              <w:fldChar w:fldCharType="end"/>
            </w:r>
          </w:hyperlink>
        </w:p>
        <w:p w14:paraId="39FC647C" w14:textId="05CB0614" w:rsidR="00E26971" w:rsidRDefault="00783873">
          <w:pPr>
            <w:pStyle w:val="TOC3"/>
            <w:tabs>
              <w:tab w:val="left" w:pos="1320"/>
              <w:tab w:val="right" w:leader="dot" w:pos="9890"/>
            </w:tabs>
            <w:rPr>
              <w:rFonts w:asciiTheme="minorHAnsi" w:eastAsiaTheme="minorEastAsia" w:hAnsiTheme="minorHAnsi"/>
              <w:noProof/>
            </w:rPr>
          </w:pPr>
          <w:hyperlink w:anchor="_Toc510439835" w:history="1">
            <w:r w:rsidR="00E26971" w:rsidRPr="00891F1E">
              <w:rPr>
                <w:rStyle w:val="Hyperlink"/>
                <w:noProof/>
              </w:rPr>
              <w:t>3.2.1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_Toc510439835 \h </w:instrText>
            </w:r>
            <w:r w:rsidR="00E26971">
              <w:rPr>
                <w:noProof/>
                <w:webHidden/>
              </w:rPr>
            </w:r>
            <w:r w:rsidR="00E26971">
              <w:rPr>
                <w:noProof/>
                <w:webHidden/>
              </w:rPr>
              <w:fldChar w:fldCharType="separate"/>
            </w:r>
            <w:r w:rsidR="00E26971">
              <w:rPr>
                <w:noProof/>
                <w:webHidden/>
              </w:rPr>
              <w:t>29</w:t>
            </w:r>
            <w:r w:rsidR="00E26971">
              <w:rPr>
                <w:noProof/>
                <w:webHidden/>
              </w:rPr>
              <w:fldChar w:fldCharType="end"/>
            </w:r>
          </w:hyperlink>
        </w:p>
        <w:p w14:paraId="22A7BEB1" w14:textId="100A950F" w:rsidR="00E26971" w:rsidRDefault="00783873">
          <w:pPr>
            <w:pStyle w:val="TOC3"/>
            <w:tabs>
              <w:tab w:val="left" w:pos="1320"/>
              <w:tab w:val="right" w:leader="dot" w:pos="9890"/>
            </w:tabs>
            <w:rPr>
              <w:rFonts w:asciiTheme="minorHAnsi" w:eastAsiaTheme="minorEastAsia" w:hAnsiTheme="minorHAnsi"/>
              <w:noProof/>
            </w:rPr>
          </w:pPr>
          <w:hyperlink w:anchor="_Toc510439836" w:history="1">
            <w:r w:rsidR="00E26971" w:rsidRPr="00891F1E">
              <w:rPr>
                <w:rStyle w:val="Hyperlink"/>
                <w:noProof/>
              </w:rPr>
              <w:t>3.2.2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_Toc510439836 \h </w:instrText>
            </w:r>
            <w:r w:rsidR="00E26971">
              <w:rPr>
                <w:noProof/>
                <w:webHidden/>
              </w:rPr>
            </w:r>
            <w:r w:rsidR="00E26971">
              <w:rPr>
                <w:noProof/>
                <w:webHidden/>
              </w:rPr>
              <w:fldChar w:fldCharType="separate"/>
            </w:r>
            <w:r w:rsidR="00E26971">
              <w:rPr>
                <w:noProof/>
                <w:webHidden/>
              </w:rPr>
              <w:t>29</w:t>
            </w:r>
            <w:r w:rsidR="00E26971">
              <w:rPr>
                <w:noProof/>
                <w:webHidden/>
              </w:rPr>
              <w:fldChar w:fldCharType="end"/>
            </w:r>
          </w:hyperlink>
        </w:p>
        <w:p w14:paraId="184B5762" w14:textId="446EE8E5" w:rsidR="00E26971" w:rsidRDefault="00783873">
          <w:pPr>
            <w:pStyle w:val="TOC3"/>
            <w:tabs>
              <w:tab w:val="left" w:pos="1320"/>
              <w:tab w:val="right" w:leader="dot" w:pos="9890"/>
            </w:tabs>
            <w:rPr>
              <w:rFonts w:asciiTheme="minorHAnsi" w:eastAsiaTheme="minorEastAsia" w:hAnsiTheme="minorHAnsi"/>
              <w:noProof/>
            </w:rPr>
          </w:pPr>
          <w:hyperlink w:anchor="_Toc510439837" w:history="1">
            <w:r w:rsidR="00E26971" w:rsidRPr="00891F1E">
              <w:rPr>
                <w:rStyle w:val="Hyperlink"/>
                <w:noProof/>
              </w:rPr>
              <w:t>3.2.3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_Toc510439837 \h </w:instrText>
            </w:r>
            <w:r w:rsidR="00E26971">
              <w:rPr>
                <w:noProof/>
                <w:webHidden/>
              </w:rPr>
            </w:r>
            <w:r w:rsidR="00E26971">
              <w:rPr>
                <w:noProof/>
                <w:webHidden/>
              </w:rPr>
              <w:fldChar w:fldCharType="separate"/>
            </w:r>
            <w:r w:rsidR="00E26971">
              <w:rPr>
                <w:noProof/>
                <w:webHidden/>
              </w:rPr>
              <w:t>29</w:t>
            </w:r>
            <w:r w:rsidR="00E26971">
              <w:rPr>
                <w:noProof/>
                <w:webHidden/>
              </w:rPr>
              <w:fldChar w:fldCharType="end"/>
            </w:r>
          </w:hyperlink>
        </w:p>
        <w:p w14:paraId="1D63FE3B" w14:textId="5D428510" w:rsidR="00E26971" w:rsidRDefault="00783873">
          <w:pPr>
            <w:pStyle w:val="TOC3"/>
            <w:tabs>
              <w:tab w:val="left" w:pos="1320"/>
              <w:tab w:val="right" w:leader="dot" w:pos="9890"/>
            </w:tabs>
            <w:rPr>
              <w:rFonts w:asciiTheme="minorHAnsi" w:eastAsiaTheme="minorEastAsia" w:hAnsiTheme="minorHAnsi"/>
              <w:noProof/>
            </w:rPr>
          </w:pPr>
          <w:hyperlink w:anchor="_Toc510439838" w:history="1">
            <w:r w:rsidR="00E26971" w:rsidRPr="00891F1E">
              <w:rPr>
                <w:rStyle w:val="Hyperlink"/>
                <w:noProof/>
              </w:rPr>
              <w:t>3.2.4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_Toc510439838 \h </w:instrText>
            </w:r>
            <w:r w:rsidR="00E26971">
              <w:rPr>
                <w:noProof/>
                <w:webHidden/>
              </w:rPr>
            </w:r>
            <w:r w:rsidR="00E26971">
              <w:rPr>
                <w:noProof/>
                <w:webHidden/>
              </w:rPr>
              <w:fldChar w:fldCharType="separate"/>
            </w:r>
            <w:r w:rsidR="00E26971">
              <w:rPr>
                <w:noProof/>
                <w:webHidden/>
              </w:rPr>
              <w:t>29</w:t>
            </w:r>
            <w:r w:rsidR="00E26971">
              <w:rPr>
                <w:noProof/>
                <w:webHidden/>
              </w:rPr>
              <w:fldChar w:fldCharType="end"/>
            </w:r>
          </w:hyperlink>
        </w:p>
        <w:p w14:paraId="201CD6AE" w14:textId="3041DA16" w:rsidR="00E26971" w:rsidRDefault="00783873">
          <w:pPr>
            <w:pStyle w:val="TOC2"/>
            <w:tabs>
              <w:tab w:val="left" w:pos="880"/>
              <w:tab w:val="right" w:leader="dot" w:pos="9890"/>
            </w:tabs>
            <w:rPr>
              <w:rFonts w:asciiTheme="minorHAnsi" w:eastAsiaTheme="minorEastAsia" w:hAnsiTheme="minorHAnsi"/>
              <w:noProof/>
            </w:rPr>
          </w:pPr>
          <w:hyperlink w:anchor="_Toc510439839" w:history="1">
            <w:r w:rsidR="00E26971" w:rsidRPr="00891F1E">
              <w:rPr>
                <w:rStyle w:val="Hyperlink"/>
                <w:noProof/>
              </w:rPr>
              <w:t>3.3</w:t>
            </w:r>
            <w:r w:rsidR="00E26971">
              <w:rPr>
                <w:rFonts w:asciiTheme="minorHAnsi" w:eastAsiaTheme="minorEastAsia" w:hAnsiTheme="minorHAnsi"/>
                <w:noProof/>
              </w:rPr>
              <w:tab/>
            </w:r>
            <w:r w:rsidR="00E26971" w:rsidRPr="00891F1E">
              <w:rPr>
                <w:rStyle w:val="Hyperlink"/>
                <w:noProof/>
              </w:rPr>
              <w:t>Normalize HiC contact matrices</w:t>
            </w:r>
            <w:r w:rsidR="00E26971">
              <w:rPr>
                <w:noProof/>
                <w:webHidden/>
              </w:rPr>
              <w:tab/>
            </w:r>
            <w:r w:rsidR="00E26971">
              <w:rPr>
                <w:noProof/>
                <w:webHidden/>
              </w:rPr>
              <w:fldChar w:fldCharType="begin"/>
            </w:r>
            <w:r w:rsidR="00E26971">
              <w:rPr>
                <w:noProof/>
                <w:webHidden/>
              </w:rPr>
              <w:instrText xml:space="preserve"> PAGEREF _Toc510439839 \h </w:instrText>
            </w:r>
            <w:r w:rsidR="00E26971">
              <w:rPr>
                <w:noProof/>
                <w:webHidden/>
              </w:rPr>
            </w:r>
            <w:r w:rsidR="00E26971">
              <w:rPr>
                <w:noProof/>
                <w:webHidden/>
              </w:rPr>
              <w:fldChar w:fldCharType="separate"/>
            </w:r>
            <w:r w:rsidR="00E26971">
              <w:rPr>
                <w:noProof/>
                <w:webHidden/>
              </w:rPr>
              <w:t>31</w:t>
            </w:r>
            <w:r w:rsidR="00E26971">
              <w:rPr>
                <w:noProof/>
                <w:webHidden/>
              </w:rPr>
              <w:fldChar w:fldCharType="end"/>
            </w:r>
          </w:hyperlink>
        </w:p>
        <w:p w14:paraId="0D64A25D" w14:textId="5B63BDDC" w:rsidR="00E26971" w:rsidRDefault="00783873">
          <w:pPr>
            <w:pStyle w:val="TOC3"/>
            <w:tabs>
              <w:tab w:val="left" w:pos="1320"/>
              <w:tab w:val="right" w:leader="dot" w:pos="9890"/>
            </w:tabs>
            <w:rPr>
              <w:rFonts w:asciiTheme="minorHAnsi" w:eastAsiaTheme="minorEastAsia" w:hAnsiTheme="minorHAnsi"/>
              <w:noProof/>
            </w:rPr>
          </w:pPr>
          <w:hyperlink w:anchor="_Toc510439840" w:history="1">
            <w:r w:rsidR="00E26971" w:rsidRPr="00891F1E">
              <w:rPr>
                <w:rStyle w:val="Hyperlink"/>
                <w:noProof/>
              </w:rPr>
              <w:t>3.3.1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_Toc510439840 \h </w:instrText>
            </w:r>
            <w:r w:rsidR="00E26971">
              <w:rPr>
                <w:noProof/>
                <w:webHidden/>
              </w:rPr>
            </w:r>
            <w:r w:rsidR="00E26971">
              <w:rPr>
                <w:noProof/>
                <w:webHidden/>
              </w:rPr>
              <w:fldChar w:fldCharType="separate"/>
            </w:r>
            <w:r w:rsidR="00E26971">
              <w:rPr>
                <w:noProof/>
                <w:webHidden/>
              </w:rPr>
              <w:t>31</w:t>
            </w:r>
            <w:r w:rsidR="00E26971">
              <w:rPr>
                <w:noProof/>
                <w:webHidden/>
              </w:rPr>
              <w:fldChar w:fldCharType="end"/>
            </w:r>
          </w:hyperlink>
        </w:p>
        <w:p w14:paraId="68B57265" w14:textId="5D13099A" w:rsidR="00E26971" w:rsidRDefault="00783873">
          <w:pPr>
            <w:pStyle w:val="TOC3"/>
            <w:tabs>
              <w:tab w:val="left" w:pos="1320"/>
              <w:tab w:val="right" w:leader="dot" w:pos="9890"/>
            </w:tabs>
            <w:rPr>
              <w:rFonts w:asciiTheme="minorHAnsi" w:eastAsiaTheme="minorEastAsia" w:hAnsiTheme="minorHAnsi"/>
              <w:noProof/>
            </w:rPr>
          </w:pPr>
          <w:hyperlink w:anchor="_Toc510439841" w:history="1">
            <w:r w:rsidR="00E26971" w:rsidRPr="00891F1E">
              <w:rPr>
                <w:rStyle w:val="Hyperlink"/>
                <w:noProof/>
              </w:rPr>
              <w:t>3.3.2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_Toc510439841 \h </w:instrText>
            </w:r>
            <w:r w:rsidR="00E26971">
              <w:rPr>
                <w:noProof/>
                <w:webHidden/>
              </w:rPr>
            </w:r>
            <w:r w:rsidR="00E26971">
              <w:rPr>
                <w:noProof/>
                <w:webHidden/>
              </w:rPr>
              <w:fldChar w:fldCharType="separate"/>
            </w:r>
            <w:r w:rsidR="00E26971">
              <w:rPr>
                <w:noProof/>
                <w:webHidden/>
              </w:rPr>
              <w:t>31</w:t>
            </w:r>
            <w:r w:rsidR="00E26971">
              <w:rPr>
                <w:noProof/>
                <w:webHidden/>
              </w:rPr>
              <w:fldChar w:fldCharType="end"/>
            </w:r>
          </w:hyperlink>
        </w:p>
        <w:p w14:paraId="13F277C4" w14:textId="464F7CA5" w:rsidR="00E26971" w:rsidRDefault="00783873">
          <w:pPr>
            <w:pStyle w:val="TOC3"/>
            <w:tabs>
              <w:tab w:val="left" w:pos="1320"/>
              <w:tab w:val="right" w:leader="dot" w:pos="9890"/>
            </w:tabs>
            <w:rPr>
              <w:rFonts w:asciiTheme="minorHAnsi" w:eastAsiaTheme="minorEastAsia" w:hAnsiTheme="minorHAnsi"/>
              <w:noProof/>
            </w:rPr>
          </w:pPr>
          <w:hyperlink w:anchor="_Toc510439842" w:history="1">
            <w:r w:rsidR="00E26971" w:rsidRPr="00891F1E">
              <w:rPr>
                <w:rStyle w:val="Hyperlink"/>
                <w:noProof/>
              </w:rPr>
              <w:t>3.3.3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_Toc510439842 \h </w:instrText>
            </w:r>
            <w:r w:rsidR="00E26971">
              <w:rPr>
                <w:noProof/>
                <w:webHidden/>
              </w:rPr>
            </w:r>
            <w:r w:rsidR="00E26971">
              <w:rPr>
                <w:noProof/>
                <w:webHidden/>
              </w:rPr>
              <w:fldChar w:fldCharType="separate"/>
            </w:r>
            <w:r w:rsidR="00E26971">
              <w:rPr>
                <w:noProof/>
                <w:webHidden/>
              </w:rPr>
              <w:t>31</w:t>
            </w:r>
            <w:r w:rsidR="00E26971">
              <w:rPr>
                <w:noProof/>
                <w:webHidden/>
              </w:rPr>
              <w:fldChar w:fldCharType="end"/>
            </w:r>
          </w:hyperlink>
        </w:p>
        <w:p w14:paraId="57E96355" w14:textId="29CE9378" w:rsidR="00E26971" w:rsidRDefault="00783873">
          <w:pPr>
            <w:pStyle w:val="TOC3"/>
            <w:tabs>
              <w:tab w:val="left" w:pos="1320"/>
              <w:tab w:val="right" w:leader="dot" w:pos="9890"/>
            </w:tabs>
            <w:rPr>
              <w:rFonts w:asciiTheme="minorHAnsi" w:eastAsiaTheme="minorEastAsia" w:hAnsiTheme="minorHAnsi"/>
              <w:noProof/>
            </w:rPr>
          </w:pPr>
          <w:hyperlink w:anchor="_Toc510439843" w:history="1">
            <w:r w:rsidR="00E26971" w:rsidRPr="00891F1E">
              <w:rPr>
                <w:rStyle w:val="Hyperlink"/>
                <w:noProof/>
              </w:rPr>
              <w:t>3.3.4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_Toc510439843 \h </w:instrText>
            </w:r>
            <w:r w:rsidR="00E26971">
              <w:rPr>
                <w:noProof/>
                <w:webHidden/>
              </w:rPr>
            </w:r>
            <w:r w:rsidR="00E26971">
              <w:rPr>
                <w:noProof/>
                <w:webHidden/>
              </w:rPr>
              <w:fldChar w:fldCharType="separate"/>
            </w:r>
            <w:r w:rsidR="00E26971">
              <w:rPr>
                <w:noProof/>
                <w:webHidden/>
              </w:rPr>
              <w:t>31</w:t>
            </w:r>
            <w:r w:rsidR="00E26971">
              <w:rPr>
                <w:noProof/>
                <w:webHidden/>
              </w:rPr>
              <w:fldChar w:fldCharType="end"/>
            </w:r>
          </w:hyperlink>
        </w:p>
        <w:p w14:paraId="2F949882" w14:textId="4254D325" w:rsidR="00E26971" w:rsidRDefault="00783873">
          <w:pPr>
            <w:pStyle w:val="TOC2"/>
            <w:tabs>
              <w:tab w:val="left" w:pos="880"/>
              <w:tab w:val="right" w:leader="dot" w:pos="9890"/>
            </w:tabs>
            <w:rPr>
              <w:rFonts w:asciiTheme="minorHAnsi" w:eastAsiaTheme="minorEastAsia" w:hAnsiTheme="minorHAnsi"/>
              <w:noProof/>
            </w:rPr>
          </w:pPr>
          <w:hyperlink w:anchor="_Toc510439844" w:history="1">
            <w:r w:rsidR="00E26971" w:rsidRPr="00891F1E">
              <w:rPr>
                <w:rStyle w:val="Hyperlink"/>
                <w:noProof/>
              </w:rPr>
              <w:t>3.4</w:t>
            </w:r>
            <w:r w:rsidR="00E26971">
              <w:rPr>
                <w:rFonts w:asciiTheme="minorHAnsi" w:eastAsiaTheme="minorEastAsia" w:hAnsiTheme="minorHAnsi"/>
                <w:noProof/>
              </w:rPr>
              <w:tab/>
            </w:r>
            <w:r w:rsidR="00E26971" w:rsidRPr="00891F1E">
              <w:rPr>
                <w:rStyle w:val="Hyperlink"/>
                <w:noProof/>
              </w:rPr>
              <w:t>Visualizing Dataset in 2D format</w:t>
            </w:r>
            <w:r w:rsidR="00E26971">
              <w:rPr>
                <w:noProof/>
                <w:webHidden/>
              </w:rPr>
              <w:tab/>
            </w:r>
            <w:r w:rsidR="00E26971">
              <w:rPr>
                <w:noProof/>
                <w:webHidden/>
              </w:rPr>
              <w:fldChar w:fldCharType="begin"/>
            </w:r>
            <w:r w:rsidR="00E26971">
              <w:rPr>
                <w:noProof/>
                <w:webHidden/>
              </w:rPr>
              <w:instrText xml:space="preserve"> PAGEREF _Toc510439844 \h </w:instrText>
            </w:r>
            <w:r w:rsidR="00E26971">
              <w:rPr>
                <w:noProof/>
                <w:webHidden/>
              </w:rPr>
            </w:r>
            <w:r w:rsidR="00E26971">
              <w:rPr>
                <w:noProof/>
                <w:webHidden/>
              </w:rPr>
              <w:fldChar w:fldCharType="separate"/>
            </w:r>
            <w:r w:rsidR="00E26971">
              <w:rPr>
                <w:noProof/>
                <w:webHidden/>
              </w:rPr>
              <w:t>32</w:t>
            </w:r>
            <w:r w:rsidR="00E26971">
              <w:rPr>
                <w:noProof/>
                <w:webHidden/>
              </w:rPr>
              <w:fldChar w:fldCharType="end"/>
            </w:r>
          </w:hyperlink>
        </w:p>
        <w:p w14:paraId="72AB8AE4" w14:textId="11AFE8C5" w:rsidR="00E26971" w:rsidRDefault="00783873">
          <w:pPr>
            <w:pStyle w:val="TOC3"/>
            <w:tabs>
              <w:tab w:val="left" w:pos="1320"/>
              <w:tab w:val="right" w:leader="dot" w:pos="9890"/>
            </w:tabs>
            <w:rPr>
              <w:rFonts w:asciiTheme="minorHAnsi" w:eastAsiaTheme="minorEastAsia" w:hAnsiTheme="minorHAnsi"/>
              <w:noProof/>
            </w:rPr>
          </w:pPr>
          <w:hyperlink w:anchor="_Toc510439845" w:history="1">
            <w:r w:rsidR="00E26971" w:rsidRPr="00891F1E">
              <w:rPr>
                <w:rStyle w:val="Hyperlink"/>
                <w:noProof/>
              </w:rPr>
              <w:t>3.4.1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_Toc510439845 \h </w:instrText>
            </w:r>
            <w:r w:rsidR="00E26971">
              <w:rPr>
                <w:noProof/>
                <w:webHidden/>
              </w:rPr>
            </w:r>
            <w:r w:rsidR="00E26971">
              <w:rPr>
                <w:noProof/>
                <w:webHidden/>
              </w:rPr>
              <w:fldChar w:fldCharType="separate"/>
            </w:r>
            <w:r w:rsidR="00E26971">
              <w:rPr>
                <w:noProof/>
                <w:webHidden/>
              </w:rPr>
              <w:t>32</w:t>
            </w:r>
            <w:r w:rsidR="00E26971">
              <w:rPr>
                <w:noProof/>
                <w:webHidden/>
              </w:rPr>
              <w:fldChar w:fldCharType="end"/>
            </w:r>
          </w:hyperlink>
        </w:p>
        <w:p w14:paraId="39FC3A99" w14:textId="67DF31FF" w:rsidR="00E26971" w:rsidRDefault="00783873">
          <w:pPr>
            <w:pStyle w:val="TOC3"/>
            <w:tabs>
              <w:tab w:val="left" w:pos="1320"/>
              <w:tab w:val="right" w:leader="dot" w:pos="9890"/>
            </w:tabs>
            <w:rPr>
              <w:rFonts w:asciiTheme="minorHAnsi" w:eastAsiaTheme="minorEastAsia" w:hAnsiTheme="minorHAnsi"/>
              <w:noProof/>
            </w:rPr>
          </w:pPr>
          <w:hyperlink w:anchor="_Toc510439846" w:history="1">
            <w:r w:rsidR="00E26971" w:rsidRPr="00891F1E">
              <w:rPr>
                <w:rStyle w:val="Hyperlink"/>
                <w:noProof/>
              </w:rPr>
              <w:t>3.4.2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_Toc510439846 \h </w:instrText>
            </w:r>
            <w:r w:rsidR="00E26971">
              <w:rPr>
                <w:noProof/>
                <w:webHidden/>
              </w:rPr>
            </w:r>
            <w:r w:rsidR="00E26971">
              <w:rPr>
                <w:noProof/>
                <w:webHidden/>
              </w:rPr>
              <w:fldChar w:fldCharType="separate"/>
            </w:r>
            <w:r w:rsidR="00E26971">
              <w:rPr>
                <w:noProof/>
                <w:webHidden/>
              </w:rPr>
              <w:t>32</w:t>
            </w:r>
            <w:r w:rsidR="00E26971">
              <w:rPr>
                <w:noProof/>
                <w:webHidden/>
              </w:rPr>
              <w:fldChar w:fldCharType="end"/>
            </w:r>
          </w:hyperlink>
        </w:p>
        <w:p w14:paraId="1C60DD78" w14:textId="5DADC557" w:rsidR="00E26971" w:rsidRDefault="00783873">
          <w:pPr>
            <w:pStyle w:val="TOC3"/>
            <w:tabs>
              <w:tab w:val="left" w:pos="1320"/>
              <w:tab w:val="right" w:leader="dot" w:pos="9890"/>
            </w:tabs>
            <w:rPr>
              <w:rFonts w:asciiTheme="minorHAnsi" w:eastAsiaTheme="minorEastAsia" w:hAnsiTheme="minorHAnsi"/>
              <w:noProof/>
            </w:rPr>
          </w:pPr>
          <w:hyperlink w:anchor="_Toc510439847" w:history="1">
            <w:r w:rsidR="00E26971" w:rsidRPr="00891F1E">
              <w:rPr>
                <w:rStyle w:val="Hyperlink"/>
                <w:noProof/>
              </w:rPr>
              <w:t>3.4.3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_Toc510439847 \h </w:instrText>
            </w:r>
            <w:r w:rsidR="00E26971">
              <w:rPr>
                <w:noProof/>
                <w:webHidden/>
              </w:rPr>
            </w:r>
            <w:r w:rsidR="00E26971">
              <w:rPr>
                <w:noProof/>
                <w:webHidden/>
              </w:rPr>
              <w:fldChar w:fldCharType="separate"/>
            </w:r>
            <w:r w:rsidR="00E26971">
              <w:rPr>
                <w:noProof/>
                <w:webHidden/>
              </w:rPr>
              <w:t>32</w:t>
            </w:r>
            <w:r w:rsidR="00E26971">
              <w:rPr>
                <w:noProof/>
                <w:webHidden/>
              </w:rPr>
              <w:fldChar w:fldCharType="end"/>
            </w:r>
          </w:hyperlink>
        </w:p>
        <w:p w14:paraId="4B1D0EEC" w14:textId="33E9600F" w:rsidR="00E26971" w:rsidRDefault="00783873">
          <w:pPr>
            <w:pStyle w:val="TOC3"/>
            <w:tabs>
              <w:tab w:val="left" w:pos="1320"/>
              <w:tab w:val="right" w:leader="dot" w:pos="9890"/>
            </w:tabs>
            <w:rPr>
              <w:rFonts w:asciiTheme="minorHAnsi" w:eastAsiaTheme="minorEastAsia" w:hAnsiTheme="minorHAnsi"/>
              <w:noProof/>
            </w:rPr>
          </w:pPr>
          <w:hyperlink w:anchor="_Toc510439848" w:history="1">
            <w:r w:rsidR="00E26971" w:rsidRPr="00891F1E">
              <w:rPr>
                <w:rStyle w:val="Hyperlink"/>
                <w:noProof/>
              </w:rPr>
              <w:t>3.4.4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_Toc510439848 \h </w:instrText>
            </w:r>
            <w:r w:rsidR="00E26971">
              <w:rPr>
                <w:noProof/>
                <w:webHidden/>
              </w:rPr>
            </w:r>
            <w:r w:rsidR="00E26971">
              <w:rPr>
                <w:noProof/>
                <w:webHidden/>
              </w:rPr>
              <w:fldChar w:fldCharType="separate"/>
            </w:r>
            <w:r w:rsidR="00E26971">
              <w:rPr>
                <w:noProof/>
                <w:webHidden/>
              </w:rPr>
              <w:t>32</w:t>
            </w:r>
            <w:r w:rsidR="00E26971">
              <w:rPr>
                <w:noProof/>
                <w:webHidden/>
              </w:rPr>
              <w:fldChar w:fldCharType="end"/>
            </w:r>
          </w:hyperlink>
        </w:p>
        <w:p w14:paraId="34D254C4" w14:textId="73A56818" w:rsidR="00E26971" w:rsidRDefault="00783873">
          <w:pPr>
            <w:pStyle w:val="TOC3"/>
            <w:tabs>
              <w:tab w:val="left" w:pos="1320"/>
              <w:tab w:val="right" w:leader="dot" w:pos="9890"/>
            </w:tabs>
            <w:rPr>
              <w:rFonts w:asciiTheme="minorHAnsi" w:eastAsiaTheme="minorEastAsia" w:hAnsiTheme="minorHAnsi"/>
              <w:noProof/>
            </w:rPr>
          </w:pPr>
          <w:hyperlink w:anchor="_Toc510439849" w:history="1">
            <w:r w:rsidR="00E26971" w:rsidRPr="00891F1E">
              <w:rPr>
                <w:rStyle w:val="Hyperlink"/>
                <w:noProof/>
              </w:rPr>
              <w:t>3.4.5</w:t>
            </w:r>
            <w:r w:rsidR="00E26971">
              <w:rPr>
                <w:rFonts w:asciiTheme="minorHAnsi" w:eastAsiaTheme="minorEastAsia" w:hAnsiTheme="minorHAnsi"/>
                <w:noProof/>
              </w:rPr>
              <w:tab/>
            </w:r>
            <w:r w:rsidR="00E26971" w:rsidRPr="00891F1E">
              <w:rPr>
                <w:rStyle w:val="Hyperlink"/>
                <w:noProof/>
              </w:rPr>
              <w:t>Display Controls</w:t>
            </w:r>
            <w:r w:rsidR="00E26971">
              <w:rPr>
                <w:noProof/>
                <w:webHidden/>
              </w:rPr>
              <w:tab/>
            </w:r>
            <w:r w:rsidR="00E26971">
              <w:rPr>
                <w:noProof/>
                <w:webHidden/>
              </w:rPr>
              <w:fldChar w:fldCharType="begin"/>
            </w:r>
            <w:r w:rsidR="00E26971">
              <w:rPr>
                <w:noProof/>
                <w:webHidden/>
              </w:rPr>
              <w:instrText xml:space="preserve"> PAGEREF _Toc510439849 \h </w:instrText>
            </w:r>
            <w:r w:rsidR="00E26971">
              <w:rPr>
                <w:noProof/>
                <w:webHidden/>
              </w:rPr>
            </w:r>
            <w:r w:rsidR="00E26971">
              <w:rPr>
                <w:noProof/>
                <w:webHidden/>
              </w:rPr>
              <w:fldChar w:fldCharType="separate"/>
            </w:r>
            <w:r w:rsidR="00E26971">
              <w:rPr>
                <w:noProof/>
                <w:webHidden/>
              </w:rPr>
              <w:t>33</w:t>
            </w:r>
            <w:r w:rsidR="00E26971">
              <w:rPr>
                <w:noProof/>
                <w:webHidden/>
              </w:rPr>
              <w:fldChar w:fldCharType="end"/>
            </w:r>
          </w:hyperlink>
        </w:p>
        <w:p w14:paraId="040AC5AA" w14:textId="005E7B8E" w:rsidR="00E26971" w:rsidRDefault="00783873">
          <w:pPr>
            <w:pStyle w:val="TOC3"/>
            <w:tabs>
              <w:tab w:val="left" w:pos="1320"/>
              <w:tab w:val="right" w:leader="dot" w:pos="9890"/>
            </w:tabs>
            <w:rPr>
              <w:rFonts w:asciiTheme="minorHAnsi" w:eastAsiaTheme="minorEastAsia" w:hAnsiTheme="minorHAnsi"/>
              <w:noProof/>
            </w:rPr>
          </w:pPr>
          <w:hyperlink w:anchor="_Toc510439850" w:history="1">
            <w:r w:rsidR="00E26971" w:rsidRPr="00891F1E">
              <w:rPr>
                <w:rStyle w:val="Hyperlink"/>
                <w:noProof/>
              </w:rPr>
              <w:t>3.4.6</w:t>
            </w:r>
            <w:r w:rsidR="00E26971">
              <w:rPr>
                <w:rFonts w:asciiTheme="minorHAnsi" w:eastAsiaTheme="minorEastAsia" w:hAnsiTheme="minorHAnsi"/>
                <w:noProof/>
              </w:rPr>
              <w:tab/>
            </w:r>
            <w:r w:rsidR="00E26971" w:rsidRPr="00891F1E">
              <w:rPr>
                <w:rStyle w:val="Hyperlink"/>
                <w:noProof/>
              </w:rPr>
              <w:t>TAD Annotation</w:t>
            </w:r>
            <w:r w:rsidR="00E26971">
              <w:rPr>
                <w:noProof/>
                <w:webHidden/>
              </w:rPr>
              <w:tab/>
            </w:r>
            <w:r w:rsidR="00E26971">
              <w:rPr>
                <w:noProof/>
                <w:webHidden/>
              </w:rPr>
              <w:fldChar w:fldCharType="begin"/>
            </w:r>
            <w:r w:rsidR="00E26971">
              <w:rPr>
                <w:noProof/>
                <w:webHidden/>
              </w:rPr>
              <w:instrText xml:space="preserve"> PAGEREF _Toc510439850 \h </w:instrText>
            </w:r>
            <w:r w:rsidR="00E26971">
              <w:rPr>
                <w:noProof/>
                <w:webHidden/>
              </w:rPr>
            </w:r>
            <w:r w:rsidR="00E26971">
              <w:rPr>
                <w:noProof/>
                <w:webHidden/>
              </w:rPr>
              <w:fldChar w:fldCharType="separate"/>
            </w:r>
            <w:r w:rsidR="00E26971">
              <w:rPr>
                <w:noProof/>
                <w:webHidden/>
              </w:rPr>
              <w:t>36</w:t>
            </w:r>
            <w:r w:rsidR="00E26971">
              <w:rPr>
                <w:noProof/>
                <w:webHidden/>
              </w:rPr>
              <w:fldChar w:fldCharType="end"/>
            </w:r>
          </w:hyperlink>
        </w:p>
        <w:p w14:paraId="2C4DB1CC" w14:textId="4FBE76AC" w:rsidR="00E26971" w:rsidRDefault="00783873">
          <w:pPr>
            <w:pStyle w:val="TOC3"/>
            <w:tabs>
              <w:tab w:val="left" w:pos="1320"/>
              <w:tab w:val="right" w:leader="dot" w:pos="9890"/>
            </w:tabs>
            <w:rPr>
              <w:rFonts w:asciiTheme="minorHAnsi" w:eastAsiaTheme="minorEastAsia" w:hAnsiTheme="minorHAnsi"/>
              <w:noProof/>
            </w:rPr>
          </w:pPr>
          <w:hyperlink w:anchor="_Toc510439851" w:history="1">
            <w:r w:rsidR="00E26971" w:rsidRPr="00891F1E">
              <w:rPr>
                <w:rStyle w:val="Hyperlink"/>
                <w:noProof/>
              </w:rPr>
              <w:t>3.4.7</w:t>
            </w:r>
            <w:r w:rsidR="00E26971">
              <w:rPr>
                <w:rFonts w:asciiTheme="minorHAnsi" w:eastAsiaTheme="minorEastAsia" w:hAnsiTheme="minorHAnsi"/>
                <w:noProof/>
              </w:rPr>
              <w:tab/>
            </w:r>
            <w:r w:rsidR="00E26971" w:rsidRPr="00891F1E">
              <w:rPr>
                <w:rStyle w:val="Hyperlink"/>
                <w:noProof/>
              </w:rPr>
              <w:t>Demonstration</w:t>
            </w:r>
            <w:r w:rsidR="00E26971">
              <w:rPr>
                <w:noProof/>
                <w:webHidden/>
              </w:rPr>
              <w:tab/>
            </w:r>
            <w:r w:rsidR="00E26971">
              <w:rPr>
                <w:noProof/>
                <w:webHidden/>
              </w:rPr>
              <w:fldChar w:fldCharType="begin"/>
            </w:r>
            <w:r w:rsidR="00E26971">
              <w:rPr>
                <w:noProof/>
                <w:webHidden/>
              </w:rPr>
              <w:instrText xml:space="preserve"> PAGEREF _Toc510439851 \h </w:instrText>
            </w:r>
            <w:r w:rsidR="00E26971">
              <w:rPr>
                <w:noProof/>
                <w:webHidden/>
              </w:rPr>
            </w:r>
            <w:r w:rsidR="00E26971">
              <w:rPr>
                <w:noProof/>
                <w:webHidden/>
              </w:rPr>
              <w:fldChar w:fldCharType="separate"/>
            </w:r>
            <w:r w:rsidR="00E26971">
              <w:rPr>
                <w:noProof/>
                <w:webHidden/>
              </w:rPr>
              <w:t>37</w:t>
            </w:r>
            <w:r w:rsidR="00E26971">
              <w:rPr>
                <w:noProof/>
                <w:webHidden/>
              </w:rPr>
              <w:fldChar w:fldCharType="end"/>
            </w:r>
          </w:hyperlink>
        </w:p>
        <w:p w14:paraId="3BAAAAF0" w14:textId="2E1B0E92" w:rsidR="00E26971" w:rsidRDefault="00783873">
          <w:pPr>
            <w:pStyle w:val="TOC2"/>
            <w:tabs>
              <w:tab w:val="left" w:pos="880"/>
              <w:tab w:val="right" w:leader="dot" w:pos="9890"/>
            </w:tabs>
            <w:rPr>
              <w:rFonts w:asciiTheme="minorHAnsi" w:eastAsiaTheme="minorEastAsia" w:hAnsiTheme="minorHAnsi"/>
              <w:noProof/>
            </w:rPr>
          </w:pPr>
          <w:hyperlink w:anchor="_Toc510439852" w:history="1">
            <w:r w:rsidR="00E26971" w:rsidRPr="00891F1E">
              <w:rPr>
                <w:rStyle w:val="Hyperlink"/>
                <w:noProof/>
              </w:rPr>
              <w:t>3.5</w:t>
            </w:r>
            <w:r w:rsidR="00E26971">
              <w:rPr>
                <w:rFonts w:asciiTheme="minorHAnsi" w:eastAsiaTheme="minorEastAsia" w:hAnsiTheme="minorHAnsi"/>
                <w:noProof/>
              </w:rPr>
              <w:tab/>
            </w:r>
            <w:r w:rsidR="00E26971" w:rsidRPr="00891F1E">
              <w:rPr>
                <w:rStyle w:val="Hyperlink"/>
                <w:noProof/>
              </w:rPr>
              <w:t>Identify TAD</w:t>
            </w:r>
            <w:r w:rsidR="00E26971">
              <w:rPr>
                <w:noProof/>
                <w:webHidden/>
              </w:rPr>
              <w:tab/>
            </w:r>
            <w:r w:rsidR="00E26971">
              <w:rPr>
                <w:noProof/>
                <w:webHidden/>
              </w:rPr>
              <w:fldChar w:fldCharType="begin"/>
            </w:r>
            <w:r w:rsidR="00E26971">
              <w:rPr>
                <w:noProof/>
                <w:webHidden/>
              </w:rPr>
              <w:instrText xml:space="preserve"> PAGEREF _Toc510439852 \h </w:instrText>
            </w:r>
            <w:r w:rsidR="00E26971">
              <w:rPr>
                <w:noProof/>
                <w:webHidden/>
              </w:rPr>
            </w:r>
            <w:r w:rsidR="00E26971">
              <w:rPr>
                <w:noProof/>
                <w:webHidden/>
              </w:rPr>
              <w:fldChar w:fldCharType="separate"/>
            </w:r>
            <w:r w:rsidR="00E26971">
              <w:rPr>
                <w:noProof/>
                <w:webHidden/>
              </w:rPr>
              <w:t>39</w:t>
            </w:r>
            <w:r w:rsidR="00E26971">
              <w:rPr>
                <w:noProof/>
                <w:webHidden/>
              </w:rPr>
              <w:fldChar w:fldCharType="end"/>
            </w:r>
          </w:hyperlink>
        </w:p>
        <w:p w14:paraId="1D6C8C23" w14:textId="6BDA1857" w:rsidR="00E26971" w:rsidRDefault="00783873">
          <w:pPr>
            <w:pStyle w:val="TOC3"/>
            <w:tabs>
              <w:tab w:val="left" w:pos="1320"/>
              <w:tab w:val="right" w:leader="dot" w:pos="9890"/>
            </w:tabs>
            <w:rPr>
              <w:rFonts w:asciiTheme="minorHAnsi" w:eastAsiaTheme="minorEastAsia" w:hAnsiTheme="minorHAnsi"/>
              <w:noProof/>
            </w:rPr>
          </w:pPr>
          <w:hyperlink w:anchor="_Toc510439853" w:history="1">
            <w:r w:rsidR="00E26971" w:rsidRPr="00891F1E">
              <w:rPr>
                <w:rStyle w:val="Hyperlink"/>
                <w:noProof/>
              </w:rPr>
              <w:t>3.5.1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_Toc510439853 \h </w:instrText>
            </w:r>
            <w:r w:rsidR="00E26971">
              <w:rPr>
                <w:noProof/>
                <w:webHidden/>
              </w:rPr>
            </w:r>
            <w:r w:rsidR="00E26971">
              <w:rPr>
                <w:noProof/>
                <w:webHidden/>
              </w:rPr>
              <w:fldChar w:fldCharType="separate"/>
            </w:r>
            <w:r w:rsidR="00E26971">
              <w:rPr>
                <w:noProof/>
                <w:webHidden/>
              </w:rPr>
              <w:t>39</w:t>
            </w:r>
            <w:r w:rsidR="00E26971">
              <w:rPr>
                <w:noProof/>
                <w:webHidden/>
              </w:rPr>
              <w:fldChar w:fldCharType="end"/>
            </w:r>
          </w:hyperlink>
        </w:p>
        <w:p w14:paraId="6848D11C" w14:textId="66A275E9" w:rsidR="00E26971" w:rsidRDefault="00783873">
          <w:pPr>
            <w:pStyle w:val="TOC3"/>
            <w:tabs>
              <w:tab w:val="left" w:pos="1320"/>
              <w:tab w:val="right" w:leader="dot" w:pos="9890"/>
            </w:tabs>
            <w:rPr>
              <w:rFonts w:asciiTheme="minorHAnsi" w:eastAsiaTheme="minorEastAsia" w:hAnsiTheme="minorHAnsi"/>
              <w:noProof/>
            </w:rPr>
          </w:pPr>
          <w:hyperlink w:anchor="_Toc510439854" w:history="1">
            <w:r w:rsidR="00E26971" w:rsidRPr="00891F1E">
              <w:rPr>
                <w:rStyle w:val="Hyperlink"/>
                <w:noProof/>
              </w:rPr>
              <w:t>3.5.2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_Toc510439854 \h </w:instrText>
            </w:r>
            <w:r w:rsidR="00E26971">
              <w:rPr>
                <w:noProof/>
                <w:webHidden/>
              </w:rPr>
            </w:r>
            <w:r w:rsidR="00E26971">
              <w:rPr>
                <w:noProof/>
                <w:webHidden/>
              </w:rPr>
              <w:fldChar w:fldCharType="separate"/>
            </w:r>
            <w:r w:rsidR="00E26971">
              <w:rPr>
                <w:noProof/>
                <w:webHidden/>
              </w:rPr>
              <w:t>39</w:t>
            </w:r>
            <w:r w:rsidR="00E26971">
              <w:rPr>
                <w:noProof/>
                <w:webHidden/>
              </w:rPr>
              <w:fldChar w:fldCharType="end"/>
            </w:r>
          </w:hyperlink>
        </w:p>
        <w:p w14:paraId="4C8B1A6E" w14:textId="48A13106" w:rsidR="00E26971" w:rsidRDefault="00783873">
          <w:pPr>
            <w:pStyle w:val="TOC3"/>
            <w:tabs>
              <w:tab w:val="left" w:pos="1320"/>
              <w:tab w:val="right" w:leader="dot" w:pos="9890"/>
            </w:tabs>
            <w:rPr>
              <w:rFonts w:asciiTheme="minorHAnsi" w:eastAsiaTheme="minorEastAsia" w:hAnsiTheme="minorHAnsi"/>
              <w:noProof/>
            </w:rPr>
          </w:pPr>
          <w:hyperlink w:anchor="_Toc510439855" w:history="1">
            <w:r w:rsidR="00E26971" w:rsidRPr="00891F1E">
              <w:rPr>
                <w:rStyle w:val="Hyperlink"/>
                <w:noProof/>
              </w:rPr>
              <w:t>3.5.3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_Toc510439855 \h </w:instrText>
            </w:r>
            <w:r w:rsidR="00E26971">
              <w:rPr>
                <w:noProof/>
                <w:webHidden/>
              </w:rPr>
            </w:r>
            <w:r w:rsidR="00E26971">
              <w:rPr>
                <w:noProof/>
                <w:webHidden/>
              </w:rPr>
              <w:fldChar w:fldCharType="separate"/>
            </w:r>
            <w:r w:rsidR="00E26971">
              <w:rPr>
                <w:noProof/>
                <w:webHidden/>
              </w:rPr>
              <w:t>40</w:t>
            </w:r>
            <w:r w:rsidR="00E26971">
              <w:rPr>
                <w:noProof/>
                <w:webHidden/>
              </w:rPr>
              <w:fldChar w:fldCharType="end"/>
            </w:r>
          </w:hyperlink>
        </w:p>
        <w:p w14:paraId="0F81C016" w14:textId="438AE4D9" w:rsidR="00E26971" w:rsidRDefault="00783873">
          <w:pPr>
            <w:pStyle w:val="TOC3"/>
            <w:tabs>
              <w:tab w:val="left" w:pos="1320"/>
              <w:tab w:val="right" w:leader="dot" w:pos="9890"/>
            </w:tabs>
            <w:rPr>
              <w:rFonts w:asciiTheme="minorHAnsi" w:eastAsiaTheme="minorEastAsia" w:hAnsiTheme="minorHAnsi"/>
              <w:noProof/>
            </w:rPr>
          </w:pPr>
          <w:hyperlink w:anchor="_Toc510439856" w:history="1">
            <w:r w:rsidR="00E26971" w:rsidRPr="00891F1E">
              <w:rPr>
                <w:rStyle w:val="Hyperlink"/>
                <w:noProof/>
              </w:rPr>
              <w:t>3.5.4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_Toc510439856 \h </w:instrText>
            </w:r>
            <w:r w:rsidR="00E26971">
              <w:rPr>
                <w:noProof/>
                <w:webHidden/>
              </w:rPr>
            </w:r>
            <w:r w:rsidR="00E26971">
              <w:rPr>
                <w:noProof/>
                <w:webHidden/>
              </w:rPr>
              <w:fldChar w:fldCharType="separate"/>
            </w:r>
            <w:r w:rsidR="00E26971">
              <w:rPr>
                <w:noProof/>
                <w:webHidden/>
              </w:rPr>
              <w:t>40</w:t>
            </w:r>
            <w:r w:rsidR="00E26971">
              <w:rPr>
                <w:noProof/>
                <w:webHidden/>
              </w:rPr>
              <w:fldChar w:fldCharType="end"/>
            </w:r>
          </w:hyperlink>
        </w:p>
        <w:p w14:paraId="7FB2C276" w14:textId="2F582B25" w:rsidR="00E26971" w:rsidRDefault="00783873">
          <w:pPr>
            <w:pStyle w:val="TOC2"/>
            <w:tabs>
              <w:tab w:val="left" w:pos="880"/>
              <w:tab w:val="right" w:leader="dot" w:pos="9890"/>
            </w:tabs>
            <w:rPr>
              <w:rFonts w:asciiTheme="minorHAnsi" w:eastAsiaTheme="minorEastAsia" w:hAnsiTheme="minorHAnsi"/>
              <w:noProof/>
            </w:rPr>
          </w:pPr>
          <w:hyperlink w:anchor="_Toc510439857" w:history="1">
            <w:r w:rsidR="00E26971" w:rsidRPr="00891F1E">
              <w:rPr>
                <w:rStyle w:val="Hyperlink"/>
                <w:noProof/>
              </w:rPr>
              <w:t>3.6</w:t>
            </w:r>
            <w:r w:rsidR="00E26971">
              <w:rPr>
                <w:rFonts w:asciiTheme="minorHAnsi" w:eastAsiaTheme="minorEastAsia" w:hAnsiTheme="minorHAnsi"/>
                <w:noProof/>
              </w:rPr>
              <w:tab/>
            </w:r>
            <w:r w:rsidR="00E26971" w:rsidRPr="00891F1E">
              <w:rPr>
                <w:rStyle w:val="Hyperlink"/>
                <w:noProof/>
              </w:rPr>
              <w:t>Check TAD consistency between two TADs from different methods</w:t>
            </w:r>
            <w:r w:rsidR="00E26971">
              <w:rPr>
                <w:noProof/>
                <w:webHidden/>
              </w:rPr>
              <w:tab/>
            </w:r>
            <w:r w:rsidR="00E26971">
              <w:rPr>
                <w:noProof/>
                <w:webHidden/>
              </w:rPr>
              <w:fldChar w:fldCharType="begin"/>
            </w:r>
            <w:r w:rsidR="00E26971">
              <w:rPr>
                <w:noProof/>
                <w:webHidden/>
              </w:rPr>
              <w:instrText xml:space="preserve"> PAGEREF _Toc510439857 \h </w:instrText>
            </w:r>
            <w:r w:rsidR="00E26971">
              <w:rPr>
                <w:noProof/>
                <w:webHidden/>
              </w:rPr>
            </w:r>
            <w:r w:rsidR="00E26971">
              <w:rPr>
                <w:noProof/>
                <w:webHidden/>
              </w:rPr>
              <w:fldChar w:fldCharType="separate"/>
            </w:r>
            <w:r w:rsidR="00E26971">
              <w:rPr>
                <w:noProof/>
                <w:webHidden/>
              </w:rPr>
              <w:t>41</w:t>
            </w:r>
            <w:r w:rsidR="00E26971">
              <w:rPr>
                <w:noProof/>
                <w:webHidden/>
              </w:rPr>
              <w:fldChar w:fldCharType="end"/>
            </w:r>
          </w:hyperlink>
        </w:p>
        <w:p w14:paraId="07DB2B19" w14:textId="3071E9A1" w:rsidR="00E26971" w:rsidRDefault="00783873">
          <w:pPr>
            <w:pStyle w:val="TOC3"/>
            <w:tabs>
              <w:tab w:val="left" w:pos="1320"/>
              <w:tab w:val="right" w:leader="dot" w:pos="9890"/>
            </w:tabs>
            <w:rPr>
              <w:rFonts w:asciiTheme="minorHAnsi" w:eastAsiaTheme="minorEastAsia" w:hAnsiTheme="minorHAnsi"/>
              <w:noProof/>
            </w:rPr>
          </w:pPr>
          <w:hyperlink w:anchor="_Toc510439858" w:history="1">
            <w:r w:rsidR="00E26971" w:rsidRPr="00891F1E">
              <w:rPr>
                <w:rStyle w:val="Hyperlink"/>
                <w:noProof/>
              </w:rPr>
              <w:t>3.6.1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_Toc510439858 \h </w:instrText>
            </w:r>
            <w:r w:rsidR="00E26971">
              <w:rPr>
                <w:noProof/>
                <w:webHidden/>
              </w:rPr>
            </w:r>
            <w:r w:rsidR="00E26971">
              <w:rPr>
                <w:noProof/>
                <w:webHidden/>
              </w:rPr>
              <w:fldChar w:fldCharType="separate"/>
            </w:r>
            <w:r w:rsidR="00E26971">
              <w:rPr>
                <w:noProof/>
                <w:webHidden/>
              </w:rPr>
              <w:t>41</w:t>
            </w:r>
            <w:r w:rsidR="00E26971">
              <w:rPr>
                <w:noProof/>
                <w:webHidden/>
              </w:rPr>
              <w:fldChar w:fldCharType="end"/>
            </w:r>
          </w:hyperlink>
        </w:p>
        <w:p w14:paraId="7E1105DE" w14:textId="2D94E87D" w:rsidR="00E26971" w:rsidRDefault="00783873">
          <w:pPr>
            <w:pStyle w:val="TOC3"/>
            <w:tabs>
              <w:tab w:val="left" w:pos="1320"/>
              <w:tab w:val="right" w:leader="dot" w:pos="9890"/>
            </w:tabs>
            <w:rPr>
              <w:rFonts w:asciiTheme="minorHAnsi" w:eastAsiaTheme="minorEastAsia" w:hAnsiTheme="minorHAnsi"/>
              <w:noProof/>
            </w:rPr>
          </w:pPr>
          <w:hyperlink w:anchor="_Toc510439859" w:history="1">
            <w:r w:rsidR="00E26971" w:rsidRPr="00891F1E">
              <w:rPr>
                <w:rStyle w:val="Hyperlink"/>
                <w:noProof/>
              </w:rPr>
              <w:t>3.6.2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_Toc510439859 \h </w:instrText>
            </w:r>
            <w:r w:rsidR="00E26971">
              <w:rPr>
                <w:noProof/>
                <w:webHidden/>
              </w:rPr>
            </w:r>
            <w:r w:rsidR="00E26971">
              <w:rPr>
                <w:noProof/>
                <w:webHidden/>
              </w:rPr>
              <w:fldChar w:fldCharType="separate"/>
            </w:r>
            <w:r w:rsidR="00E26971">
              <w:rPr>
                <w:noProof/>
                <w:webHidden/>
              </w:rPr>
              <w:t>41</w:t>
            </w:r>
            <w:r w:rsidR="00E26971">
              <w:rPr>
                <w:noProof/>
                <w:webHidden/>
              </w:rPr>
              <w:fldChar w:fldCharType="end"/>
            </w:r>
          </w:hyperlink>
        </w:p>
        <w:p w14:paraId="6E1B00CB" w14:textId="14E94E84" w:rsidR="00E26971" w:rsidRDefault="00783873">
          <w:pPr>
            <w:pStyle w:val="TOC3"/>
            <w:tabs>
              <w:tab w:val="left" w:pos="1320"/>
              <w:tab w:val="right" w:leader="dot" w:pos="9890"/>
            </w:tabs>
            <w:rPr>
              <w:rFonts w:asciiTheme="minorHAnsi" w:eastAsiaTheme="minorEastAsia" w:hAnsiTheme="minorHAnsi"/>
              <w:noProof/>
            </w:rPr>
          </w:pPr>
          <w:hyperlink w:anchor="_Toc510439860" w:history="1">
            <w:r w:rsidR="00E26971" w:rsidRPr="00891F1E">
              <w:rPr>
                <w:rStyle w:val="Hyperlink"/>
                <w:noProof/>
              </w:rPr>
              <w:t>3.6.3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_Toc510439860 \h </w:instrText>
            </w:r>
            <w:r w:rsidR="00E26971">
              <w:rPr>
                <w:noProof/>
                <w:webHidden/>
              </w:rPr>
            </w:r>
            <w:r w:rsidR="00E26971">
              <w:rPr>
                <w:noProof/>
                <w:webHidden/>
              </w:rPr>
              <w:fldChar w:fldCharType="separate"/>
            </w:r>
            <w:r w:rsidR="00E26971">
              <w:rPr>
                <w:noProof/>
                <w:webHidden/>
              </w:rPr>
              <w:t>41</w:t>
            </w:r>
            <w:r w:rsidR="00E26971">
              <w:rPr>
                <w:noProof/>
                <w:webHidden/>
              </w:rPr>
              <w:fldChar w:fldCharType="end"/>
            </w:r>
          </w:hyperlink>
        </w:p>
        <w:p w14:paraId="1CFA625C" w14:textId="2EBF020D" w:rsidR="00E26971" w:rsidRDefault="00783873">
          <w:pPr>
            <w:pStyle w:val="TOC3"/>
            <w:tabs>
              <w:tab w:val="left" w:pos="1320"/>
              <w:tab w:val="right" w:leader="dot" w:pos="9890"/>
            </w:tabs>
            <w:rPr>
              <w:rFonts w:asciiTheme="minorHAnsi" w:eastAsiaTheme="minorEastAsia" w:hAnsiTheme="minorHAnsi"/>
              <w:noProof/>
            </w:rPr>
          </w:pPr>
          <w:hyperlink w:anchor="_Toc510439861" w:history="1">
            <w:r w:rsidR="00E26971" w:rsidRPr="00891F1E">
              <w:rPr>
                <w:rStyle w:val="Hyperlink"/>
                <w:noProof/>
              </w:rPr>
              <w:t>3.6.4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_Toc510439861 \h </w:instrText>
            </w:r>
            <w:r w:rsidR="00E26971">
              <w:rPr>
                <w:noProof/>
                <w:webHidden/>
              </w:rPr>
            </w:r>
            <w:r w:rsidR="00E26971">
              <w:rPr>
                <w:noProof/>
                <w:webHidden/>
              </w:rPr>
              <w:fldChar w:fldCharType="separate"/>
            </w:r>
            <w:r w:rsidR="00E26971">
              <w:rPr>
                <w:noProof/>
                <w:webHidden/>
              </w:rPr>
              <w:t>42</w:t>
            </w:r>
            <w:r w:rsidR="00E26971">
              <w:rPr>
                <w:noProof/>
                <w:webHidden/>
              </w:rPr>
              <w:fldChar w:fldCharType="end"/>
            </w:r>
          </w:hyperlink>
        </w:p>
        <w:p w14:paraId="4C9C2B94" w14:textId="50374299" w:rsidR="00E26971" w:rsidRDefault="00783873">
          <w:pPr>
            <w:pStyle w:val="TOC1"/>
            <w:tabs>
              <w:tab w:val="left" w:pos="440"/>
              <w:tab w:val="right" w:leader="dot" w:pos="9890"/>
            </w:tabs>
            <w:rPr>
              <w:rFonts w:asciiTheme="minorHAnsi" w:eastAsiaTheme="minorEastAsia" w:hAnsiTheme="minorHAnsi"/>
              <w:noProof/>
            </w:rPr>
          </w:pPr>
          <w:hyperlink w:anchor="_Toc510439862" w:history="1">
            <w:r w:rsidR="00E26971" w:rsidRPr="00891F1E">
              <w:rPr>
                <w:rStyle w:val="Hyperlink"/>
                <w:noProof/>
              </w:rPr>
              <w:t>4</w:t>
            </w:r>
            <w:r w:rsidR="00E26971">
              <w:rPr>
                <w:rFonts w:asciiTheme="minorHAnsi" w:eastAsiaTheme="minorEastAsia" w:hAnsiTheme="minorHAnsi"/>
                <w:noProof/>
              </w:rPr>
              <w:tab/>
            </w:r>
            <w:r w:rsidR="00E26971" w:rsidRPr="00891F1E">
              <w:rPr>
                <w:rStyle w:val="Hyperlink"/>
                <w:noProof/>
              </w:rPr>
              <w:t>3D-Functions</w:t>
            </w:r>
            <w:r w:rsidR="00E26971">
              <w:rPr>
                <w:noProof/>
                <w:webHidden/>
              </w:rPr>
              <w:tab/>
            </w:r>
            <w:r w:rsidR="00E26971">
              <w:rPr>
                <w:noProof/>
                <w:webHidden/>
              </w:rPr>
              <w:fldChar w:fldCharType="begin"/>
            </w:r>
            <w:r w:rsidR="00E26971">
              <w:rPr>
                <w:noProof/>
                <w:webHidden/>
              </w:rPr>
              <w:instrText xml:space="preserve"> PAGEREF _Toc510439862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1E40A389" w14:textId="27F132AC" w:rsidR="00E26971" w:rsidRDefault="00783873">
          <w:pPr>
            <w:pStyle w:val="TOC2"/>
            <w:tabs>
              <w:tab w:val="left" w:pos="880"/>
              <w:tab w:val="right" w:leader="dot" w:pos="9890"/>
            </w:tabs>
            <w:rPr>
              <w:rFonts w:asciiTheme="minorHAnsi" w:eastAsiaTheme="minorEastAsia" w:hAnsiTheme="minorHAnsi"/>
              <w:noProof/>
            </w:rPr>
          </w:pPr>
          <w:hyperlink w:anchor="_Toc510439863" w:history="1">
            <w:r w:rsidR="00E26971" w:rsidRPr="00891F1E">
              <w:rPr>
                <w:rStyle w:val="Hyperlink"/>
                <w:noProof/>
              </w:rPr>
              <w:t>4.1</w:t>
            </w:r>
            <w:r w:rsidR="00E26971">
              <w:rPr>
                <w:rFonts w:asciiTheme="minorHAnsi" w:eastAsiaTheme="minorEastAsia" w:hAnsiTheme="minorHAnsi"/>
                <w:noProof/>
              </w:rPr>
              <w:tab/>
            </w:r>
            <w:r w:rsidR="00E26971" w:rsidRPr="00891F1E">
              <w:rPr>
                <w:rStyle w:val="Hyperlink"/>
                <w:noProof/>
              </w:rPr>
              <w:t>3D model reconstruction by LorDG</w:t>
            </w:r>
            <w:r w:rsidR="00E26971">
              <w:rPr>
                <w:noProof/>
                <w:webHidden/>
              </w:rPr>
              <w:tab/>
            </w:r>
            <w:r w:rsidR="00E26971">
              <w:rPr>
                <w:noProof/>
                <w:webHidden/>
              </w:rPr>
              <w:fldChar w:fldCharType="begin"/>
            </w:r>
            <w:r w:rsidR="00E26971">
              <w:rPr>
                <w:noProof/>
                <w:webHidden/>
              </w:rPr>
              <w:instrText xml:space="preserve"> PAGEREF _Toc510439863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30CE7F49" w14:textId="4A77E9AB" w:rsidR="00E26971" w:rsidRDefault="00783873">
          <w:pPr>
            <w:pStyle w:val="TOC3"/>
            <w:tabs>
              <w:tab w:val="left" w:pos="1320"/>
              <w:tab w:val="right" w:leader="dot" w:pos="9890"/>
            </w:tabs>
            <w:rPr>
              <w:rFonts w:asciiTheme="minorHAnsi" w:eastAsiaTheme="minorEastAsia" w:hAnsiTheme="minorHAnsi"/>
              <w:noProof/>
            </w:rPr>
          </w:pPr>
          <w:hyperlink w:anchor="_Toc510439864" w:history="1">
            <w:r w:rsidR="00E26971" w:rsidRPr="00891F1E">
              <w:rPr>
                <w:rStyle w:val="Hyperlink"/>
                <w:noProof/>
              </w:rPr>
              <w:t>4.1.1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_Toc510439864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7CF5D60D" w14:textId="72713AEE" w:rsidR="00E26971" w:rsidRDefault="00783873">
          <w:pPr>
            <w:pStyle w:val="TOC3"/>
            <w:tabs>
              <w:tab w:val="left" w:pos="1320"/>
              <w:tab w:val="right" w:leader="dot" w:pos="9890"/>
            </w:tabs>
            <w:rPr>
              <w:rFonts w:asciiTheme="minorHAnsi" w:eastAsiaTheme="minorEastAsia" w:hAnsiTheme="minorHAnsi"/>
              <w:noProof/>
            </w:rPr>
          </w:pPr>
          <w:hyperlink w:anchor="_Toc510439865" w:history="1">
            <w:r w:rsidR="00E26971" w:rsidRPr="00891F1E">
              <w:rPr>
                <w:rStyle w:val="Hyperlink"/>
                <w:noProof/>
              </w:rPr>
              <w:t>4.1.2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_Toc510439865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7E21BC50" w14:textId="7F038C86" w:rsidR="00E26971" w:rsidRDefault="00783873">
          <w:pPr>
            <w:pStyle w:val="TOC3"/>
            <w:tabs>
              <w:tab w:val="left" w:pos="1320"/>
              <w:tab w:val="right" w:leader="dot" w:pos="9890"/>
            </w:tabs>
            <w:rPr>
              <w:rFonts w:asciiTheme="minorHAnsi" w:eastAsiaTheme="minorEastAsia" w:hAnsiTheme="minorHAnsi"/>
              <w:noProof/>
            </w:rPr>
          </w:pPr>
          <w:hyperlink w:anchor="_Toc510439866" w:history="1">
            <w:r w:rsidR="00E26971" w:rsidRPr="00891F1E">
              <w:rPr>
                <w:rStyle w:val="Hyperlink"/>
                <w:noProof/>
              </w:rPr>
              <w:t>4.1.3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_Toc510439866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6F42322F" w14:textId="0C9EC7FB" w:rsidR="00E26971" w:rsidRDefault="00783873">
          <w:pPr>
            <w:pStyle w:val="TOC3"/>
            <w:tabs>
              <w:tab w:val="left" w:pos="1320"/>
              <w:tab w:val="right" w:leader="dot" w:pos="9890"/>
            </w:tabs>
            <w:rPr>
              <w:rFonts w:asciiTheme="minorHAnsi" w:eastAsiaTheme="minorEastAsia" w:hAnsiTheme="minorHAnsi"/>
              <w:noProof/>
            </w:rPr>
          </w:pPr>
          <w:hyperlink w:anchor="_Toc510439867" w:history="1">
            <w:r w:rsidR="00E26971" w:rsidRPr="00891F1E">
              <w:rPr>
                <w:rStyle w:val="Hyperlink"/>
                <w:noProof/>
              </w:rPr>
              <w:t>4.1.4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_Toc510439867 \h </w:instrText>
            </w:r>
            <w:r w:rsidR="00E26971">
              <w:rPr>
                <w:noProof/>
                <w:webHidden/>
              </w:rPr>
            </w:r>
            <w:r w:rsidR="00E26971">
              <w:rPr>
                <w:noProof/>
                <w:webHidden/>
              </w:rPr>
              <w:fldChar w:fldCharType="separate"/>
            </w:r>
            <w:r w:rsidR="00E26971">
              <w:rPr>
                <w:noProof/>
                <w:webHidden/>
              </w:rPr>
              <w:t>43</w:t>
            </w:r>
            <w:r w:rsidR="00E26971">
              <w:rPr>
                <w:noProof/>
                <w:webHidden/>
              </w:rPr>
              <w:fldChar w:fldCharType="end"/>
            </w:r>
          </w:hyperlink>
        </w:p>
        <w:p w14:paraId="598C2F48" w14:textId="37688B0E" w:rsidR="00E26971" w:rsidRDefault="00783873">
          <w:pPr>
            <w:pStyle w:val="TOC2"/>
            <w:tabs>
              <w:tab w:val="left" w:pos="880"/>
              <w:tab w:val="right" w:leader="dot" w:pos="9890"/>
            </w:tabs>
            <w:rPr>
              <w:rFonts w:asciiTheme="minorHAnsi" w:eastAsiaTheme="minorEastAsia" w:hAnsiTheme="minorHAnsi"/>
              <w:noProof/>
            </w:rPr>
          </w:pPr>
          <w:hyperlink w:anchor="_Toc510439868" w:history="1">
            <w:r w:rsidR="00E26971" w:rsidRPr="00891F1E">
              <w:rPr>
                <w:rStyle w:val="Hyperlink"/>
                <w:noProof/>
              </w:rPr>
              <w:t>4.2</w:t>
            </w:r>
            <w:r w:rsidR="00E26971">
              <w:rPr>
                <w:rFonts w:asciiTheme="minorHAnsi" w:eastAsiaTheme="minorEastAsia" w:hAnsiTheme="minorHAnsi"/>
                <w:noProof/>
              </w:rPr>
              <w:tab/>
            </w:r>
            <w:r w:rsidR="00E26971" w:rsidRPr="00891F1E">
              <w:rPr>
                <w:rStyle w:val="Hyperlink"/>
                <w:noProof/>
              </w:rPr>
              <w:t>3D model reconstruction by 3DMax</w:t>
            </w:r>
            <w:r w:rsidR="00E26971">
              <w:rPr>
                <w:noProof/>
                <w:webHidden/>
              </w:rPr>
              <w:tab/>
            </w:r>
            <w:r w:rsidR="00E26971">
              <w:rPr>
                <w:noProof/>
                <w:webHidden/>
              </w:rPr>
              <w:fldChar w:fldCharType="begin"/>
            </w:r>
            <w:r w:rsidR="00E26971">
              <w:rPr>
                <w:noProof/>
                <w:webHidden/>
              </w:rPr>
              <w:instrText xml:space="preserve"> PAGEREF _Toc510439868 \h </w:instrText>
            </w:r>
            <w:r w:rsidR="00E26971">
              <w:rPr>
                <w:noProof/>
                <w:webHidden/>
              </w:rPr>
            </w:r>
            <w:r w:rsidR="00E26971">
              <w:rPr>
                <w:noProof/>
                <w:webHidden/>
              </w:rPr>
              <w:fldChar w:fldCharType="separate"/>
            </w:r>
            <w:r w:rsidR="00E26971">
              <w:rPr>
                <w:noProof/>
                <w:webHidden/>
              </w:rPr>
              <w:t>45</w:t>
            </w:r>
            <w:r w:rsidR="00E26971">
              <w:rPr>
                <w:noProof/>
                <w:webHidden/>
              </w:rPr>
              <w:fldChar w:fldCharType="end"/>
            </w:r>
          </w:hyperlink>
        </w:p>
        <w:p w14:paraId="71FEC0E2" w14:textId="01A88FC6" w:rsidR="00E26971" w:rsidRDefault="00783873">
          <w:pPr>
            <w:pStyle w:val="TOC3"/>
            <w:tabs>
              <w:tab w:val="left" w:pos="1320"/>
              <w:tab w:val="right" w:leader="dot" w:pos="9890"/>
            </w:tabs>
            <w:rPr>
              <w:rFonts w:asciiTheme="minorHAnsi" w:eastAsiaTheme="minorEastAsia" w:hAnsiTheme="minorHAnsi"/>
              <w:noProof/>
            </w:rPr>
          </w:pPr>
          <w:hyperlink w:anchor="_Toc510439869" w:history="1">
            <w:r w:rsidR="00E26971" w:rsidRPr="00891F1E">
              <w:rPr>
                <w:rStyle w:val="Hyperlink"/>
                <w:noProof/>
              </w:rPr>
              <w:t>4.2.1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_Toc510439869 \h </w:instrText>
            </w:r>
            <w:r w:rsidR="00E26971">
              <w:rPr>
                <w:noProof/>
                <w:webHidden/>
              </w:rPr>
            </w:r>
            <w:r w:rsidR="00E26971">
              <w:rPr>
                <w:noProof/>
                <w:webHidden/>
              </w:rPr>
              <w:fldChar w:fldCharType="separate"/>
            </w:r>
            <w:r w:rsidR="00E26971">
              <w:rPr>
                <w:noProof/>
                <w:webHidden/>
              </w:rPr>
              <w:t>45</w:t>
            </w:r>
            <w:r w:rsidR="00E26971">
              <w:rPr>
                <w:noProof/>
                <w:webHidden/>
              </w:rPr>
              <w:fldChar w:fldCharType="end"/>
            </w:r>
          </w:hyperlink>
        </w:p>
        <w:p w14:paraId="553A953D" w14:textId="0C808E00" w:rsidR="00E26971" w:rsidRDefault="00783873">
          <w:pPr>
            <w:pStyle w:val="TOC3"/>
            <w:tabs>
              <w:tab w:val="left" w:pos="1320"/>
              <w:tab w:val="right" w:leader="dot" w:pos="9890"/>
            </w:tabs>
            <w:rPr>
              <w:rFonts w:asciiTheme="minorHAnsi" w:eastAsiaTheme="minorEastAsia" w:hAnsiTheme="minorHAnsi"/>
              <w:noProof/>
            </w:rPr>
          </w:pPr>
          <w:hyperlink w:anchor="_Toc510439870" w:history="1">
            <w:r w:rsidR="00E26971" w:rsidRPr="00891F1E">
              <w:rPr>
                <w:rStyle w:val="Hyperlink"/>
                <w:noProof/>
              </w:rPr>
              <w:t>4.2.2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_Toc510439870 \h </w:instrText>
            </w:r>
            <w:r w:rsidR="00E26971">
              <w:rPr>
                <w:noProof/>
                <w:webHidden/>
              </w:rPr>
            </w:r>
            <w:r w:rsidR="00E26971">
              <w:rPr>
                <w:noProof/>
                <w:webHidden/>
              </w:rPr>
              <w:fldChar w:fldCharType="separate"/>
            </w:r>
            <w:r w:rsidR="00E26971">
              <w:rPr>
                <w:noProof/>
                <w:webHidden/>
              </w:rPr>
              <w:t>45</w:t>
            </w:r>
            <w:r w:rsidR="00E26971">
              <w:rPr>
                <w:noProof/>
                <w:webHidden/>
              </w:rPr>
              <w:fldChar w:fldCharType="end"/>
            </w:r>
          </w:hyperlink>
        </w:p>
        <w:p w14:paraId="437C17CE" w14:textId="2CF20517" w:rsidR="00E26971" w:rsidRDefault="00783873">
          <w:pPr>
            <w:pStyle w:val="TOC3"/>
            <w:tabs>
              <w:tab w:val="left" w:pos="1320"/>
              <w:tab w:val="right" w:leader="dot" w:pos="9890"/>
            </w:tabs>
            <w:rPr>
              <w:rFonts w:asciiTheme="minorHAnsi" w:eastAsiaTheme="minorEastAsia" w:hAnsiTheme="minorHAnsi"/>
              <w:noProof/>
            </w:rPr>
          </w:pPr>
          <w:hyperlink w:anchor="_Toc510439871" w:history="1">
            <w:r w:rsidR="00E26971" w:rsidRPr="00891F1E">
              <w:rPr>
                <w:rStyle w:val="Hyperlink"/>
                <w:noProof/>
              </w:rPr>
              <w:t>4.2.3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_Toc510439871 \h </w:instrText>
            </w:r>
            <w:r w:rsidR="00E26971">
              <w:rPr>
                <w:noProof/>
                <w:webHidden/>
              </w:rPr>
            </w:r>
            <w:r w:rsidR="00E26971">
              <w:rPr>
                <w:noProof/>
                <w:webHidden/>
              </w:rPr>
              <w:fldChar w:fldCharType="separate"/>
            </w:r>
            <w:r w:rsidR="00E26971">
              <w:rPr>
                <w:noProof/>
                <w:webHidden/>
              </w:rPr>
              <w:t>46</w:t>
            </w:r>
            <w:r w:rsidR="00E26971">
              <w:rPr>
                <w:noProof/>
                <w:webHidden/>
              </w:rPr>
              <w:fldChar w:fldCharType="end"/>
            </w:r>
          </w:hyperlink>
        </w:p>
        <w:p w14:paraId="0AAA2117" w14:textId="021665AF" w:rsidR="00E26971" w:rsidRDefault="00783873">
          <w:pPr>
            <w:pStyle w:val="TOC3"/>
            <w:tabs>
              <w:tab w:val="left" w:pos="1320"/>
              <w:tab w:val="right" w:leader="dot" w:pos="9890"/>
            </w:tabs>
            <w:rPr>
              <w:rFonts w:asciiTheme="minorHAnsi" w:eastAsiaTheme="minorEastAsia" w:hAnsiTheme="minorHAnsi"/>
              <w:noProof/>
            </w:rPr>
          </w:pPr>
          <w:hyperlink w:anchor="_Toc510439872" w:history="1">
            <w:r w:rsidR="00E26971" w:rsidRPr="00891F1E">
              <w:rPr>
                <w:rStyle w:val="Hyperlink"/>
                <w:noProof/>
              </w:rPr>
              <w:t>4.2.4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_Toc510439872 \h </w:instrText>
            </w:r>
            <w:r w:rsidR="00E26971">
              <w:rPr>
                <w:noProof/>
                <w:webHidden/>
              </w:rPr>
            </w:r>
            <w:r w:rsidR="00E26971">
              <w:rPr>
                <w:noProof/>
                <w:webHidden/>
              </w:rPr>
              <w:fldChar w:fldCharType="separate"/>
            </w:r>
            <w:r w:rsidR="00E26971">
              <w:rPr>
                <w:noProof/>
                <w:webHidden/>
              </w:rPr>
              <w:t>46</w:t>
            </w:r>
            <w:r w:rsidR="00E26971">
              <w:rPr>
                <w:noProof/>
                <w:webHidden/>
              </w:rPr>
              <w:fldChar w:fldCharType="end"/>
            </w:r>
          </w:hyperlink>
        </w:p>
        <w:p w14:paraId="3BC42E5F" w14:textId="1353B761" w:rsidR="00E26971" w:rsidRDefault="00783873">
          <w:pPr>
            <w:pStyle w:val="TOC2"/>
            <w:tabs>
              <w:tab w:val="left" w:pos="880"/>
              <w:tab w:val="right" w:leader="dot" w:pos="9890"/>
            </w:tabs>
            <w:rPr>
              <w:rFonts w:asciiTheme="minorHAnsi" w:eastAsiaTheme="minorEastAsia" w:hAnsiTheme="minorHAnsi"/>
              <w:noProof/>
            </w:rPr>
          </w:pPr>
          <w:hyperlink w:anchor="_Toc510439873" w:history="1">
            <w:r w:rsidR="00E26971" w:rsidRPr="00891F1E">
              <w:rPr>
                <w:rStyle w:val="Hyperlink"/>
                <w:noProof/>
              </w:rPr>
              <w:t>4.3</w:t>
            </w:r>
            <w:r w:rsidR="00E26971">
              <w:rPr>
                <w:rFonts w:asciiTheme="minorHAnsi" w:eastAsiaTheme="minorEastAsia" w:hAnsiTheme="minorHAnsi"/>
                <w:noProof/>
              </w:rPr>
              <w:tab/>
            </w:r>
            <w:r w:rsidR="00E26971" w:rsidRPr="00891F1E">
              <w:rPr>
                <w:rStyle w:val="Hyperlink"/>
                <w:noProof/>
              </w:rPr>
              <w:t>Chromatin loop identification</w:t>
            </w:r>
            <w:r w:rsidR="00E26971">
              <w:rPr>
                <w:noProof/>
                <w:webHidden/>
              </w:rPr>
              <w:tab/>
            </w:r>
            <w:r w:rsidR="00E26971">
              <w:rPr>
                <w:noProof/>
                <w:webHidden/>
              </w:rPr>
              <w:fldChar w:fldCharType="begin"/>
            </w:r>
            <w:r w:rsidR="00E26971">
              <w:rPr>
                <w:noProof/>
                <w:webHidden/>
              </w:rPr>
              <w:instrText xml:space="preserve"> PAGEREF _Toc510439873 \h </w:instrText>
            </w:r>
            <w:r w:rsidR="00E26971">
              <w:rPr>
                <w:noProof/>
                <w:webHidden/>
              </w:rPr>
            </w:r>
            <w:r w:rsidR="00E26971">
              <w:rPr>
                <w:noProof/>
                <w:webHidden/>
              </w:rPr>
              <w:fldChar w:fldCharType="separate"/>
            </w:r>
            <w:r w:rsidR="00E26971">
              <w:rPr>
                <w:noProof/>
                <w:webHidden/>
              </w:rPr>
              <w:t>48</w:t>
            </w:r>
            <w:r w:rsidR="00E26971">
              <w:rPr>
                <w:noProof/>
                <w:webHidden/>
              </w:rPr>
              <w:fldChar w:fldCharType="end"/>
            </w:r>
          </w:hyperlink>
        </w:p>
        <w:p w14:paraId="7033C322" w14:textId="602DCBF0" w:rsidR="00E26971" w:rsidRDefault="00783873">
          <w:pPr>
            <w:pStyle w:val="TOC3"/>
            <w:tabs>
              <w:tab w:val="left" w:pos="1320"/>
              <w:tab w:val="right" w:leader="dot" w:pos="9890"/>
            </w:tabs>
            <w:rPr>
              <w:rFonts w:asciiTheme="minorHAnsi" w:eastAsiaTheme="minorEastAsia" w:hAnsiTheme="minorHAnsi"/>
              <w:noProof/>
            </w:rPr>
          </w:pPr>
          <w:hyperlink w:anchor="_Toc510439874" w:history="1">
            <w:r w:rsidR="00E26971" w:rsidRPr="00891F1E">
              <w:rPr>
                <w:rStyle w:val="Hyperlink"/>
                <w:noProof/>
              </w:rPr>
              <w:t>4.3.1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_Toc510439874 \h </w:instrText>
            </w:r>
            <w:r w:rsidR="00E26971">
              <w:rPr>
                <w:noProof/>
                <w:webHidden/>
              </w:rPr>
            </w:r>
            <w:r w:rsidR="00E26971">
              <w:rPr>
                <w:noProof/>
                <w:webHidden/>
              </w:rPr>
              <w:fldChar w:fldCharType="separate"/>
            </w:r>
            <w:r w:rsidR="00E26971">
              <w:rPr>
                <w:noProof/>
                <w:webHidden/>
              </w:rPr>
              <w:t>48</w:t>
            </w:r>
            <w:r w:rsidR="00E26971">
              <w:rPr>
                <w:noProof/>
                <w:webHidden/>
              </w:rPr>
              <w:fldChar w:fldCharType="end"/>
            </w:r>
          </w:hyperlink>
        </w:p>
        <w:p w14:paraId="0CD1DA47" w14:textId="7E09C757" w:rsidR="00E26971" w:rsidRDefault="00783873">
          <w:pPr>
            <w:pStyle w:val="TOC3"/>
            <w:tabs>
              <w:tab w:val="left" w:pos="1320"/>
              <w:tab w:val="right" w:leader="dot" w:pos="9890"/>
            </w:tabs>
            <w:rPr>
              <w:rFonts w:asciiTheme="minorHAnsi" w:eastAsiaTheme="minorEastAsia" w:hAnsiTheme="minorHAnsi"/>
              <w:noProof/>
            </w:rPr>
          </w:pPr>
          <w:hyperlink w:anchor="_Toc510439875" w:history="1">
            <w:r w:rsidR="00E26971" w:rsidRPr="00891F1E">
              <w:rPr>
                <w:rStyle w:val="Hyperlink"/>
                <w:noProof/>
              </w:rPr>
              <w:t>4.3.2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_Toc510439875 \h </w:instrText>
            </w:r>
            <w:r w:rsidR="00E26971">
              <w:rPr>
                <w:noProof/>
                <w:webHidden/>
              </w:rPr>
            </w:r>
            <w:r w:rsidR="00E26971">
              <w:rPr>
                <w:noProof/>
                <w:webHidden/>
              </w:rPr>
              <w:fldChar w:fldCharType="separate"/>
            </w:r>
            <w:r w:rsidR="00E26971">
              <w:rPr>
                <w:noProof/>
                <w:webHidden/>
              </w:rPr>
              <w:t>48</w:t>
            </w:r>
            <w:r w:rsidR="00E26971">
              <w:rPr>
                <w:noProof/>
                <w:webHidden/>
              </w:rPr>
              <w:fldChar w:fldCharType="end"/>
            </w:r>
          </w:hyperlink>
        </w:p>
        <w:p w14:paraId="69AF910F" w14:textId="308392E2" w:rsidR="00E26971" w:rsidRDefault="00783873">
          <w:pPr>
            <w:pStyle w:val="TOC3"/>
            <w:tabs>
              <w:tab w:val="left" w:pos="1320"/>
              <w:tab w:val="right" w:leader="dot" w:pos="9890"/>
            </w:tabs>
            <w:rPr>
              <w:rFonts w:asciiTheme="minorHAnsi" w:eastAsiaTheme="minorEastAsia" w:hAnsiTheme="minorHAnsi"/>
              <w:noProof/>
            </w:rPr>
          </w:pPr>
          <w:hyperlink w:anchor="_Toc510439876" w:history="1">
            <w:r w:rsidR="00E26971" w:rsidRPr="00891F1E">
              <w:rPr>
                <w:rStyle w:val="Hyperlink"/>
                <w:noProof/>
              </w:rPr>
              <w:t>4.3.3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_Toc510439876 \h </w:instrText>
            </w:r>
            <w:r w:rsidR="00E26971">
              <w:rPr>
                <w:noProof/>
                <w:webHidden/>
              </w:rPr>
            </w:r>
            <w:r w:rsidR="00E26971">
              <w:rPr>
                <w:noProof/>
                <w:webHidden/>
              </w:rPr>
              <w:fldChar w:fldCharType="separate"/>
            </w:r>
            <w:r w:rsidR="00E26971">
              <w:rPr>
                <w:noProof/>
                <w:webHidden/>
              </w:rPr>
              <w:t>48</w:t>
            </w:r>
            <w:r w:rsidR="00E26971">
              <w:rPr>
                <w:noProof/>
                <w:webHidden/>
              </w:rPr>
              <w:fldChar w:fldCharType="end"/>
            </w:r>
          </w:hyperlink>
        </w:p>
        <w:p w14:paraId="0F5CE04B" w14:textId="0FC400E9" w:rsidR="00E26971" w:rsidRDefault="00783873">
          <w:pPr>
            <w:pStyle w:val="TOC3"/>
            <w:tabs>
              <w:tab w:val="left" w:pos="1320"/>
              <w:tab w:val="right" w:leader="dot" w:pos="9890"/>
            </w:tabs>
            <w:rPr>
              <w:rFonts w:asciiTheme="minorHAnsi" w:eastAsiaTheme="minorEastAsia" w:hAnsiTheme="minorHAnsi"/>
              <w:noProof/>
            </w:rPr>
          </w:pPr>
          <w:hyperlink w:anchor="_Toc510439877" w:history="1">
            <w:r w:rsidR="00E26971" w:rsidRPr="00891F1E">
              <w:rPr>
                <w:rStyle w:val="Hyperlink"/>
                <w:noProof/>
              </w:rPr>
              <w:t>4.3.4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_Toc510439877 \h </w:instrText>
            </w:r>
            <w:r w:rsidR="00E26971">
              <w:rPr>
                <w:noProof/>
                <w:webHidden/>
              </w:rPr>
            </w:r>
            <w:r w:rsidR="00E26971">
              <w:rPr>
                <w:noProof/>
                <w:webHidden/>
              </w:rPr>
              <w:fldChar w:fldCharType="separate"/>
            </w:r>
            <w:r w:rsidR="00E26971">
              <w:rPr>
                <w:noProof/>
                <w:webHidden/>
              </w:rPr>
              <w:t>48</w:t>
            </w:r>
            <w:r w:rsidR="00E26971">
              <w:rPr>
                <w:noProof/>
                <w:webHidden/>
              </w:rPr>
              <w:fldChar w:fldCharType="end"/>
            </w:r>
          </w:hyperlink>
        </w:p>
        <w:p w14:paraId="791549AD" w14:textId="5AE26114" w:rsidR="00E26971" w:rsidRDefault="00783873">
          <w:pPr>
            <w:pStyle w:val="TOC2"/>
            <w:tabs>
              <w:tab w:val="left" w:pos="880"/>
              <w:tab w:val="right" w:leader="dot" w:pos="9890"/>
            </w:tabs>
            <w:rPr>
              <w:rFonts w:asciiTheme="minorHAnsi" w:eastAsiaTheme="minorEastAsia" w:hAnsiTheme="minorHAnsi"/>
              <w:noProof/>
            </w:rPr>
          </w:pPr>
          <w:hyperlink w:anchor="_Toc510439878" w:history="1">
            <w:r w:rsidR="00E26971" w:rsidRPr="00891F1E">
              <w:rPr>
                <w:rStyle w:val="Hyperlink"/>
                <w:noProof/>
              </w:rPr>
              <w:t>4.4</w:t>
            </w:r>
            <w:r w:rsidR="00E26971">
              <w:rPr>
                <w:rFonts w:asciiTheme="minorHAnsi" w:eastAsiaTheme="minorEastAsia" w:hAnsiTheme="minorHAnsi"/>
                <w:noProof/>
              </w:rPr>
              <w:tab/>
            </w:r>
            <w:r w:rsidR="00E26971" w:rsidRPr="00891F1E">
              <w:rPr>
                <w:rStyle w:val="Hyperlink"/>
                <w:noProof/>
              </w:rPr>
              <w:t>Model annotation</w:t>
            </w:r>
            <w:r w:rsidR="00E26971">
              <w:rPr>
                <w:noProof/>
                <w:webHidden/>
              </w:rPr>
              <w:tab/>
            </w:r>
            <w:r w:rsidR="00E26971">
              <w:rPr>
                <w:noProof/>
                <w:webHidden/>
              </w:rPr>
              <w:fldChar w:fldCharType="begin"/>
            </w:r>
            <w:r w:rsidR="00E26971">
              <w:rPr>
                <w:noProof/>
                <w:webHidden/>
              </w:rPr>
              <w:instrText xml:space="preserve"> PAGEREF _Toc510439878 \h </w:instrText>
            </w:r>
            <w:r w:rsidR="00E26971">
              <w:rPr>
                <w:noProof/>
                <w:webHidden/>
              </w:rPr>
            </w:r>
            <w:r w:rsidR="00E26971">
              <w:rPr>
                <w:noProof/>
                <w:webHidden/>
              </w:rPr>
              <w:fldChar w:fldCharType="separate"/>
            </w:r>
            <w:r w:rsidR="00E26971">
              <w:rPr>
                <w:noProof/>
                <w:webHidden/>
              </w:rPr>
              <w:t>49</w:t>
            </w:r>
            <w:r w:rsidR="00E26971">
              <w:rPr>
                <w:noProof/>
                <w:webHidden/>
              </w:rPr>
              <w:fldChar w:fldCharType="end"/>
            </w:r>
          </w:hyperlink>
        </w:p>
        <w:p w14:paraId="40B86709" w14:textId="3420B9DC" w:rsidR="00E26971" w:rsidRDefault="00783873">
          <w:pPr>
            <w:pStyle w:val="TOC3"/>
            <w:tabs>
              <w:tab w:val="left" w:pos="1320"/>
              <w:tab w:val="right" w:leader="dot" w:pos="9890"/>
            </w:tabs>
            <w:rPr>
              <w:rFonts w:asciiTheme="minorHAnsi" w:eastAsiaTheme="minorEastAsia" w:hAnsiTheme="minorHAnsi"/>
              <w:noProof/>
            </w:rPr>
          </w:pPr>
          <w:hyperlink w:anchor="_Toc510439879" w:history="1">
            <w:r w:rsidR="00E26971" w:rsidRPr="00891F1E">
              <w:rPr>
                <w:rStyle w:val="Hyperlink"/>
                <w:noProof/>
              </w:rPr>
              <w:t>4.4.1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_Toc510439879 \h </w:instrText>
            </w:r>
            <w:r w:rsidR="00E26971">
              <w:rPr>
                <w:noProof/>
                <w:webHidden/>
              </w:rPr>
            </w:r>
            <w:r w:rsidR="00E26971">
              <w:rPr>
                <w:noProof/>
                <w:webHidden/>
              </w:rPr>
              <w:fldChar w:fldCharType="separate"/>
            </w:r>
            <w:r w:rsidR="00E26971">
              <w:rPr>
                <w:noProof/>
                <w:webHidden/>
              </w:rPr>
              <w:t>49</w:t>
            </w:r>
            <w:r w:rsidR="00E26971">
              <w:rPr>
                <w:noProof/>
                <w:webHidden/>
              </w:rPr>
              <w:fldChar w:fldCharType="end"/>
            </w:r>
          </w:hyperlink>
        </w:p>
        <w:p w14:paraId="7D55A167" w14:textId="4EFCBA51" w:rsidR="00E26971" w:rsidRDefault="00783873">
          <w:pPr>
            <w:pStyle w:val="TOC3"/>
            <w:tabs>
              <w:tab w:val="left" w:pos="1320"/>
              <w:tab w:val="right" w:leader="dot" w:pos="9890"/>
            </w:tabs>
            <w:rPr>
              <w:rFonts w:asciiTheme="minorHAnsi" w:eastAsiaTheme="minorEastAsia" w:hAnsiTheme="minorHAnsi"/>
              <w:noProof/>
            </w:rPr>
          </w:pPr>
          <w:hyperlink w:anchor="_Toc510439880" w:history="1">
            <w:r w:rsidR="00E26971" w:rsidRPr="00891F1E">
              <w:rPr>
                <w:rStyle w:val="Hyperlink"/>
                <w:noProof/>
              </w:rPr>
              <w:t>4.4.2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_Toc510439880 \h </w:instrText>
            </w:r>
            <w:r w:rsidR="00E26971">
              <w:rPr>
                <w:noProof/>
                <w:webHidden/>
              </w:rPr>
            </w:r>
            <w:r w:rsidR="00E26971">
              <w:rPr>
                <w:noProof/>
                <w:webHidden/>
              </w:rPr>
              <w:fldChar w:fldCharType="separate"/>
            </w:r>
            <w:r w:rsidR="00E26971">
              <w:rPr>
                <w:noProof/>
                <w:webHidden/>
              </w:rPr>
              <w:t>49</w:t>
            </w:r>
            <w:r w:rsidR="00E26971">
              <w:rPr>
                <w:noProof/>
                <w:webHidden/>
              </w:rPr>
              <w:fldChar w:fldCharType="end"/>
            </w:r>
          </w:hyperlink>
        </w:p>
        <w:p w14:paraId="591DE427" w14:textId="728FBAA0" w:rsidR="00E26971" w:rsidRDefault="00783873">
          <w:pPr>
            <w:pStyle w:val="TOC3"/>
            <w:tabs>
              <w:tab w:val="left" w:pos="1320"/>
              <w:tab w:val="right" w:leader="dot" w:pos="9890"/>
            </w:tabs>
            <w:rPr>
              <w:rFonts w:asciiTheme="minorHAnsi" w:eastAsiaTheme="minorEastAsia" w:hAnsiTheme="minorHAnsi"/>
              <w:noProof/>
            </w:rPr>
          </w:pPr>
          <w:hyperlink w:anchor="_Toc510439881" w:history="1">
            <w:r w:rsidR="00E26971" w:rsidRPr="00891F1E">
              <w:rPr>
                <w:rStyle w:val="Hyperlink"/>
                <w:noProof/>
              </w:rPr>
              <w:t>4.4.3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_Toc510439881 \h </w:instrText>
            </w:r>
            <w:r w:rsidR="00E26971">
              <w:rPr>
                <w:noProof/>
                <w:webHidden/>
              </w:rPr>
            </w:r>
            <w:r w:rsidR="00E26971">
              <w:rPr>
                <w:noProof/>
                <w:webHidden/>
              </w:rPr>
              <w:fldChar w:fldCharType="separate"/>
            </w:r>
            <w:r w:rsidR="00E26971">
              <w:rPr>
                <w:noProof/>
                <w:webHidden/>
              </w:rPr>
              <w:t>49</w:t>
            </w:r>
            <w:r w:rsidR="00E26971">
              <w:rPr>
                <w:noProof/>
                <w:webHidden/>
              </w:rPr>
              <w:fldChar w:fldCharType="end"/>
            </w:r>
          </w:hyperlink>
        </w:p>
        <w:p w14:paraId="6AC69032" w14:textId="741826CA" w:rsidR="00E26971" w:rsidRDefault="00783873">
          <w:pPr>
            <w:pStyle w:val="TOC3"/>
            <w:tabs>
              <w:tab w:val="left" w:pos="1320"/>
              <w:tab w:val="right" w:leader="dot" w:pos="9890"/>
            </w:tabs>
            <w:rPr>
              <w:rFonts w:asciiTheme="minorHAnsi" w:eastAsiaTheme="minorEastAsia" w:hAnsiTheme="minorHAnsi"/>
              <w:noProof/>
            </w:rPr>
          </w:pPr>
          <w:hyperlink w:anchor="_Toc510439882" w:history="1">
            <w:r w:rsidR="00E26971" w:rsidRPr="00891F1E">
              <w:rPr>
                <w:rStyle w:val="Hyperlink"/>
                <w:noProof/>
              </w:rPr>
              <w:t>4.4.4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_Toc510439882 \h </w:instrText>
            </w:r>
            <w:r w:rsidR="00E26971">
              <w:rPr>
                <w:noProof/>
                <w:webHidden/>
              </w:rPr>
            </w:r>
            <w:r w:rsidR="00E26971">
              <w:rPr>
                <w:noProof/>
                <w:webHidden/>
              </w:rPr>
              <w:fldChar w:fldCharType="separate"/>
            </w:r>
            <w:r w:rsidR="00E26971">
              <w:rPr>
                <w:noProof/>
                <w:webHidden/>
              </w:rPr>
              <w:t>49</w:t>
            </w:r>
            <w:r w:rsidR="00E26971">
              <w:rPr>
                <w:noProof/>
                <w:webHidden/>
              </w:rPr>
              <w:fldChar w:fldCharType="end"/>
            </w:r>
          </w:hyperlink>
        </w:p>
        <w:p w14:paraId="5E96BACF" w14:textId="4E6622FB" w:rsidR="00E26971" w:rsidRDefault="00783873">
          <w:pPr>
            <w:pStyle w:val="TOC2"/>
            <w:tabs>
              <w:tab w:val="left" w:pos="880"/>
              <w:tab w:val="right" w:leader="dot" w:pos="9890"/>
            </w:tabs>
            <w:rPr>
              <w:rFonts w:asciiTheme="minorHAnsi" w:eastAsiaTheme="minorEastAsia" w:hAnsiTheme="minorHAnsi"/>
              <w:noProof/>
            </w:rPr>
          </w:pPr>
          <w:hyperlink w:anchor="_Toc510439883" w:history="1">
            <w:r w:rsidR="00E26971" w:rsidRPr="00891F1E">
              <w:rPr>
                <w:rStyle w:val="Hyperlink"/>
                <w:noProof/>
              </w:rPr>
              <w:t>4.5</w:t>
            </w:r>
            <w:r w:rsidR="00E26971">
              <w:rPr>
                <w:rFonts w:asciiTheme="minorHAnsi" w:eastAsiaTheme="minorEastAsia" w:hAnsiTheme="minorHAnsi"/>
                <w:noProof/>
              </w:rPr>
              <w:tab/>
            </w:r>
            <w:r w:rsidR="00E26971" w:rsidRPr="00891F1E">
              <w:rPr>
                <w:rStyle w:val="Hyperlink"/>
                <w:noProof/>
              </w:rPr>
              <w:t>Gene expression data visualization (a special case of model annotation)</w:t>
            </w:r>
            <w:r w:rsidR="00E26971">
              <w:rPr>
                <w:noProof/>
                <w:webHidden/>
              </w:rPr>
              <w:tab/>
            </w:r>
            <w:r w:rsidR="00E26971">
              <w:rPr>
                <w:noProof/>
                <w:webHidden/>
              </w:rPr>
              <w:fldChar w:fldCharType="begin"/>
            </w:r>
            <w:r w:rsidR="00E26971">
              <w:rPr>
                <w:noProof/>
                <w:webHidden/>
              </w:rPr>
              <w:instrText xml:space="preserve"> PAGEREF _Toc510439883 \h </w:instrText>
            </w:r>
            <w:r w:rsidR="00E26971">
              <w:rPr>
                <w:noProof/>
                <w:webHidden/>
              </w:rPr>
            </w:r>
            <w:r w:rsidR="00E26971">
              <w:rPr>
                <w:noProof/>
                <w:webHidden/>
              </w:rPr>
              <w:fldChar w:fldCharType="separate"/>
            </w:r>
            <w:r w:rsidR="00E26971">
              <w:rPr>
                <w:noProof/>
                <w:webHidden/>
              </w:rPr>
              <w:t>51</w:t>
            </w:r>
            <w:r w:rsidR="00E26971">
              <w:rPr>
                <w:noProof/>
                <w:webHidden/>
              </w:rPr>
              <w:fldChar w:fldCharType="end"/>
            </w:r>
          </w:hyperlink>
        </w:p>
        <w:p w14:paraId="57897FB9" w14:textId="1CACE136" w:rsidR="00E26971" w:rsidRDefault="00783873">
          <w:pPr>
            <w:pStyle w:val="TOC3"/>
            <w:tabs>
              <w:tab w:val="left" w:pos="1320"/>
              <w:tab w:val="right" w:leader="dot" w:pos="9890"/>
            </w:tabs>
            <w:rPr>
              <w:rFonts w:asciiTheme="minorHAnsi" w:eastAsiaTheme="minorEastAsia" w:hAnsiTheme="minorHAnsi"/>
              <w:noProof/>
            </w:rPr>
          </w:pPr>
          <w:hyperlink w:anchor="_Toc510439884" w:history="1">
            <w:r w:rsidR="00E26971" w:rsidRPr="00891F1E">
              <w:rPr>
                <w:rStyle w:val="Hyperlink"/>
                <w:noProof/>
              </w:rPr>
              <w:t>4.5.1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_Toc510439884 \h </w:instrText>
            </w:r>
            <w:r w:rsidR="00E26971">
              <w:rPr>
                <w:noProof/>
                <w:webHidden/>
              </w:rPr>
            </w:r>
            <w:r w:rsidR="00E26971">
              <w:rPr>
                <w:noProof/>
                <w:webHidden/>
              </w:rPr>
              <w:fldChar w:fldCharType="separate"/>
            </w:r>
            <w:r w:rsidR="00E26971">
              <w:rPr>
                <w:noProof/>
                <w:webHidden/>
              </w:rPr>
              <w:t>51</w:t>
            </w:r>
            <w:r w:rsidR="00E26971">
              <w:rPr>
                <w:noProof/>
                <w:webHidden/>
              </w:rPr>
              <w:fldChar w:fldCharType="end"/>
            </w:r>
          </w:hyperlink>
        </w:p>
        <w:p w14:paraId="50F5C4F5" w14:textId="300D0256" w:rsidR="00E26971" w:rsidRDefault="00783873">
          <w:pPr>
            <w:pStyle w:val="TOC3"/>
            <w:tabs>
              <w:tab w:val="left" w:pos="1320"/>
              <w:tab w:val="right" w:leader="dot" w:pos="9890"/>
            </w:tabs>
            <w:rPr>
              <w:rFonts w:asciiTheme="minorHAnsi" w:eastAsiaTheme="minorEastAsia" w:hAnsiTheme="minorHAnsi"/>
              <w:noProof/>
            </w:rPr>
          </w:pPr>
          <w:hyperlink w:anchor="_Toc510439885" w:history="1">
            <w:r w:rsidR="00E26971" w:rsidRPr="00891F1E">
              <w:rPr>
                <w:rStyle w:val="Hyperlink"/>
                <w:noProof/>
              </w:rPr>
              <w:t>4.5.2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_Toc510439885 \h </w:instrText>
            </w:r>
            <w:r w:rsidR="00E26971">
              <w:rPr>
                <w:noProof/>
                <w:webHidden/>
              </w:rPr>
            </w:r>
            <w:r w:rsidR="00E26971">
              <w:rPr>
                <w:noProof/>
                <w:webHidden/>
              </w:rPr>
              <w:fldChar w:fldCharType="separate"/>
            </w:r>
            <w:r w:rsidR="00E26971">
              <w:rPr>
                <w:noProof/>
                <w:webHidden/>
              </w:rPr>
              <w:t>51</w:t>
            </w:r>
            <w:r w:rsidR="00E26971">
              <w:rPr>
                <w:noProof/>
                <w:webHidden/>
              </w:rPr>
              <w:fldChar w:fldCharType="end"/>
            </w:r>
          </w:hyperlink>
        </w:p>
        <w:p w14:paraId="7F91C24B" w14:textId="2BE6266B" w:rsidR="00E26971" w:rsidRDefault="00783873">
          <w:pPr>
            <w:pStyle w:val="TOC3"/>
            <w:tabs>
              <w:tab w:val="left" w:pos="1320"/>
              <w:tab w:val="right" w:leader="dot" w:pos="9890"/>
            </w:tabs>
            <w:rPr>
              <w:rFonts w:asciiTheme="minorHAnsi" w:eastAsiaTheme="minorEastAsia" w:hAnsiTheme="minorHAnsi"/>
              <w:noProof/>
            </w:rPr>
          </w:pPr>
          <w:hyperlink w:anchor="_Toc510439886" w:history="1">
            <w:r w:rsidR="00E26971" w:rsidRPr="00891F1E">
              <w:rPr>
                <w:rStyle w:val="Hyperlink"/>
                <w:noProof/>
              </w:rPr>
              <w:t>4.5.3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_Toc510439886 \h </w:instrText>
            </w:r>
            <w:r w:rsidR="00E26971">
              <w:rPr>
                <w:noProof/>
                <w:webHidden/>
              </w:rPr>
            </w:r>
            <w:r w:rsidR="00E26971">
              <w:rPr>
                <w:noProof/>
                <w:webHidden/>
              </w:rPr>
              <w:fldChar w:fldCharType="separate"/>
            </w:r>
            <w:r w:rsidR="00E26971">
              <w:rPr>
                <w:noProof/>
                <w:webHidden/>
              </w:rPr>
              <w:t>52</w:t>
            </w:r>
            <w:r w:rsidR="00E26971">
              <w:rPr>
                <w:noProof/>
                <w:webHidden/>
              </w:rPr>
              <w:fldChar w:fldCharType="end"/>
            </w:r>
          </w:hyperlink>
        </w:p>
        <w:p w14:paraId="15D7A88A" w14:textId="510D56A4" w:rsidR="00E26971" w:rsidRDefault="00783873">
          <w:pPr>
            <w:pStyle w:val="TOC3"/>
            <w:tabs>
              <w:tab w:val="left" w:pos="1320"/>
              <w:tab w:val="right" w:leader="dot" w:pos="9890"/>
            </w:tabs>
            <w:rPr>
              <w:rFonts w:asciiTheme="minorHAnsi" w:eastAsiaTheme="minorEastAsia" w:hAnsiTheme="minorHAnsi"/>
              <w:noProof/>
            </w:rPr>
          </w:pPr>
          <w:hyperlink w:anchor="_Toc510439887" w:history="1">
            <w:r w:rsidR="00E26971" w:rsidRPr="00891F1E">
              <w:rPr>
                <w:rStyle w:val="Hyperlink"/>
                <w:noProof/>
              </w:rPr>
              <w:t>4.5.4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_Toc510439887 \h </w:instrText>
            </w:r>
            <w:r w:rsidR="00E26971">
              <w:rPr>
                <w:noProof/>
                <w:webHidden/>
              </w:rPr>
            </w:r>
            <w:r w:rsidR="00E26971">
              <w:rPr>
                <w:noProof/>
                <w:webHidden/>
              </w:rPr>
              <w:fldChar w:fldCharType="separate"/>
            </w:r>
            <w:r w:rsidR="00E26971">
              <w:rPr>
                <w:noProof/>
                <w:webHidden/>
              </w:rPr>
              <w:t>52</w:t>
            </w:r>
            <w:r w:rsidR="00E26971">
              <w:rPr>
                <w:noProof/>
                <w:webHidden/>
              </w:rPr>
              <w:fldChar w:fldCharType="end"/>
            </w:r>
          </w:hyperlink>
        </w:p>
        <w:p w14:paraId="0D698230" w14:textId="2E9BF016" w:rsidR="00E26971" w:rsidRDefault="00783873">
          <w:pPr>
            <w:pStyle w:val="TOC2"/>
            <w:tabs>
              <w:tab w:val="left" w:pos="880"/>
              <w:tab w:val="right" w:leader="dot" w:pos="9890"/>
            </w:tabs>
            <w:rPr>
              <w:rFonts w:asciiTheme="minorHAnsi" w:eastAsiaTheme="minorEastAsia" w:hAnsiTheme="minorHAnsi"/>
              <w:noProof/>
            </w:rPr>
          </w:pPr>
          <w:hyperlink w:anchor="_Toc510439888" w:history="1">
            <w:r w:rsidR="00E26971" w:rsidRPr="00891F1E">
              <w:rPr>
                <w:rStyle w:val="Hyperlink"/>
                <w:noProof/>
              </w:rPr>
              <w:t>4.6</w:t>
            </w:r>
            <w:r w:rsidR="00E26971">
              <w:rPr>
                <w:rFonts w:asciiTheme="minorHAnsi" w:eastAsiaTheme="minorEastAsia" w:hAnsiTheme="minorHAnsi"/>
                <w:noProof/>
              </w:rPr>
              <w:tab/>
            </w:r>
            <w:r w:rsidR="00E26971" w:rsidRPr="00891F1E">
              <w:rPr>
                <w:rStyle w:val="Hyperlink"/>
                <w:noProof/>
              </w:rPr>
              <w:t>Comparing 2 models</w:t>
            </w:r>
            <w:r w:rsidR="00E26971">
              <w:rPr>
                <w:noProof/>
                <w:webHidden/>
              </w:rPr>
              <w:tab/>
            </w:r>
            <w:r w:rsidR="00E26971">
              <w:rPr>
                <w:noProof/>
                <w:webHidden/>
              </w:rPr>
              <w:fldChar w:fldCharType="begin"/>
            </w:r>
            <w:r w:rsidR="00E26971">
              <w:rPr>
                <w:noProof/>
                <w:webHidden/>
              </w:rPr>
              <w:instrText xml:space="preserve"> PAGEREF _Toc510439888 \h </w:instrText>
            </w:r>
            <w:r w:rsidR="00E26971">
              <w:rPr>
                <w:noProof/>
                <w:webHidden/>
              </w:rPr>
            </w:r>
            <w:r w:rsidR="00E26971">
              <w:rPr>
                <w:noProof/>
                <w:webHidden/>
              </w:rPr>
              <w:fldChar w:fldCharType="separate"/>
            </w:r>
            <w:r w:rsidR="00E26971">
              <w:rPr>
                <w:noProof/>
                <w:webHidden/>
              </w:rPr>
              <w:t>53</w:t>
            </w:r>
            <w:r w:rsidR="00E26971">
              <w:rPr>
                <w:noProof/>
                <w:webHidden/>
              </w:rPr>
              <w:fldChar w:fldCharType="end"/>
            </w:r>
          </w:hyperlink>
        </w:p>
        <w:p w14:paraId="23B42CED" w14:textId="0752917E" w:rsidR="00E26971" w:rsidRDefault="00783873">
          <w:pPr>
            <w:pStyle w:val="TOC3"/>
            <w:tabs>
              <w:tab w:val="left" w:pos="1320"/>
              <w:tab w:val="right" w:leader="dot" w:pos="9890"/>
            </w:tabs>
            <w:rPr>
              <w:rFonts w:asciiTheme="minorHAnsi" w:eastAsiaTheme="minorEastAsia" w:hAnsiTheme="minorHAnsi"/>
              <w:noProof/>
            </w:rPr>
          </w:pPr>
          <w:hyperlink w:anchor="_Toc510439889" w:history="1">
            <w:r w:rsidR="00E26971" w:rsidRPr="00891F1E">
              <w:rPr>
                <w:rStyle w:val="Hyperlink"/>
                <w:noProof/>
              </w:rPr>
              <w:t>4.6.1</w:t>
            </w:r>
            <w:r w:rsidR="00E26971">
              <w:rPr>
                <w:rFonts w:asciiTheme="minorHAnsi" w:eastAsiaTheme="minorEastAsia" w:hAnsiTheme="minorHAnsi"/>
                <w:noProof/>
              </w:rPr>
              <w:tab/>
            </w:r>
            <w:r w:rsidR="00E26971" w:rsidRPr="00891F1E">
              <w:rPr>
                <w:rStyle w:val="Hyperlink"/>
                <w:noProof/>
              </w:rPr>
              <w:t>Purpose</w:t>
            </w:r>
            <w:r w:rsidR="00E26971">
              <w:rPr>
                <w:noProof/>
                <w:webHidden/>
              </w:rPr>
              <w:tab/>
            </w:r>
            <w:r w:rsidR="00E26971">
              <w:rPr>
                <w:noProof/>
                <w:webHidden/>
              </w:rPr>
              <w:fldChar w:fldCharType="begin"/>
            </w:r>
            <w:r w:rsidR="00E26971">
              <w:rPr>
                <w:noProof/>
                <w:webHidden/>
              </w:rPr>
              <w:instrText xml:space="preserve"> PAGEREF _Toc510439889 \h </w:instrText>
            </w:r>
            <w:r w:rsidR="00E26971">
              <w:rPr>
                <w:noProof/>
                <w:webHidden/>
              </w:rPr>
            </w:r>
            <w:r w:rsidR="00E26971">
              <w:rPr>
                <w:noProof/>
                <w:webHidden/>
              </w:rPr>
              <w:fldChar w:fldCharType="separate"/>
            </w:r>
            <w:r w:rsidR="00E26971">
              <w:rPr>
                <w:noProof/>
                <w:webHidden/>
              </w:rPr>
              <w:t>53</w:t>
            </w:r>
            <w:r w:rsidR="00E26971">
              <w:rPr>
                <w:noProof/>
                <w:webHidden/>
              </w:rPr>
              <w:fldChar w:fldCharType="end"/>
            </w:r>
          </w:hyperlink>
        </w:p>
        <w:p w14:paraId="522C507F" w14:textId="29E2DB6B" w:rsidR="00E26971" w:rsidRDefault="00783873">
          <w:pPr>
            <w:pStyle w:val="TOC3"/>
            <w:tabs>
              <w:tab w:val="left" w:pos="1320"/>
              <w:tab w:val="right" w:leader="dot" w:pos="9890"/>
            </w:tabs>
            <w:rPr>
              <w:rFonts w:asciiTheme="minorHAnsi" w:eastAsiaTheme="minorEastAsia" w:hAnsiTheme="minorHAnsi"/>
              <w:noProof/>
            </w:rPr>
          </w:pPr>
          <w:hyperlink w:anchor="_Toc510439890" w:history="1">
            <w:r w:rsidR="00E26971" w:rsidRPr="00891F1E">
              <w:rPr>
                <w:rStyle w:val="Hyperlink"/>
                <w:noProof/>
              </w:rPr>
              <w:t>4.6.2</w:t>
            </w:r>
            <w:r w:rsidR="00E26971">
              <w:rPr>
                <w:rFonts w:asciiTheme="minorHAnsi" w:eastAsiaTheme="minorEastAsia" w:hAnsiTheme="minorHAnsi"/>
                <w:noProof/>
              </w:rPr>
              <w:tab/>
            </w:r>
            <w:r w:rsidR="00E26971" w:rsidRPr="00891F1E">
              <w:rPr>
                <w:rStyle w:val="Hyperlink"/>
                <w:noProof/>
              </w:rPr>
              <w:t>Input</w:t>
            </w:r>
            <w:r w:rsidR="00E26971">
              <w:rPr>
                <w:noProof/>
                <w:webHidden/>
              </w:rPr>
              <w:tab/>
            </w:r>
            <w:r w:rsidR="00E26971">
              <w:rPr>
                <w:noProof/>
                <w:webHidden/>
              </w:rPr>
              <w:fldChar w:fldCharType="begin"/>
            </w:r>
            <w:r w:rsidR="00E26971">
              <w:rPr>
                <w:noProof/>
                <w:webHidden/>
              </w:rPr>
              <w:instrText xml:space="preserve"> PAGEREF _Toc510439890 \h </w:instrText>
            </w:r>
            <w:r w:rsidR="00E26971">
              <w:rPr>
                <w:noProof/>
                <w:webHidden/>
              </w:rPr>
            </w:r>
            <w:r w:rsidR="00E26971">
              <w:rPr>
                <w:noProof/>
                <w:webHidden/>
              </w:rPr>
              <w:fldChar w:fldCharType="separate"/>
            </w:r>
            <w:r w:rsidR="00E26971">
              <w:rPr>
                <w:noProof/>
                <w:webHidden/>
              </w:rPr>
              <w:t>53</w:t>
            </w:r>
            <w:r w:rsidR="00E26971">
              <w:rPr>
                <w:noProof/>
                <w:webHidden/>
              </w:rPr>
              <w:fldChar w:fldCharType="end"/>
            </w:r>
          </w:hyperlink>
        </w:p>
        <w:p w14:paraId="0918EE28" w14:textId="3DF57A1B" w:rsidR="00E26971" w:rsidRDefault="00783873">
          <w:pPr>
            <w:pStyle w:val="TOC3"/>
            <w:tabs>
              <w:tab w:val="left" w:pos="1320"/>
              <w:tab w:val="right" w:leader="dot" w:pos="9890"/>
            </w:tabs>
            <w:rPr>
              <w:rFonts w:asciiTheme="minorHAnsi" w:eastAsiaTheme="minorEastAsia" w:hAnsiTheme="minorHAnsi"/>
              <w:noProof/>
            </w:rPr>
          </w:pPr>
          <w:hyperlink w:anchor="_Toc510439891" w:history="1">
            <w:r w:rsidR="00E26971" w:rsidRPr="00891F1E">
              <w:rPr>
                <w:rStyle w:val="Hyperlink"/>
                <w:noProof/>
              </w:rPr>
              <w:t>4.6.3</w:t>
            </w:r>
            <w:r w:rsidR="00E26971">
              <w:rPr>
                <w:rFonts w:asciiTheme="minorHAnsi" w:eastAsiaTheme="minorEastAsia" w:hAnsiTheme="minorHAnsi"/>
                <w:noProof/>
              </w:rPr>
              <w:tab/>
            </w:r>
            <w:r w:rsidR="00E26971" w:rsidRPr="00891F1E">
              <w:rPr>
                <w:rStyle w:val="Hyperlink"/>
                <w:noProof/>
              </w:rPr>
              <w:t>Output</w:t>
            </w:r>
            <w:r w:rsidR="00E26971">
              <w:rPr>
                <w:noProof/>
                <w:webHidden/>
              </w:rPr>
              <w:tab/>
            </w:r>
            <w:r w:rsidR="00E26971">
              <w:rPr>
                <w:noProof/>
                <w:webHidden/>
              </w:rPr>
              <w:fldChar w:fldCharType="begin"/>
            </w:r>
            <w:r w:rsidR="00E26971">
              <w:rPr>
                <w:noProof/>
                <w:webHidden/>
              </w:rPr>
              <w:instrText xml:space="preserve"> PAGEREF _Toc510439891 \h </w:instrText>
            </w:r>
            <w:r w:rsidR="00E26971">
              <w:rPr>
                <w:noProof/>
                <w:webHidden/>
              </w:rPr>
            </w:r>
            <w:r w:rsidR="00E26971">
              <w:rPr>
                <w:noProof/>
                <w:webHidden/>
              </w:rPr>
              <w:fldChar w:fldCharType="separate"/>
            </w:r>
            <w:r w:rsidR="00E26971">
              <w:rPr>
                <w:noProof/>
                <w:webHidden/>
              </w:rPr>
              <w:t>53</w:t>
            </w:r>
            <w:r w:rsidR="00E26971">
              <w:rPr>
                <w:noProof/>
                <w:webHidden/>
              </w:rPr>
              <w:fldChar w:fldCharType="end"/>
            </w:r>
          </w:hyperlink>
        </w:p>
        <w:p w14:paraId="1C753C17" w14:textId="6026422C" w:rsidR="00E26971" w:rsidRDefault="00783873">
          <w:pPr>
            <w:pStyle w:val="TOC3"/>
            <w:tabs>
              <w:tab w:val="left" w:pos="1320"/>
              <w:tab w:val="right" w:leader="dot" w:pos="9890"/>
            </w:tabs>
            <w:rPr>
              <w:rFonts w:asciiTheme="minorHAnsi" w:eastAsiaTheme="minorEastAsia" w:hAnsiTheme="minorHAnsi"/>
              <w:noProof/>
            </w:rPr>
          </w:pPr>
          <w:hyperlink w:anchor="_Toc510439892" w:history="1">
            <w:r w:rsidR="00E26971" w:rsidRPr="00891F1E">
              <w:rPr>
                <w:rStyle w:val="Hyperlink"/>
                <w:noProof/>
              </w:rPr>
              <w:t>4.6.4</w:t>
            </w:r>
            <w:r w:rsidR="00E26971">
              <w:rPr>
                <w:rFonts w:asciiTheme="minorHAnsi" w:eastAsiaTheme="minorEastAsia" w:hAnsiTheme="minorHAnsi"/>
                <w:noProof/>
              </w:rPr>
              <w:tab/>
            </w:r>
            <w:r w:rsidR="00E26971" w:rsidRPr="00891F1E">
              <w:rPr>
                <w:rStyle w:val="Hyperlink"/>
                <w:noProof/>
              </w:rPr>
              <w:t>Running</w:t>
            </w:r>
            <w:r w:rsidR="00E26971">
              <w:rPr>
                <w:noProof/>
                <w:webHidden/>
              </w:rPr>
              <w:tab/>
            </w:r>
            <w:r w:rsidR="00E26971">
              <w:rPr>
                <w:noProof/>
                <w:webHidden/>
              </w:rPr>
              <w:fldChar w:fldCharType="begin"/>
            </w:r>
            <w:r w:rsidR="00E26971">
              <w:rPr>
                <w:noProof/>
                <w:webHidden/>
              </w:rPr>
              <w:instrText xml:space="preserve"> PAGEREF _Toc510439892 \h </w:instrText>
            </w:r>
            <w:r w:rsidR="00E26971">
              <w:rPr>
                <w:noProof/>
                <w:webHidden/>
              </w:rPr>
            </w:r>
            <w:r w:rsidR="00E26971">
              <w:rPr>
                <w:noProof/>
                <w:webHidden/>
              </w:rPr>
              <w:fldChar w:fldCharType="separate"/>
            </w:r>
            <w:r w:rsidR="00E26971">
              <w:rPr>
                <w:noProof/>
                <w:webHidden/>
              </w:rPr>
              <w:t>53</w:t>
            </w:r>
            <w:r w:rsidR="00E26971">
              <w:rPr>
                <w:noProof/>
                <w:webHidden/>
              </w:rPr>
              <w:fldChar w:fldCharType="end"/>
            </w:r>
          </w:hyperlink>
        </w:p>
        <w:p w14:paraId="7884ADF3" w14:textId="6BE3132F" w:rsidR="009369A0" w:rsidRPr="00D300D9" w:rsidRDefault="00BE358E" w:rsidP="009369A0">
          <w:pPr>
            <w:rPr>
              <w:rFonts w:ascii="Times New Roman" w:hAnsi="Times New Roman" w:cs="Times New Roman"/>
              <w:b/>
              <w:bCs/>
              <w:noProof/>
              <w:sz w:val="24"/>
              <w:szCs w:val="24"/>
            </w:rPr>
          </w:pPr>
          <w:r w:rsidRPr="00D300D9">
            <w:rPr>
              <w:rFonts w:ascii="Times New Roman" w:hAnsi="Times New Roman" w:cs="Times New Roman"/>
              <w:b/>
              <w:bCs/>
              <w:noProof/>
              <w:sz w:val="24"/>
              <w:szCs w:val="24"/>
            </w:rPr>
            <w:fldChar w:fldCharType="end"/>
          </w:r>
        </w:p>
      </w:sdtContent>
    </w:sdt>
    <w:p w14:paraId="0B77BE66" w14:textId="77777777" w:rsidR="006321D4" w:rsidRPr="00D300D9" w:rsidRDefault="006321D4" w:rsidP="006321D4">
      <w:pPr>
        <w:jc w:val="center"/>
        <w:rPr>
          <w:rFonts w:ascii="Times New Roman" w:hAnsi="Times New Roman" w:cs="Times New Roman"/>
          <w:b/>
          <w:sz w:val="24"/>
          <w:szCs w:val="24"/>
        </w:rPr>
      </w:pPr>
    </w:p>
    <w:p w14:paraId="3975C588" w14:textId="77777777" w:rsidR="00FB100D" w:rsidRPr="00D300D9" w:rsidRDefault="00817E9E" w:rsidP="00725825">
      <w:pPr>
        <w:jc w:val="center"/>
        <w:rPr>
          <w:rFonts w:ascii="Times New Roman" w:hAnsi="Times New Roman" w:cs="Times New Roman"/>
          <w:b/>
          <w:sz w:val="24"/>
          <w:szCs w:val="24"/>
        </w:rPr>
      </w:pPr>
      <w:r w:rsidRPr="00D300D9">
        <w:rPr>
          <w:rFonts w:ascii="Times New Roman" w:hAnsi="Times New Roman" w:cs="Times New Roman"/>
          <w:b/>
          <w:sz w:val="24"/>
          <w:szCs w:val="24"/>
        </w:rPr>
        <w:t>Table</w:t>
      </w:r>
      <w:r w:rsidR="006321D4" w:rsidRPr="00D300D9">
        <w:rPr>
          <w:rFonts w:ascii="Times New Roman" w:hAnsi="Times New Roman" w:cs="Times New Roman"/>
          <w:b/>
          <w:sz w:val="24"/>
          <w:szCs w:val="24"/>
        </w:rPr>
        <w:t xml:space="preserve"> of Figures</w:t>
      </w:r>
    </w:p>
    <w:p w14:paraId="04850A20" w14:textId="5C4DA2E7" w:rsidR="00645A3B" w:rsidRDefault="008B139E">
      <w:pPr>
        <w:pStyle w:val="TableofFigures"/>
        <w:tabs>
          <w:tab w:val="right" w:leader="dot" w:pos="9890"/>
        </w:tabs>
        <w:rPr>
          <w:rFonts w:asciiTheme="minorHAnsi" w:eastAsiaTheme="minorEastAsia" w:hAnsiTheme="minorHAnsi"/>
          <w:noProof/>
          <w:sz w:val="22"/>
        </w:rPr>
      </w:pPr>
      <w:r w:rsidRPr="00D300D9">
        <w:rPr>
          <w:rFonts w:cs="Times New Roman"/>
          <w:szCs w:val="24"/>
        </w:rPr>
        <w:fldChar w:fldCharType="begin"/>
      </w:r>
      <w:r w:rsidRPr="00D300D9">
        <w:rPr>
          <w:rFonts w:cs="Times New Roman"/>
          <w:szCs w:val="24"/>
        </w:rPr>
        <w:instrText xml:space="preserve"> TOC \h \z \t "Figures" \c </w:instrText>
      </w:r>
      <w:r w:rsidRPr="00D300D9">
        <w:rPr>
          <w:rFonts w:cs="Times New Roman"/>
          <w:szCs w:val="24"/>
        </w:rPr>
        <w:fldChar w:fldCharType="separate"/>
      </w:r>
      <w:hyperlink w:anchor="_Toc510451526" w:history="1">
        <w:r w:rsidR="00645A3B" w:rsidRPr="00D8685D">
          <w:rPr>
            <w:rStyle w:val="Hyperlink"/>
            <w:rFonts w:cs="Times New Roman"/>
            <w:noProof/>
          </w:rPr>
          <w:t>Figure 1: Create an index for a reference genome</w:t>
        </w:r>
        <w:r w:rsidR="00645A3B">
          <w:rPr>
            <w:noProof/>
            <w:webHidden/>
          </w:rPr>
          <w:tab/>
        </w:r>
        <w:r w:rsidR="00645A3B">
          <w:rPr>
            <w:noProof/>
            <w:webHidden/>
          </w:rPr>
          <w:fldChar w:fldCharType="begin"/>
        </w:r>
        <w:r w:rsidR="00645A3B">
          <w:rPr>
            <w:noProof/>
            <w:webHidden/>
          </w:rPr>
          <w:instrText xml:space="preserve"> PAGEREF _Toc510451526 \h </w:instrText>
        </w:r>
        <w:r w:rsidR="00645A3B">
          <w:rPr>
            <w:noProof/>
            <w:webHidden/>
          </w:rPr>
        </w:r>
        <w:r w:rsidR="00645A3B">
          <w:rPr>
            <w:noProof/>
            <w:webHidden/>
          </w:rPr>
          <w:fldChar w:fldCharType="separate"/>
        </w:r>
        <w:r w:rsidR="00645A3B">
          <w:rPr>
            <w:noProof/>
            <w:webHidden/>
          </w:rPr>
          <w:t>9</w:t>
        </w:r>
        <w:r w:rsidR="00645A3B">
          <w:rPr>
            <w:noProof/>
            <w:webHidden/>
          </w:rPr>
          <w:fldChar w:fldCharType="end"/>
        </w:r>
      </w:hyperlink>
    </w:p>
    <w:p w14:paraId="7EE20DD7" w14:textId="28A345F2" w:rsidR="00645A3B" w:rsidRDefault="00645A3B">
      <w:pPr>
        <w:pStyle w:val="TableofFigures"/>
        <w:tabs>
          <w:tab w:val="right" w:leader="dot" w:pos="9890"/>
        </w:tabs>
        <w:rPr>
          <w:rFonts w:asciiTheme="minorHAnsi" w:eastAsiaTheme="minorEastAsia" w:hAnsiTheme="minorHAnsi"/>
          <w:noProof/>
          <w:sz w:val="22"/>
        </w:rPr>
      </w:pPr>
      <w:hyperlink w:anchor="_Toc510451527" w:history="1">
        <w:r w:rsidRPr="00D8685D">
          <w:rPr>
            <w:rStyle w:val="Hyperlink"/>
            <w:rFonts w:cs="Times New Roman"/>
            <w:noProof/>
          </w:rPr>
          <w:t>Figure 2: Mapping the raw FASTQ files</w:t>
        </w:r>
        <w:r>
          <w:rPr>
            <w:noProof/>
            <w:webHidden/>
          </w:rPr>
          <w:tab/>
        </w:r>
        <w:r>
          <w:rPr>
            <w:noProof/>
            <w:webHidden/>
          </w:rPr>
          <w:fldChar w:fldCharType="begin"/>
        </w:r>
        <w:r>
          <w:rPr>
            <w:noProof/>
            <w:webHidden/>
          </w:rPr>
          <w:instrText xml:space="preserve"> PAGEREF _Toc510451527 \h </w:instrText>
        </w:r>
        <w:r>
          <w:rPr>
            <w:noProof/>
            <w:webHidden/>
          </w:rPr>
        </w:r>
        <w:r>
          <w:rPr>
            <w:noProof/>
            <w:webHidden/>
          </w:rPr>
          <w:fldChar w:fldCharType="separate"/>
        </w:r>
        <w:r>
          <w:rPr>
            <w:noProof/>
            <w:webHidden/>
          </w:rPr>
          <w:t>12</w:t>
        </w:r>
        <w:r>
          <w:rPr>
            <w:noProof/>
            <w:webHidden/>
          </w:rPr>
          <w:fldChar w:fldCharType="end"/>
        </w:r>
      </w:hyperlink>
    </w:p>
    <w:p w14:paraId="4139F55B" w14:textId="04733DAF" w:rsidR="00645A3B" w:rsidRDefault="00645A3B">
      <w:pPr>
        <w:pStyle w:val="TableofFigures"/>
        <w:tabs>
          <w:tab w:val="right" w:leader="dot" w:pos="9890"/>
        </w:tabs>
        <w:rPr>
          <w:rFonts w:asciiTheme="minorHAnsi" w:eastAsiaTheme="minorEastAsia" w:hAnsiTheme="minorHAnsi"/>
          <w:noProof/>
          <w:sz w:val="22"/>
        </w:rPr>
      </w:pPr>
      <w:hyperlink w:anchor="_Toc510451528" w:history="1">
        <w:r w:rsidRPr="00D8685D">
          <w:rPr>
            <w:rStyle w:val="Hyperlink"/>
            <w:rFonts w:cs="Times New Roman"/>
            <w:noProof/>
          </w:rPr>
          <w:t>Figure 3: Filter a BAM alignment file</w:t>
        </w:r>
        <w:r>
          <w:rPr>
            <w:noProof/>
            <w:webHidden/>
          </w:rPr>
          <w:tab/>
        </w:r>
        <w:r>
          <w:rPr>
            <w:noProof/>
            <w:webHidden/>
          </w:rPr>
          <w:fldChar w:fldCharType="begin"/>
        </w:r>
        <w:r>
          <w:rPr>
            <w:noProof/>
            <w:webHidden/>
          </w:rPr>
          <w:instrText xml:space="preserve"> PAGEREF _Toc510451528 \h </w:instrText>
        </w:r>
        <w:r>
          <w:rPr>
            <w:noProof/>
            <w:webHidden/>
          </w:rPr>
        </w:r>
        <w:r>
          <w:rPr>
            <w:noProof/>
            <w:webHidden/>
          </w:rPr>
          <w:fldChar w:fldCharType="separate"/>
        </w:r>
        <w:r>
          <w:rPr>
            <w:noProof/>
            <w:webHidden/>
          </w:rPr>
          <w:t>16</w:t>
        </w:r>
        <w:r>
          <w:rPr>
            <w:noProof/>
            <w:webHidden/>
          </w:rPr>
          <w:fldChar w:fldCharType="end"/>
        </w:r>
      </w:hyperlink>
    </w:p>
    <w:p w14:paraId="67866E76" w14:textId="52432996" w:rsidR="00645A3B" w:rsidRDefault="00645A3B">
      <w:pPr>
        <w:pStyle w:val="TableofFigures"/>
        <w:tabs>
          <w:tab w:val="right" w:leader="dot" w:pos="9890"/>
        </w:tabs>
        <w:rPr>
          <w:rFonts w:asciiTheme="minorHAnsi" w:eastAsiaTheme="minorEastAsia" w:hAnsiTheme="minorHAnsi"/>
          <w:noProof/>
          <w:sz w:val="22"/>
        </w:rPr>
      </w:pPr>
      <w:hyperlink w:anchor="_Toc510451529" w:history="1">
        <w:r w:rsidRPr="00D8685D">
          <w:rPr>
            <w:rStyle w:val="Hyperlink"/>
            <w:rFonts w:cs="Times New Roman"/>
            <w:noProof/>
          </w:rPr>
          <w:t>Figure 4: Convert to HiC Input File Format</w:t>
        </w:r>
        <w:r>
          <w:rPr>
            <w:noProof/>
            <w:webHidden/>
          </w:rPr>
          <w:tab/>
        </w:r>
        <w:r>
          <w:rPr>
            <w:noProof/>
            <w:webHidden/>
          </w:rPr>
          <w:fldChar w:fldCharType="begin"/>
        </w:r>
        <w:r>
          <w:rPr>
            <w:noProof/>
            <w:webHidden/>
          </w:rPr>
          <w:instrText xml:space="preserve"> PAGEREF _Toc510451529 \h </w:instrText>
        </w:r>
        <w:r>
          <w:rPr>
            <w:noProof/>
            <w:webHidden/>
          </w:rPr>
        </w:r>
        <w:r>
          <w:rPr>
            <w:noProof/>
            <w:webHidden/>
          </w:rPr>
          <w:fldChar w:fldCharType="separate"/>
        </w:r>
        <w:r>
          <w:rPr>
            <w:noProof/>
            <w:webHidden/>
          </w:rPr>
          <w:t>19</w:t>
        </w:r>
        <w:r>
          <w:rPr>
            <w:noProof/>
            <w:webHidden/>
          </w:rPr>
          <w:fldChar w:fldCharType="end"/>
        </w:r>
      </w:hyperlink>
    </w:p>
    <w:p w14:paraId="2B488CDF" w14:textId="5ACA0BC4" w:rsidR="00645A3B" w:rsidRDefault="00645A3B">
      <w:pPr>
        <w:pStyle w:val="TableofFigures"/>
        <w:tabs>
          <w:tab w:val="right" w:leader="dot" w:pos="9890"/>
        </w:tabs>
        <w:rPr>
          <w:rFonts w:asciiTheme="minorHAnsi" w:eastAsiaTheme="minorEastAsia" w:hAnsiTheme="minorHAnsi"/>
          <w:noProof/>
          <w:sz w:val="22"/>
        </w:rPr>
      </w:pPr>
      <w:hyperlink w:anchor="_Toc510451530" w:history="1">
        <w:r w:rsidRPr="00D8685D">
          <w:rPr>
            <w:rStyle w:val="Hyperlink"/>
            <w:rFonts w:cs="Times New Roman"/>
            <w:noProof/>
          </w:rPr>
          <w:t>Figure 5: HiC-Express</w:t>
        </w:r>
        <w:r>
          <w:rPr>
            <w:noProof/>
            <w:webHidden/>
          </w:rPr>
          <w:tab/>
        </w:r>
        <w:r>
          <w:rPr>
            <w:noProof/>
            <w:webHidden/>
          </w:rPr>
          <w:fldChar w:fldCharType="begin"/>
        </w:r>
        <w:r>
          <w:rPr>
            <w:noProof/>
            <w:webHidden/>
          </w:rPr>
          <w:instrText xml:space="preserve"> PAGEREF _Toc510451530 \h </w:instrText>
        </w:r>
        <w:r>
          <w:rPr>
            <w:noProof/>
            <w:webHidden/>
          </w:rPr>
        </w:r>
        <w:r>
          <w:rPr>
            <w:noProof/>
            <w:webHidden/>
          </w:rPr>
          <w:fldChar w:fldCharType="separate"/>
        </w:r>
        <w:r>
          <w:rPr>
            <w:noProof/>
            <w:webHidden/>
          </w:rPr>
          <w:t>22</w:t>
        </w:r>
        <w:r>
          <w:rPr>
            <w:noProof/>
            <w:webHidden/>
          </w:rPr>
          <w:fldChar w:fldCharType="end"/>
        </w:r>
      </w:hyperlink>
    </w:p>
    <w:p w14:paraId="1950FEFC" w14:textId="37802CE6" w:rsidR="00645A3B" w:rsidRDefault="00645A3B">
      <w:pPr>
        <w:pStyle w:val="TableofFigures"/>
        <w:tabs>
          <w:tab w:val="right" w:leader="dot" w:pos="9890"/>
        </w:tabs>
        <w:rPr>
          <w:rFonts w:asciiTheme="minorHAnsi" w:eastAsiaTheme="minorEastAsia" w:hAnsiTheme="minorHAnsi"/>
          <w:noProof/>
          <w:sz w:val="22"/>
        </w:rPr>
      </w:pPr>
      <w:hyperlink w:anchor="_Toc510451531" w:history="1">
        <w:r w:rsidRPr="00D8685D">
          <w:rPr>
            <w:rStyle w:val="Hyperlink"/>
            <w:rFonts w:cs="Times New Roman"/>
            <w:noProof/>
          </w:rPr>
          <w:t>Figure 6: Convert to HiC function</w:t>
        </w:r>
        <w:r>
          <w:rPr>
            <w:noProof/>
            <w:webHidden/>
          </w:rPr>
          <w:tab/>
        </w:r>
        <w:r>
          <w:rPr>
            <w:noProof/>
            <w:webHidden/>
          </w:rPr>
          <w:fldChar w:fldCharType="begin"/>
        </w:r>
        <w:r>
          <w:rPr>
            <w:noProof/>
            <w:webHidden/>
          </w:rPr>
          <w:instrText xml:space="preserve"> PAGEREF _Toc510451531 \h </w:instrText>
        </w:r>
        <w:r>
          <w:rPr>
            <w:noProof/>
            <w:webHidden/>
          </w:rPr>
        </w:r>
        <w:r>
          <w:rPr>
            <w:noProof/>
            <w:webHidden/>
          </w:rPr>
          <w:fldChar w:fldCharType="separate"/>
        </w:r>
        <w:r>
          <w:rPr>
            <w:noProof/>
            <w:webHidden/>
          </w:rPr>
          <w:t>28</w:t>
        </w:r>
        <w:r>
          <w:rPr>
            <w:noProof/>
            <w:webHidden/>
          </w:rPr>
          <w:fldChar w:fldCharType="end"/>
        </w:r>
      </w:hyperlink>
    </w:p>
    <w:p w14:paraId="5352D752" w14:textId="79E6BEB3" w:rsidR="00645A3B" w:rsidRDefault="00645A3B">
      <w:pPr>
        <w:pStyle w:val="TableofFigures"/>
        <w:tabs>
          <w:tab w:val="right" w:leader="dot" w:pos="9890"/>
        </w:tabs>
        <w:rPr>
          <w:rFonts w:asciiTheme="minorHAnsi" w:eastAsiaTheme="minorEastAsia" w:hAnsiTheme="minorHAnsi"/>
          <w:noProof/>
          <w:sz w:val="22"/>
        </w:rPr>
      </w:pPr>
      <w:hyperlink w:anchor="_Toc510451532" w:history="1">
        <w:r w:rsidRPr="00D8685D">
          <w:rPr>
            <w:rStyle w:val="Hyperlink"/>
            <w:rFonts w:cs="Times New Roman"/>
            <w:noProof/>
          </w:rPr>
          <w:t>Figure 7: Extract Contact Matrices from a hic file</w:t>
        </w:r>
        <w:r>
          <w:rPr>
            <w:noProof/>
            <w:webHidden/>
          </w:rPr>
          <w:tab/>
        </w:r>
        <w:r>
          <w:rPr>
            <w:noProof/>
            <w:webHidden/>
          </w:rPr>
          <w:fldChar w:fldCharType="begin"/>
        </w:r>
        <w:r>
          <w:rPr>
            <w:noProof/>
            <w:webHidden/>
          </w:rPr>
          <w:instrText xml:space="preserve"> PAGEREF _Toc510451532 \h </w:instrText>
        </w:r>
        <w:r>
          <w:rPr>
            <w:noProof/>
            <w:webHidden/>
          </w:rPr>
        </w:r>
        <w:r>
          <w:rPr>
            <w:noProof/>
            <w:webHidden/>
          </w:rPr>
          <w:fldChar w:fldCharType="separate"/>
        </w:r>
        <w:r>
          <w:rPr>
            <w:noProof/>
            <w:webHidden/>
          </w:rPr>
          <w:t>30</w:t>
        </w:r>
        <w:r>
          <w:rPr>
            <w:noProof/>
            <w:webHidden/>
          </w:rPr>
          <w:fldChar w:fldCharType="end"/>
        </w:r>
      </w:hyperlink>
    </w:p>
    <w:p w14:paraId="2C1B5376" w14:textId="000BC944" w:rsidR="00645A3B" w:rsidRDefault="00645A3B">
      <w:pPr>
        <w:pStyle w:val="TableofFigures"/>
        <w:tabs>
          <w:tab w:val="right" w:leader="dot" w:pos="9890"/>
        </w:tabs>
        <w:rPr>
          <w:rFonts w:asciiTheme="minorHAnsi" w:eastAsiaTheme="minorEastAsia" w:hAnsiTheme="minorHAnsi"/>
          <w:noProof/>
          <w:sz w:val="22"/>
        </w:rPr>
      </w:pPr>
      <w:hyperlink w:anchor="_Toc510451533" w:history="1">
        <w:r w:rsidRPr="00D8685D">
          <w:rPr>
            <w:rStyle w:val="Hyperlink"/>
            <w:rFonts w:cs="Times New Roman"/>
            <w:noProof/>
          </w:rPr>
          <w:t>Figure 8: Normalize HiC contact matrices</w:t>
        </w:r>
        <w:r>
          <w:rPr>
            <w:noProof/>
            <w:webHidden/>
          </w:rPr>
          <w:tab/>
        </w:r>
        <w:r>
          <w:rPr>
            <w:noProof/>
            <w:webHidden/>
          </w:rPr>
          <w:fldChar w:fldCharType="begin"/>
        </w:r>
        <w:r>
          <w:rPr>
            <w:noProof/>
            <w:webHidden/>
          </w:rPr>
          <w:instrText xml:space="preserve"> PAGEREF _Toc510451533 \h </w:instrText>
        </w:r>
        <w:r>
          <w:rPr>
            <w:noProof/>
            <w:webHidden/>
          </w:rPr>
        </w:r>
        <w:r>
          <w:rPr>
            <w:noProof/>
            <w:webHidden/>
          </w:rPr>
          <w:fldChar w:fldCharType="separate"/>
        </w:r>
        <w:r>
          <w:rPr>
            <w:noProof/>
            <w:webHidden/>
          </w:rPr>
          <w:t>31</w:t>
        </w:r>
        <w:r>
          <w:rPr>
            <w:noProof/>
            <w:webHidden/>
          </w:rPr>
          <w:fldChar w:fldCharType="end"/>
        </w:r>
      </w:hyperlink>
    </w:p>
    <w:p w14:paraId="2F5D9435" w14:textId="11B50D53" w:rsidR="00645A3B" w:rsidRDefault="00645A3B">
      <w:pPr>
        <w:pStyle w:val="TableofFigures"/>
        <w:tabs>
          <w:tab w:val="right" w:leader="dot" w:pos="9890"/>
        </w:tabs>
        <w:rPr>
          <w:rFonts w:asciiTheme="minorHAnsi" w:eastAsiaTheme="minorEastAsia" w:hAnsiTheme="minorHAnsi"/>
          <w:noProof/>
          <w:sz w:val="22"/>
        </w:rPr>
      </w:pPr>
      <w:hyperlink w:anchor="_Toc510451534" w:history="1">
        <w:r w:rsidRPr="00D8685D">
          <w:rPr>
            <w:rStyle w:val="Hyperlink"/>
            <w:rFonts w:cs="Times New Roman"/>
            <w:noProof/>
          </w:rPr>
          <w:t>Figure 9: Visualize Dataset in 2D Format</w:t>
        </w:r>
        <w:r>
          <w:rPr>
            <w:noProof/>
            <w:webHidden/>
          </w:rPr>
          <w:tab/>
        </w:r>
        <w:r>
          <w:rPr>
            <w:noProof/>
            <w:webHidden/>
          </w:rPr>
          <w:fldChar w:fldCharType="begin"/>
        </w:r>
        <w:r>
          <w:rPr>
            <w:noProof/>
            <w:webHidden/>
          </w:rPr>
          <w:instrText xml:space="preserve"> PAGEREF _Toc510451534 \h </w:instrText>
        </w:r>
        <w:r>
          <w:rPr>
            <w:noProof/>
            <w:webHidden/>
          </w:rPr>
        </w:r>
        <w:r>
          <w:rPr>
            <w:noProof/>
            <w:webHidden/>
          </w:rPr>
          <w:fldChar w:fldCharType="separate"/>
        </w:r>
        <w:r>
          <w:rPr>
            <w:noProof/>
            <w:webHidden/>
          </w:rPr>
          <w:t>33</w:t>
        </w:r>
        <w:r>
          <w:rPr>
            <w:noProof/>
            <w:webHidden/>
          </w:rPr>
          <w:fldChar w:fldCharType="end"/>
        </w:r>
      </w:hyperlink>
    </w:p>
    <w:p w14:paraId="340B93E4" w14:textId="1C0E554D" w:rsidR="00645A3B" w:rsidRDefault="00645A3B">
      <w:pPr>
        <w:pStyle w:val="TableofFigures"/>
        <w:tabs>
          <w:tab w:val="right" w:leader="dot" w:pos="9890"/>
        </w:tabs>
        <w:rPr>
          <w:rFonts w:asciiTheme="minorHAnsi" w:eastAsiaTheme="minorEastAsia" w:hAnsiTheme="minorHAnsi"/>
          <w:noProof/>
          <w:sz w:val="22"/>
        </w:rPr>
      </w:pPr>
      <w:hyperlink w:anchor="_Toc510451535" w:history="1">
        <w:r w:rsidRPr="00D8685D">
          <w:rPr>
            <w:rStyle w:val="Hyperlink"/>
            <w:rFonts w:cs="Times New Roman"/>
            <w:noProof/>
          </w:rPr>
          <w:t>Figure 10: Demonstration of TAD Annotation on 2D Heatmap</w:t>
        </w:r>
        <w:r>
          <w:rPr>
            <w:noProof/>
            <w:webHidden/>
          </w:rPr>
          <w:tab/>
        </w:r>
        <w:r>
          <w:rPr>
            <w:noProof/>
            <w:webHidden/>
          </w:rPr>
          <w:fldChar w:fldCharType="begin"/>
        </w:r>
        <w:r>
          <w:rPr>
            <w:noProof/>
            <w:webHidden/>
          </w:rPr>
          <w:instrText xml:space="preserve"> PAGEREF _Toc510451535 \h </w:instrText>
        </w:r>
        <w:r>
          <w:rPr>
            <w:noProof/>
            <w:webHidden/>
          </w:rPr>
        </w:r>
        <w:r>
          <w:rPr>
            <w:noProof/>
            <w:webHidden/>
          </w:rPr>
          <w:fldChar w:fldCharType="separate"/>
        </w:r>
        <w:r>
          <w:rPr>
            <w:noProof/>
            <w:webHidden/>
          </w:rPr>
          <w:t>39</w:t>
        </w:r>
        <w:r>
          <w:rPr>
            <w:noProof/>
            <w:webHidden/>
          </w:rPr>
          <w:fldChar w:fldCharType="end"/>
        </w:r>
      </w:hyperlink>
    </w:p>
    <w:p w14:paraId="3B35551D" w14:textId="4F6690FA" w:rsidR="00645A3B" w:rsidRDefault="00645A3B">
      <w:pPr>
        <w:pStyle w:val="TableofFigures"/>
        <w:tabs>
          <w:tab w:val="right" w:leader="dot" w:pos="9890"/>
        </w:tabs>
        <w:rPr>
          <w:rFonts w:asciiTheme="minorHAnsi" w:eastAsiaTheme="minorEastAsia" w:hAnsiTheme="minorHAnsi"/>
          <w:noProof/>
          <w:sz w:val="22"/>
        </w:rPr>
      </w:pPr>
      <w:hyperlink w:anchor="_Toc510451536" w:history="1">
        <w:r w:rsidRPr="00D8685D">
          <w:rPr>
            <w:rStyle w:val="Hyperlink"/>
            <w:rFonts w:cs="Times New Roman"/>
            <w:noProof/>
          </w:rPr>
          <w:t>Figure 11: Identifying TADs on a contact matrix</w:t>
        </w:r>
        <w:r>
          <w:rPr>
            <w:noProof/>
            <w:webHidden/>
          </w:rPr>
          <w:tab/>
        </w:r>
        <w:r>
          <w:rPr>
            <w:noProof/>
            <w:webHidden/>
          </w:rPr>
          <w:fldChar w:fldCharType="begin"/>
        </w:r>
        <w:r>
          <w:rPr>
            <w:noProof/>
            <w:webHidden/>
          </w:rPr>
          <w:instrText xml:space="preserve"> PAGEREF _Toc510451536 \h </w:instrText>
        </w:r>
        <w:r>
          <w:rPr>
            <w:noProof/>
            <w:webHidden/>
          </w:rPr>
        </w:r>
        <w:r>
          <w:rPr>
            <w:noProof/>
            <w:webHidden/>
          </w:rPr>
          <w:fldChar w:fldCharType="separate"/>
        </w:r>
        <w:r>
          <w:rPr>
            <w:noProof/>
            <w:webHidden/>
          </w:rPr>
          <w:t>40</w:t>
        </w:r>
        <w:r>
          <w:rPr>
            <w:noProof/>
            <w:webHidden/>
          </w:rPr>
          <w:fldChar w:fldCharType="end"/>
        </w:r>
      </w:hyperlink>
    </w:p>
    <w:p w14:paraId="080F17B9" w14:textId="5F41BE03" w:rsidR="00645A3B" w:rsidRDefault="00645A3B">
      <w:pPr>
        <w:pStyle w:val="TableofFigures"/>
        <w:tabs>
          <w:tab w:val="right" w:leader="dot" w:pos="9890"/>
        </w:tabs>
        <w:rPr>
          <w:rFonts w:asciiTheme="minorHAnsi" w:eastAsiaTheme="minorEastAsia" w:hAnsiTheme="minorHAnsi"/>
          <w:noProof/>
          <w:sz w:val="22"/>
        </w:rPr>
      </w:pPr>
      <w:hyperlink w:anchor="_Toc510451537" w:history="1">
        <w:r w:rsidRPr="00D8685D">
          <w:rPr>
            <w:rStyle w:val="Hyperlink"/>
            <w:rFonts w:cs="Times New Roman"/>
            <w:noProof/>
          </w:rPr>
          <w:t>Figure 12: Comparing two TADs for a consistency check</w:t>
        </w:r>
        <w:r>
          <w:rPr>
            <w:noProof/>
            <w:webHidden/>
          </w:rPr>
          <w:tab/>
        </w:r>
        <w:r>
          <w:rPr>
            <w:noProof/>
            <w:webHidden/>
          </w:rPr>
          <w:fldChar w:fldCharType="begin"/>
        </w:r>
        <w:r>
          <w:rPr>
            <w:noProof/>
            <w:webHidden/>
          </w:rPr>
          <w:instrText xml:space="preserve"> PAGEREF _Toc510451537 \h </w:instrText>
        </w:r>
        <w:r>
          <w:rPr>
            <w:noProof/>
            <w:webHidden/>
          </w:rPr>
        </w:r>
        <w:r>
          <w:rPr>
            <w:noProof/>
            <w:webHidden/>
          </w:rPr>
          <w:fldChar w:fldCharType="separate"/>
        </w:r>
        <w:r>
          <w:rPr>
            <w:noProof/>
            <w:webHidden/>
          </w:rPr>
          <w:t>42</w:t>
        </w:r>
        <w:r>
          <w:rPr>
            <w:noProof/>
            <w:webHidden/>
          </w:rPr>
          <w:fldChar w:fldCharType="end"/>
        </w:r>
      </w:hyperlink>
    </w:p>
    <w:p w14:paraId="460DD40C" w14:textId="604688B4" w:rsidR="00645A3B" w:rsidRDefault="00645A3B">
      <w:pPr>
        <w:pStyle w:val="TableofFigures"/>
        <w:tabs>
          <w:tab w:val="right" w:leader="dot" w:pos="9890"/>
        </w:tabs>
        <w:rPr>
          <w:rFonts w:asciiTheme="minorHAnsi" w:eastAsiaTheme="minorEastAsia" w:hAnsiTheme="minorHAnsi"/>
          <w:noProof/>
          <w:sz w:val="22"/>
        </w:rPr>
      </w:pPr>
      <w:hyperlink w:anchor="_Toc510451538" w:history="1">
        <w:r w:rsidRPr="00D8685D">
          <w:rPr>
            <w:rStyle w:val="Hyperlink"/>
            <w:rFonts w:cs="Times New Roman"/>
            <w:noProof/>
          </w:rPr>
          <w:t>Figure 13: 3D Model reconstruction by LorDG</w:t>
        </w:r>
        <w:r>
          <w:rPr>
            <w:noProof/>
            <w:webHidden/>
          </w:rPr>
          <w:tab/>
        </w:r>
        <w:r>
          <w:rPr>
            <w:noProof/>
            <w:webHidden/>
          </w:rPr>
          <w:fldChar w:fldCharType="begin"/>
        </w:r>
        <w:r>
          <w:rPr>
            <w:noProof/>
            <w:webHidden/>
          </w:rPr>
          <w:instrText xml:space="preserve"> PAGEREF _Toc510451538 \h </w:instrText>
        </w:r>
        <w:r>
          <w:rPr>
            <w:noProof/>
            <w:webHidden/>
          </w:rPr>
        </w:r>
        <w:r>
          <w:rPr>
            <w:noProof/>
            <w:webHidden/>
          </w:rPr>
          <w:fldChar w:fldCharType="separate"/>
        </w:r>
        <w:r>
          <w:rPr>
            <w:noProof/>
            <w:webHidden/>
          </w:rPr>
          <w:t>44</w:t>
        </w:r>
        <w:r>
          <w:rPr>
            <w:noProof/>
            <w:webHidden/>
          </w:rPr>
          <w:fldChar w:fldCharType="end"/>
        </w:r>
      </w:hyperlink>
    </w:p>
    <w:p w14:paraId="1B8CA0E9" w14:textId="5A83E352" w:rsidR="00645A3B" w:rsidRDefault="00645A3B">
      <w:pPr>
        <w:pStyle w:val="TableofFigures"/>
        <w:tabs>
          <w:tab w:val="right" w:leader="dot" w:pos="9890"/>
        </w:tabs>
        <w:rPr>
          <w:rFonts w:asciiTheme="minorHAnsi" w:eastAsiaTheme="minorEastAsia" w:hAnsiTheme="minorHAnsi"/>
          <w:noProof/>
          <w:sz w:val="22"/>
        </w:rPr>
      </w:pPr>
      <w:hyperlink w:anchor="_Toc510451539" w:history="1">
        <w:r w:rsidRPr="00D8685D">
          <w:rPr>
            <w:rStyle w:val="Hyperlink"/>
            <w:rFonts w:cs="Times New Roman"/>
            <w:noProof/>
          </w:rPr>
          <w:t>Figure 14: 3D Model reconstruction by 3DMax</w:t>
        </w:r>
        <w:r>
          <w:rPr>
            <w:noProof/>
            <w:webHidden/>
          </w:rPr>
          <w:tab/>
        </w:r>
        <w:r>
          <w:rPr>
            <w:noProof/>
            <w:webHidden/>
          </w:rPr>
          <w:fldChar w:fldCharType="begin"/>
        </w:r>
        <w:r>
          <w:rPr>
            <w:noProof/>
            <w:webHidden/>
          </w:rPr>
          <w:instrText xml:space="preserve"> PAGEREF _Toc510451539 \h </w:instrText>
        </w:r>
        <w:r>
          <w:rPr>
            <w:noProof/>
            <w:webHidden/>
          </w:rPr>
        </w:r>
        <w:r>
          <w:rPr>
            <w:noProof/>
            <w:webHidden/>
          </w:rPr>
          <w:fldChar w:fldCharType="separate"/>
        </w:r>
        <w:r>
          <w:rPr>
            <w:noProof/>
            <w:webHidden/>
          </w:rPr>
          <w:t>46</w:t>
        </w:r>
        <w:r>
          <w:rPr>
            <w:noProof/>
            <w:webHidden/>
          </w:rPr>
          <w:fldChar w:fldCharType="end"/>
        </w:r>
      </w:hyperlink>
    </w:p>
    <w:p w14:paraId="7D05C83B" w14:textId="783E3C77" w:rsidR="00645A3B" w:rsidRDefault="00645A3B">
      <w:pPr>
        <w:pStyle w:val="TableofFigures"/>
        <w:tabs>
          <w:tab w:val="right" w:leader="dot" w:pos="9890"/>
        </w:tabs>
        <w:rPr>
          <w:rFonts w:asciiTheme="minorHAnsi" w:eastAsiaTheme="minorEastAsia" w:hAnsiTheme="minorHAnsi"/>
          <w:noProof/>
          <w:sz w:val="22"/>
        </w:rPr>
      </w:pPr>
      <w:hyperlink w:anchor="_Toc510451540" w:history="1">
        <w:r w:rsidRPr="00D8685D">
          <w:rPr>
            <w:rStyle w:val="Hyperlink"/>
            <w:rFonts w:cs="Times New Roman"/>
            <w:noProof/>
          </w:rPr>
          <w:t>Figure 15: Chromatin loops</w:t>
        </w:r>
        <w:r>
          <w:rPr>
            <w:noProof/>
            <w:webHidden/>
          </w:rPr>
          <w:tab/>
        </w:r>
        <w:r>
          <w:rPr>
            <w:noProof/>
            <w:webHidden/>
          </w:rPr>
          <w:fldChar w:fldCharType="begin"/>
        </w:r>
        <w:r>
          <w:rPr>
            <w:noProof/>
            <w:webHidden/>
          </w:rPr>
          <w:instrText xml:space="preserve"> PAGEREF _Toc510451540 \h </w:instrText>
        </w:r>
        <w:r>
          <w:rPr>
            <w:noProof/>
            <w:webHidden/>
          </w:rPr>
        </w:r>
        <w:r>
          <w:rPr>
            <w:noProof/>
            <w:webHidden/>
          </w:rPr>
          <w:fldChar w:fldCharType="separate"/>
        </w:r>
        <w:r>
          <w:rPr>
            <w:noProof/>
            <w:webHidden/>
          </w:rPr>
          <w:t>49</w:t>
        </w:r>
        <w:r>
          <w:rPr>
            <w:noProof/>
            <w:webHidden/>
          </w:rPr>
          <w:fldChar w:fldCharType="end"/>
        </w:r>
      </w:hyperlink>
    </w:p>
    <w:p w14:paraId="61DF8B79" w14:textId="27150F4A" w:rsidR="00645A3B" w:rsidRDefault="00645A3B">
      <w:pPr>
        <w:pStyle w:val="TableofFigures"/>
        <w:tabs>
          <w:tab w:val="right" w:leader="dot" w:pos="9890"/>
        </w:tabs>
        <w:rPr>
          <w:rFonts w:asciiTheme="minorHAnsi" w:eastAsiaTheme="minorEastAsia" w:hAnsiTheme="minorHAnsi"/>
          <w:noProof/>
          <w:sz w:val="22"/>
        </w:rPr>
      </w:pPr>
      <w:hyperlink w:anchor="_Toc510451541" w:history="1">
        <w:r w:rsidRPr="00D8685D">
          <w:rPr>
            <w:rStyle w:val="Hyperlink"/>
            <w:rFonts w:cs="Times New Roman"/>
            <w:noProof/>
          </w:rPr>
          <w:t>Figure 16: Function to annotate 3D models</w:t>
        </w:r>
        <w:r>
          <w:rPr>
            <w:noProof/>
            <w:webHidden/>
          </w:rPr>
          <w:tab/>
        </w:r>
        <w:r>
          <w:rPr>
            <w:noProof/>
            <w:webHidden/>
          </w:rPr>
          <w:fldChar w:fldCharType="begin"/>
        </w:r>
        <w:r>
          <w:rPr>
            <w:noProof/>
            <w:webHidden/>
          </w:rPr>
          <w:instrText xml:space="preserve"> PAGEREF _Toc510451541 \h </w:instrText>
        </w:r>
        <w:r>
          <w:rPr>
            <w:noProof/>
            <w:webHidden/>
          </w:rPr>
        </w:r>
        <w:r>
          <w:rPr>
            <w:noProof/>
            <w:webHidden/>
          </w:rPr>
          <w:fldChar w:fldCharType="separate"/>
        </w:r>
        <w:r>
          <w:rPr>
            <w:noProof/>
            <w:webHidden/>
          </w:rPr>
          <w:t>50</w:t>
        </w:r>
        <w:r>
          <w:rPr>
            <w:noProof/>
            <w:webHidden/>
          </w:rPr>
          <w:fldChar w:fldCharType="end"/>
        </w:r>
      </w:hyperlink>
    </w:p>
    <w:p w14:paraId="57F68D87" w14:textId="0088A48A" w:rsidR="00645A3B" w:rsidRDefault="00645A3B">
      <w:pPr>
        <w:pStyle w:val="TableofFigures"/>
        <w:tabs>
          <w:tab w:val="right" w:leader="dot" w:pos="9890"/>
        </w:tabs>
        <w:rPr>
          <w:rFonts w:asciiTheme="minorHAnsi" w:eastAsiaTheme="minorEastAsia" w:hAnsiTheme="minorHAnsi"/>
          <w:noProof/>
          <w:sz w:val="22"/>
        </w:rPr>
      </w:pPr>
      <w:hyperlink w:anchor="_Toc510451542" w:history="1">
        <w:r w:rsidRPr="00D8685D">
          <w:rPr>
            <w:rStyle w:val="Hyperlink"/>
            <w:rFonts w:cs="Times New Roman"/>
            <w:noProof/>
          </w:rPr>
          <w:t>Figure 17: Coordinate of a point in the model</w:t>
        </w:r>
        <w:r>
          <w:rPr>
            <w:noProof/>
            <w:webHidden/>
          </w:rPr>
          <w:tab/>
        </w:r>
        <w:r>
          <w:rPr>
            <w:noProof/>
            <w:webHidden/>
          </w:rPr>
          <w:fldChar w:fldCharType="begin"/>
        </w:r>
        <w:r>
          <w:rPr>
            <w:noProof/>
            <w:webHidden/>
          </w:rPr>
          <w:instrText xml:space="preserve"> PAGEREF _Toc510451542 \h </w:instrText>
        </w:r>
        <w:r>
          <w:rPr>
            <w:noProof/>
            <w:webHidden/>
          </w:rPr>
        </w:r>
        <w:r>
          <w:rPr>
            <w:noProof/>
            <w:webHidden/>
          </w:rPr>
          <w:fldChar w:fldCharType="separate"/>
        </w:r>
        <w:r>
          <w:rPr>
            <w:noProof/>
            <w:webHidden/>
          </w:rPr>
          <w:t>51</w:t>
        </w:r>
        <w:r>
          <w:rPr>
            <w:noProof/>
            <w:webHidden/>
          </w:rPr>
          <w:fldChar w:fldCharType="end"/>
        </w:r>
      </w:hyperlink>
    </w:p>
    <w:p w14:paraId="28A05574" w14:textId="07AD15BC" w:rsidR="00645A3B" w:rsidRDefault="00645A3B">
      <w:pPr>
        <w:pStyle w:val="TableofFigures"/>
        <w:tabs>
          <w:tab w:val="right" w:leader="dot" w:pos="9890"/>
        </w:tabs>
        <w:rPr>
          <w:rFonts w:asciiTheme="minorHAnsi" w:eastAsiaTheme="minorEastAsia" w:hAnsiTheme="minorHAnsi"/>
          <w:noProof/>
          <w:sz w:val="22"/>
        </w:rPr>
      </w:pPr>
      <w:hyperlink w:anchor="_Toc510451543" w:history="1">
        <w:r w:rsidRPr="00D8685D">
          <w:rPr>
            <w:rStyle w:val="Hyperlink"/>
            <w:rFonts w:cs="Times New Roman"/>
            <w:noProof/>
          </w:rPr>
          <w:t>Figure 18: Gene expression visualization demonstration</w:t>
        </w:r>
        <w:r>
          <w:rPr>
            <w:noProof/>
            <w:webHidden/>
          </w:rPr>
          <w:tab/>
        </w:r>
        <w:r>
          <w:rPr>
            <w:noProof/>
            <w:webHidden/>
          </w:rPr>
          <w:fldChar w:fldCharType="begin"/>
        </w:r>
        <w:r>
          <w:rPr>
            <w:noProof/>
            <w:webHidden/>
          </w:rPr>
          <w:instrText xml:space="preserve"> PAGEREF _Toc510451543 \h </w:instrText>
        </w:r>
        <w:r>
          <w:rPr>
            <w:noProof/>
            <w:webHidden/>
          </w:rPr>
        </w:r>
        <w:r>
          <w:rPr>
            <w:noProof/>
            <w:webHidden/>
          </w:rPr>
          <w:fldChar w:fldCharType="separate"/>
        </w:r>
        <w:r>
          <w:rPr>
            <w:noProof/>
            <w:webHidden/>
          </w:rPr>
          <w:t>52</w:t>
        </w:r>
        <w:r>
          <w:rPr>
            <w:noProof/>
            <w:webHidden/>
          </w:rPr>
          <w:fldChar w:fldCharType="end"/>
        </w:r>
      </w:hyperlink>
    </w:p>
    <w:p w14:paraId="29FAFBB7" w14:textId="71AC93FD" w:rsidR="00645A3B" w:rsidRDefault="00645A3B">
      <w:pPr>
        <w:pStyle w:val="TableofFigures"/>
        <w:tabs>
          <w:tab w:val="right" w:leader="dot" w:pos="9890"/>
        </w:tabs>
        <w:rPr>
          <w:rFonts w:asciiTheme="minorHAnsi" w:eastAsiaTheme="minorEastAsia" w:hAnsiTheme="minorHAnsi"/>
          <w:noProof/>
          <w:sz w:val="22"/>
        </w:rPr>
      </w:pPr>
      <w:hyperlink w:anchor="_Toc510451544" w:history="1">
        <w:r w:rsidRPr="00D8685D">
          <w:rPr>
            <w:rStyle w:val="Hyperlink"/>
            <w:rFonts w:cs="Times New Roman"/>
            <w:noProof/>
          </w:rPr>
          <w:t>Figure 19: Comparing two constructed models</w:t>
        </w:r>
        <w:r>
          <w:rPr>
            <w:noProof/>
            <w:webHidden/>
          </w:rPr>
          <w:tab/>
        </w:r>
        <w:r>
          <w:rPr>
            <w:noProof/>
            <w:webHidden/>
          </w:rPr>
          <w:fldChar w:fldCharType="begin"/>
        </w:r>
        <w:r>
          <w:rPr>
            <w:noProof/>
            <w:webHidden/>
          </w:rPr>
          <w:instrText xml:space="preserve"> PAGEREF _Toc510451544 \h </w:instrText>
        </w:r>
        <w:r>
          <w:rPr>
            <w:noProof/>
            <w:webHidden/>
          </w:rPr>
        </w:r>
        <w:r>
          <w:rPr>
            <w:noProof/>
            <w:webHidden/>
          </w:rPr>
          <w:fldChar w:fldCharType="separate"/>
        </w:r>
        <w:r>
          <w:rPr>
            <w:noProof/>
            <w:webHidden/>
          </w:rPr>
          <w:t>53</w:t>
        </w:r>
        <w:r>
          <w:rPr>
            <w:noProof/>
            <w:webHidden/>
          </w:rPr>
          <w:fldChar w:fldCharType="end"/>
        </w:r>
      </w:hyperlink>
    </w:p>
    <w:p w14:paraId="07266D57" w14:textId="24BD12C0" w:rsidR="009369A0" w:rsidRPr="00D300D9" w:rsidRDefault="008B139E" w:rsidP="008B139E">
      <w:pPr>
        <w:pStyle w:val="Figures"/>
        <w:rPr>
          <w:rFonts w:cs="Times New Roman"/>
          <w:szCs w:val="24"/>
        </w:rPr>
      </w:pPr>
      <w:r w:rsidRPr="00D300D9">
        <w:rPr>
          <w:rFonts w:cs="Times New Roman"/>
          <w:szCs w:val="24"/>
        </w:rPr>
        <w:fldChar w:fldCharType="end"/>
      </w:r>
    </w:p>
    <w:p w14:paraId="7EFB72B3" w14:textId="1A3663FB" w:rsidR="00984BF5" w:rsidRPr="00D300D9" w:rsidRDefault="006321D4">
      <w:pPr>
        <w:rPr>
          <w:rFonts w:ascii="Times New Roman" w:hAnsi="Times New Roman" w:cs="Times New Roman"/>
          <w:b/>
          <w:sz w:val="24"/>
          <w:szCs w:val="24"/>
        </w:rPr>
      </w:pPr>
      <w:r w:rsidRPr="00D300D9">
        <w:rPr>
          <w:rFonts w:ascii="Times New Roman" w:hAnsi="Times New Roman" w:cs="Times New Roman"/>
          <w:b/>
          <w:sz w:val="24"/>
          <w:szCs w:val="24"/>
        </w:rPr>
        <w:br w:type="page"/>
      </w:r>
    </w:p>
    <w:p w14:paraId="638E15BD" w14:textId="397877AA" w:rsidR="0096342C" w:rsidRDefault="0096342C" w:rsidP="0042768F">
      <w:pPr>
        <w:pStyle w:val="Heading1"/>
        <w:spacing w:line="360" w:lineRule="auto"/>
        <w:rPr>
          <w:sz w:val="24"/>
          <w:szCs w:val="24"/>
        </w:rPr>
      </w:pPr>
      <w:bookmarkStart w:id="0" w:name="_Toc510439781"/>
      <w:r w:rsidRPr="00D300D9">
        <w:rPr>
          <w:sz w:val="24"/>
          <w:szCs w:val="24"/>
        </w:rPr>
        <w:lastRenderedPageBreak/>
        <w:t>Installation</w:t>
      </w:r>
      <w:bookmarkEnd w:id="0"/>
    </w:p>
    <w:p w14:paraId="17B97544" w14:textId="67DD55D1" w:rsidR="003D77EC" w:rsidRPr="003D77EC" w:rsidRDefault="003D77EC" w:rsidP="003510EB">
      <w:pPr>
        <w:pStyle w:val="Heading2"/>
      </w:pPr>
      <w:r>
        <w:t>Quick Start</w:t>
      </w:r>
    </w:p>
    <w:p w14:paraId="639FD622" w14:textId="2DA3D557" w:rsidR="0096342C" w:rsidRPr="0076223F" w:rsidRDefault="0096342C" w:rsidP="0042768F">
      <w:pPr>
        <w:pStyle w:val="ListParagraph"/>
        <w:numPr>
          <w:ilvl w:val="0"/>
          <w:numId w:val="37"/>
        </w:numPr>
        <w:spacing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Verify that </w:t>
      </w:r>
      <w:r w:rsidR="00EC72D3" w:rsidRPr="00D300D9">
        <w:rPr>
          <w:rFonts w:ascii="Times New Roman" w:hAnsi="Times New Roman" w:cs="Times New Roman"/>
          <w:sz w:val="24"/>
          <w:szCs w:val="24"/>
        </w:rPr>
        <w:t xml:space="preserve">you have installed the </w:t>
      </w:r>
      <w:hyperlink w:anchor="OLE_LINK1" w:history="1">
        <w:r w:rsidR="00B663DB" w:rsidRPr="00ED1C97">
          <w:rPr>
            <w:rStyle w:val="Hyperlink"/>
            <w:rFonts w:ascii="Times New Roman" w:hAnsi="Times New Roman" w:cs="Times New Roman"/>
            <w:b/>
            <w:sz w:val="24"/>
            <w:szCs w:val="24"/>
          </w:rPr>
          <w:t>b</w:t>
        </w:r>
        <w:r w:rsidR="00EC72D3" w:rsidRPr="00ED1C97">
          <w:rPr>
            <w:rStyle w:val="Hyperlink"/>
            <w:rFonts w:ascii="Times New Roman" w:hAnsi="Times New Roman" w:cs="Times New Roman"/>
            <w:b/>
            <w:sz w:val="24"/>
            <w:szCs w:val="24"/>
          </w:rPr>
          <w:t>asi</w:t>
        </w:r>
        <w:r w:rsidR="00EC72D3" w:rsidRPr="00D300D9">
          <w:rPr>
            <w:rStyle w:val="Hyperlink"/>
            <w:rFonts w:ascii="Times New Roman" w:hAnsi="Times New Roman" w:cs="Times New Roman"/>
            <w:b/>
            <w:sz w:val="24"/>
            <w:szCs w:val="24"/>
          </w:rPr>
          <w:t>c dependencies</w:t>
        </w:r>
      </w:hyperlink>
      <w:r w:rsidR="006D319C">
        <w:rPr>
          <w:rFonts w:ascii="Times New Roman" w:hAnsi="Times New Roman" w:cs="Times New Roman"/>
          <w:sz w:val="24"/>
          <w:szCs w:val="24"/>
        </w:rPr>
        <w:t>.</w:t>
      </w:r>
    </w:p>
    <w:p w14:paraId="79267F97" w14:textId="399F8CA6" w:rsidR="0076223F" w:rsidRPr="0076223F" w:rsidRDefault="0076223F" w:rsidP="009A5E3F">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76223F">
        <w:rPr>
          <w:rFonts w:ascii="Times New Roman" w:hAnsi="Times New Roman" w:cs="Times New Roman"/>
          <w:color w:val="24292E"/>
          <w:sz w:val="24"/>
          <w:szCs w:val="24"/>
        </w:rPr>
        <w:t xml:space="preserve">To use the 1D-Function that provides reference genome indexing, alignment of </w:t>
      </w:r>
      <w:r w:rsidRPr="00836D37">
        <w:rPr>
          <w:rFonts w:ascii="Times New Roman" w:hAnsi="Times New Roman" w:cs="Times New Roman"/>
          <w:color w:val="24292E"/>
          <w:sz w:val="24"/>
          <w:szCs w:val="24"/>
        </w:rPr>
        <w:t>fastq files and filtering of alignment files</w:t>
      </w:r>
      <w:r w:rsidR="00836D37" w:rsidRPr="00836D37">
        <w:rPr>
          <w:rFonts w:ascii="Times New Roman" w:hAnsi="Times New Roman" w:cs="Times New Roman"/>
          <w:color w:val="24292E"/>
          <w:sz w:val="24"/>
          <w:szCs w:val="24"/>
        </w:rPr>
        <w:t xml:space="preserve">, </w:t>
      </w:r>
      <w:hyperlink w:anchor="OLE_LINK12" w:history="1">
        <w:r w:rsidR="00836D37" w:rsidRPr="005F10A9">
          <w:rPr>
            <w:rStyle w:val="Hyperlink"/>
            <w:rFonts w:ascii="Times New Roman" w:hAnsi="Times New Roman" w:cs="Times New Roman"/>
            <w:sz w:val="24"/>
            <w:szCs w:val="24"/>
          </w:rPr>
          <w:t>f</w:t>
        </w:r>
        <w:r w:rsidRPr="005F10A9">
          <w:rPr>
            <w:rStyle w:val="Hyperlink"/>
            <w:rFonts w:ascii="Times New Roman" w:hAnsi="Times New Roman" w:cs="Times New Roman"/>
            <w:sz w:val="24"/>
            <w:szCs w:val="24"/>
          </w:rPr>
          <w:t>ollow the instruction</w:t>
        </w:r>
        <w:r w:rsidR="00836D37" w:rsidRPr="005F10A9">
          <w:rPr>
            <w:rStyle w:val="Hyperlink"/>
            <w:rFonts w:ascii="Times New Roman" w:hAnsi="Times New Roman" w:cs="Times New Roman"/>
            <w:sz w:val="24"/>
            <w:szCs w:val="24"/>
          </w:rPr>
          <w:t>s</w:t>
        </w:r>
        <w:r w:rsidRPr="005F10A9">
          <w:rPr>
            <w:rStyle w:val="Hyperlink"/>
            <w:rFonts w:ascii="Times New Roman" w:hAnsi="Times New Roman" w:cs="Times New Roman"/>
            <w:sz w:val="24"/>
            <w:szCs w:val="24"/>
          </w:rPr>
          <w:t xml:space="preserve"> </w:t>
        </w:r>
        <w:r w:rsidR="00836D37" w:rsidRPr="005F10A9">
          <w:rPr>
            <w:rStyle w:val="Hyperlink"/>
            <w:rFonts w:ascii="Times New Roman" w:hAnsi="Times New Roman" w:cs="Times New Roman"/>
            <w:sz w:val="24"/>
            <w:szCs w:val="24"/>
            <w:shd w:val="clear" w:color="auto" w:fill="FFFFFF"/>
          </w:rPr>
          <w:t>here</w:t>
        </w:r>
        <w:r w:rsidR="00836D37" w:rsidRPr="005F10A9">
          <w:rPr>
            <w:rStyle w:val="Hyperlink"/>
            <w:rFonts w:ascii="Times New Roman" w:hAnsi="Times New Roman" w:cs="Times New Roman"/>
            <w:sz w:val="24"/>
            <w:szCs w:val="24"/>
          </w:rPr>
          <w:t xml:space="preserve"> </w:t>
        </w:r>
        <w:r w:rsidRPr="005F10A9">
          <w:rPr>
            <w:rStyle w:val="Hyperlink"/>
            <w:rFonts w:ascii="Times New Roman" w:hAnsi="Times New Roman" w:cs="Times New Roman"/>
            <w:sz w:val="24"/>
            <w:szCs w:val="24"/>
          </w:rPr>
          <w:t xml:space="preserve">for the dependencies </w:t>
        </w:r>
        <w:r w:rsidR="00836D37" w:rsidRPr="005F10A9">
          <w:rPr>
            <w:rStyle w:val="Hyperlink"/>
            <w:rFonts w:ascii="Times New Roman" w:hAnsi="Times New Roman" w:cs="Times New Roman"/>
            <w:sz w:val="24"/>
            <w:szCs w:val="24"/>
          </w:rPr>
          <w:t>download and installation</w:t>
        </w:r>
      </w:hyperlink>
      <w:r w:rsidR="00836D37" w:rsidRPr="005F10A9">
        <w:rPr>
          <w:rFonts w:ascii="Times New Roman" w:hAnsi="Times New Roman" w:cs="Times New Roman"/>
          <w:color w:val="24292E"/>
          <w:sz w:val="24"/>
          <w:szCs w:val="24"/>
          <w:shd w:val="clear" w:color="auto" w:fill="FFFFFF"/>
        </w:rPr>
        <w:t>.</w:t>
      </w:r>
      <w:r w:rsidR="00FD26A9" w:rsidRPr="005F10A9">
        <w:rPr>
          <w:rFonts w:ascii="Times New Roman" w:hAnsi="Times New Roman" w:cs="Times New Roman"/>
          <w:color w:val="24292E"/>
          <w:sz w:val="24"/>
          <w:szCs w:val="24"/>
          <w:shd w:val="clear" w:color="auto" w:fill="FFFFFF"/>
        </w:rPr>
        <w:t xml:space="preserve"> </w:t>
      </w:r>
      <w:r w:rsidR="009A5E3F">
        <w:rPr>
          <w:rFonts w:ascii="Times New Roman" w:hAnsi="Times New Roman" w:cs="Times New Roman"/>
          <w:color w:val="24292E"/>
          <w:sz w:val="24"/>
          <w:szCs w:val="24"/>
          <w:shd w:val="clear" w:color="auto" w:fill="FFFFFF"/>
        </w:rPr>
        <w:t xml:space="preserve"> </w:t>
      </w:r>
      <w:r w:rsidR="009A5E3F" w:rsidRPr="00161BD8">
        <w:rPr>
          <w:rFonts w:ascii="Times New Roman" w:hAnsi="Times New Roman" w:cs="Times New Roman"/>
          <w:b/>
          <w:color w:val="24292E"/>
          <w:sz w:val="24"/>
          <w:szCs w:val="24"/>
          <w:shd w:val="clear" w:color="auto" w:fill="FFFFFF"/>
        </w:rPr>
        <w:t>NOTE</w:t>
      </w:r>
      <w:r w:rsidR="00161BD8" w:rsidRPr="00161BD8">
        <w:rPr>
          <w:rStyle w:val="Heading1Char"/>
          <w:b w:val="0"/>
          <w:bCs/>
          <w:color w:val="24292E"/>
          <w:sz w:val="24"/>
          <w:szCs w:val="24"/>
          <w:shd w:val="clear" w:color="auto" w:fill="FFFFFF"/>
        </w:rPr>
        <w:t xml:space="preserve"> </w:t>
      </w:r>
      <w:r w:rsidR="00161BD8" w:rsidRPr="00161BD8">
        <w:rPr>
          <w:rStyle w:val="Emphasis"/>
          <w:rFonts w:ascii="Times New Roman" w:hAnsi="Times New Roman" w:cs="Times New Roman"/>
          <w:b/>
          <w:bCs/>
          <w:color w:val="24292E"/>
          <w:sz w:val="24"/>
          <w:szCs w:val="24"/>
          <w:shd w:val="clear" w:color="auto" w:fill="FFFFFF"/>
        </w:rPr>
        <w:t>This step is required only for the 1D-Function tools</w:t>
      </w:r>
    </w:p>
    <w:p w14:paraId="6220D6C2" w14:textId="61F37FDA" w:rsidR="000C0327" w:rsidRPr="00836D37" w:rsidRDefault="00B7776E" w:rsidP="00836D37">
      <w:pPr>
        <w:pStyle w:val="ListParagraph"/>
        <w:numPr>
          <w:ilvl w:val="0"/>
          <w:numId w:val="37"/>
        </w:numPr>
        <w:spacing w:line="360" w:lineRule="auto"/>
        <w:rPr>
          <w:rFonts w:ascii="Times New Roman" w:hAnsi="Times New Roman" w:cs="Times New Roman"/>
          <w:b/>
          <w:sz w:val="24"/>
          <w:szCs w:val="24"/>
        </w:rPr>
      </w:pPr>
      <w:r w:rsidRPr="00836D37">
        <w:rPr>
          <w:rFonts w:ascii="Times New Roman" w:hAnsi="Times New Roman" w:cs="Times New Roman"/>
          <w:color w:val="24292E"/>
          <w:sz w:val="24"/>
          <w:szCs w:val="24"/>
        </w:rPr>
        <w:t xml:space="preserve">Download the </w:t>
      </w:r>
      <w:r w:rsidR="00A96589">
        <w:rPr>
          <w:rFonts w:ascii="Times New Roman" w:hAnsi="Times New Roman" w:cs="Times New Roman"/>
          <w:color w:val="24292E"/>
          <w:sz w:val="24"/>
          <w:szCs w:val="24"/>
        </w:rPr>
        <w:t>l</w:t>
      </w:r>
      <w:r w:rsidR="000C0327" w:rsidRPr="00A21263">
        <w:rPr>
          <w:rFonts w:ascii="Times New Roman" w:hAnsi="Times New Roman" w:cs="Times New Roman"/>
          <w:color w:val="24292E"/>
          <w:sz w:val="24"/>
          <w:szCs w:val="24"/>
        </w:rPr>
        <w:t xml:space="preserve">atest </w:t>
      </w:r>
      <w:hyperlink r:id="rId8" w:history="1">
        <w:r w:rsidR="000C0327" w:rsidRPr="00A21263">
          <w:rPr>
            <w:rStyle w:val="Hyperlink"/>
            <w:rFonts w:ascii="Times New Roman" w:hAnsi="Times New Roman" w:cs="Times New Roman"/>
            <w:sz w:val="24"/>
            <w:szCs w:val="24"/>
          </w:rPr>
          <w:t>GenomeFlow Tools jar</w:t>
        </w:r>
      </w:hyperlink>
    </w:p>
    <w:p w14:paraId="38319C5B" w14:textId="6AFD1415" w:rsidR="000531DD" w:rsidRPr="00836D37" w:rsidRDefault="00B7776E" w:rsidP="00836D37">
      <w:pPr>
        <w:pStyle w:val="ListParagraph"/>
        <w:numPr>
          <w:ilvl w:val="0"/>
          <w:numId w:val="37"/>
        </w:numPr>
        <w:shd w:val="clear" w:color="auto" w:fill="FFFFFF"/>
        <w:spacing w:before="60" w:after="100" w:afterAutospacing="1" w:line="360" w:lineRule="auto"/>
        <w:rPr>
          <w:rFonts w:ascii="Times New Roman" w:hAnsi="Times New Roman" w:cs="Times New Roman"/>
          <w:color w:val="24292E"/>
          <w:sz w:val="24"/>
          <w:szCs w:val="24"/>
        </w:rPr>
      </w:pPr>
      <w:r w:rsidRPr="00836D37">
        <w:rPr>
          <w:rFonts w:ascii="Times New Roman" w:hAnsi="Times New Roman" w:cs="Times New Roman"/>
          <w:color w:val="24292E"/>
          <w:sz w:val="24"/>
          <w:szCs w:val="24"/>
        </w:rPr>
        <w:t>Run GenomeFlow</w:t>
      </w:r>
      <w:r w:rsidR="0002554C" w:rsidRPr="00836D37">
        <w:rPr>
          <w:rFonts w:ascii="Times New Roman" w:hAnsi="Times New Roman" w:cs="Times New Roman"/>
          <w:color w:val="24292E"/>
          <w:sz w:val="24"/>
          <w:szCs w:val="24"/>
        </w:rPr>
        <w:t>:</w:t>
      </w:r>
    </w:p>
    <w:p w14:paraId="093274B3" w14:textId="610E0A14" w:rsidR="0002554C" w:rsidRPr="00D300D9"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color w:val="24292E"/>
          <w:sz w:val="24"/>
          <w:szCs w:val="24"/>
        </w:rPr>
      </w:pPr>
      <w:r w:rsidRPr="00D300D9">
        <w:rPr>
          <w:rFonts w:ascii="Times New Roman" w:hAnsi="Times New Roman" w:cs="Times New Roman"/>
          <w:color w:val="24292E"/>
          <w:sz w:val="24"/>
          <w:szCs w:val="24"/>
        </w:rPr>
        <w:t>Windows OS</w:t>
      </w:r>
      <w:r w:rsidR="00D300D9" w:rsidRPr="00D300D9">
        <w:rPr>
          <w:rFonts w:ascii="Times New Roman" w:hAnsi="Times New Roman" w:cs="Times New Roman"/>
          <w:color w:val="24292E"/>
          <w:sz w:val="24"/>
          <w:szCs w:val="24"/>
        </w:rPr>
        <w:t xml:space="preserve">: </w:t>
      </w:r>
      <w:r w:rsidR="00EE74BD">
        <w:rPr>
          <w:rFonts w:ascii="Times New Roman" w:hAnsi="Times New Roman" w:cs="Times New Roman"/>
          <w:sz w:val="24"/>
          <w:szCs w:val="24"/>
        </w:rPr>
        <w:t xml:space="preserve"> double-click </w:t>
      </w:r>
      <w:r w:rsidR="00746721">
        <w:rPr>
          <w:rFonts w:ascii="Times New Roman" w:hAnsi="Times New Roman" w:cs="Times New Roman"/>
          <w:sz w:val="24"/>
          <w:szCs w:val="24"/>
        </w:rPr>
        <w:t>the</w:t>
      </w:r>
      <w:r w:rsidRPr="00D300D9">
        <w:rPr>
          <w:rFonts w:ascii="Times New Roman" w:hAnsi="Times New Roman" w:cs="Times New Roman"/>
          <w:color w:val="24292E"/>
          <w:sz w:val="24"/>
          <w:szCs w:val="24"/>
        </w:rPr>
        <w:t xml:space="preserve"> </w:t>
      </w:r>
      <w:r w:rsidR="00D300D9" w:rsidRPr="00746721">
        <w:rPr>
          <w:rFonts w:ascii="Times New Roman" w:hAnsi="Times New Roman" w:cs="Times New Roman"/>
          <w:b/>
          <w:color w:val="24292E"/>
          <w:sz w:val="24"/>
          <w:szCs w:val="24"/>
        </w:rPr>
        <w:t>genomeflow.bat</w:t>
      </w:r>
      <w:r w:rsidR="00746721">
        <w:rPr>
          <w:rFonts w:ascii="Times New Roman" w:hAnsi="Times New Roman" w:cs="Times New Roman"/>
          <w:color w:val="24292E"/>
          <w:sz w:val="24"/>
          <w:szCs w:val="24"/>
        </w:rPr>
        <w:t xml:space="preserve"> script</w:t>
      </w:r>
    </w:p>
    <w:p w14:paraId="5A4DF65F" w14:textId="1FC0718C" w:rsidR="0002554C" w:rsidRPr="00746721" w:rsidRDefault="0002554C" w:rsidP="0042768F">
      <w:pPr>
        <w:pStyle w:val="ListParagraph"/>
        <w:numPr>
          <w:ilvl w:val="1"/>
          <w:numId w:val="37"/>
        </w:numPr>
        <w:shd w:val="clear" w:color="auto" w:fill="FFFFFF"/>
        <w:spacing w:before="60" w:after="100" w:afterAutospacing="1" w:line="360" w:lineRule="auto"/>
        <w:rPr>
          <w:rFonts w:ascii="Times New Roman" w:hAnsi="Times New Roman" w:cs="Times New Roman"/>
          <w:b/>
          <w:color w:val="24292E"/>
          <w:sz w:val="24"/>
          <w:szCs w:val="24"/>
        </w:rPr>
      </w:pPr>
      <w:r w:rsidRPr="00D300D9">
        <w:rPr>
          <w:rFonts w:ascii="Times New Roman" w:hAnsi="Times New Roman" w:cs="Times New Roman"/>
          <w:color w:val="24292E"/>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Linux/UNIX</w:t>
      </w:r>
      <w:r w:rsidR="00D300D9" w:rsidRPr="00D300D9">
        <w:rPr>
          <w:rFonts w:ascii="Times New Roman" w:hAnsi="Times New Roman" w:cs="Times New Roman"/>
          <w:color w:val="24292E"/>
          <w:sz w:val="24"/>
          <w:szCs w:val="24"/>
        </w:rPr>
        <w:t xml:space="preserve"> based OS: </w:t>
      </w:r>
      <w:r w:rsidRPr="00D300D9">
        <w:rPr>
          <w:rFonts w:ascii="Times New Roman" w:hAnsi="Times New Roman" w:cs="Times New Roman"/>
          <w:sz w:val="24"/>
          <w:szCs w:val="24"/>
        </w:rPr>
        <w:t xml:space="preserve"> </w:t>
      </w:r>
      <w:r w:rsidR="00EE74BD">
        <w:rPr>
          <w:rFonts w:ascii="Times New Roman" w:hAnsi="Times New Roman" w:cs="Times New Roman"/>
          <w:sz w:val="24"/>
          <w:szCs w:val="24"/>
        </w:rPr>
        <w:t>e</w:t>
      </w:r>
      <w:r w:rsidR="00D300D9" w:rsidRPr="00D300D9">
        <w:rPr>
          <w:rFonts w:ascii="Times New Roman" w:hAnsi="Times New Roman" w:cs="Times New Roman"/>
          <w:color w:val="24292E"/>
          <w:sz w:val="24"/>
          <w:szCs w:val="24"/>
        </w:rPr>
        <w:t>xecute</w:t>
      </w:r>
      <w:r w:rsidRPr="00D300D9">
        <w:rPr>
          <w:rFonts w:ascii="Times New Roman" w:hAnsi="Times New Roman" w:cs="Times New Roman"/>
          <w:color w:val="24292E"/>
          <w:sz w:val="24"/>
          <w:szCs w:val="24"/>
        </w:rPr>
        <w:t xml:space="preserve"> the script</w:t>
      </w:r>
      <w:r w:rsidR="00D300D9" w:rsidRPr="00D300D9">
        <w:rPr>
          <w:rFonts w:ascii="Times New Roman" w:hAnsi="Times New Roman" w:cs="Times New Roman"/>
          <w:color w:val="24292E"/>
          <w:sz w:val="24"/>
          <w:szCs w:val="24"/>
        </w:rPr>
        <w:t>,</w:t>
      </w:r>
      <w:r w:rsidR="00D300D9">
        <w:rPr>
          <w:rFonts w:ascii="Times New Roman" w:hAnsi="Times New Roman" w:cs="Times New Roman"/>
          <w:color w:val="24292E"/>
          <w:sz w:val="24"/>
          <w:szCs w:val="24"/>
        </w:rPr>
        <w:t xml:space="preserve"> </w:t>
      </w:r>
      <w:r w:rsidRPr="00746721">
        <w:rPr>
          <w:rFonts w:ascii="Times New Roman" w:hAnsi="Times New Roman" w:cs="Times New Roman"/>
          <w:b/>
          <w:color w:val="24292E"/>
          <w:sz w:val="24"/>
          <w:szCs w:val="24"/>
        </w:rPr>
        <w:t>genomeflow.sh</w:t>
      </w:r>
    </w:p>
    <w:p w14:paraId="1F67D276" w14:textId="7ABCFBC4" w:rsidR="00EC72D3" w:rsidRPr="00D300D9" w:rsidRDefault="00881542" w:rsidP="0042768F">
      <w:pPr>
        <w:pStyle w:val="Heading2"/>
      </w:pPr>
      <w:bookmarkStart w:id="1" w:name="_Toc510439782"/>
      <w:bookmarkStart w:id="2" w:name="OLE_LINK1"/>
      <w:r w:rsidRPr="00D300D9">
        <w:t>Basic dependencies</w:t>
      </w:r>
      <w:bookmarkEnd w:id="1"/>
    </w:p>
    <w:bookmarkEnd w:id="2"/>
    <w:p w14:paraId="4DB60174" w14:textId="79625F9B" w:rsidR="00881542" w:rsidRPr="00D300D9" w:rsidRDefault="00881542" w:rsidP="0042768F">
      <w:pPr>
        <w:spacing w:line="360" w:lineRule="auto"/>
        <w:rPr>
          <w:rFonts w:ascii="Times New Roman" w:hAnsi="Times New Roman" w:cs="Times New Roman"/>
          <w:sz w:val="24"/>
          <w:szCs w:val="24"/>
        </w:rPr>
      </w:pPr>
      <w:r w:rsidRPr="00D300D9">
        <w:rPr>
          <w:rFonts w:ascii="Times New Roman" w:hAnsi="Times New Roman" w:cs="Times New Roman"/>
          <w:sz w:val="24"/>
          <w:szCs w:val="24"/>
        </w:rPr>
        <w:fldChar w:fldCharType="begin"/>
      </w:r>
      <w:r w:rsidRPr="00D300D9">
        <w:rPr>
          <w:rFonts w:ascii="Times New Roman" w:hAnsi="Times New Roman" w:cs="Times New Roman"/>
          <w:sz w:val="24"/>
          <w:szCs w:val="24"/>
        </w:rPr>
        <w:instrText xml:space="preserve"> HYPERLINK "http://www.oracle.com/technetwork/java/javase/downloads/jdk8-downloads-2133151.html" </w:instrText>
      </w:r>
      <w:r w:rsidRPr="00D300D9">
        <w:rPr>
          <w:rFonts w:ascii="Times New Roman" w:hAnsi="Times New Roman" w:cs="Times New Roman"/>
          <w:sz w:val="24"/>
          <w:szCs w:val="24"/>
        </w:rPr>
        <w:fldChar w:fldCharType="separate"/>
      </w:r>
      <w:r w:rsidRPr="00D300D9">
        <w:rPr>
          <w:rStyle w:val="Hyperlink"/>
          <w:rFonts w:ascii="Times New Roman" w:hAnsi="Times New Roman" w:cs="Times New Roman"/>
          <w:color w:val="0366D6"/>
          <w:sz w:val="24"/>
          <w:szCs w:val="24"/>
          <w:shd w:val="clear" w:color="auto" w:fill="FFFFFF"/>
        </w:rPr>
        <w:t>Java 1.7 or 1.8 JDK</w:t>
      </w:r>
      <w:r w:rsidRPr="00D300D9">
        <w:rPr>
          <w:rFonts w:ascii="Times New Roman" w:hAnsi="Times New Roman" w:cs="Times New Roman"/>
          <w:sz w:val="24"/>
          <w:szCs w:val="24"/>
        </w:rPr>
        <w:fldChar w:fldCharType="end"/>
      </w:r>
      <w:r w:rsidRPr="00D300D9">
        <w:rPr>
          <w:rFonts w:ascii="Times New Roman" w:hAnsi="Times New Roman" w:cs="Times New Roman"/>
          <w:sz w:val="24"/>
          <w:szCs w:val="24"/>
        </w:rPr>
        <w:t xml:space="preserve">. </w:t>
      </w:r>
      <w:r w:rsidRPr="00D300D9">
        <w:rPr>
          <w:rFonts w:ascii="Times New Roman" w:hAnsi="Times New Roman" w:cs="Times New Roman"/>
          <w:color w:val="24292E"/>
          <w:sz w:val="24"/>
          <w:szCs w:val="24"/>
          <w:shd w:val="clear" w:color="auto" w:fill="FFFFFF"/>
        </w:rPr>
        <w:t>(</w:t>
      </w:r>
      <w:hyperlink r:id="rId9" w:history="1">
        <w:r w:rsidRPr="00D300D9">
          <w:rPr>
            <w:rStyle w:val="Hyperlink"/>
            <w:rFonts w:ascii="Times New Roman" w:hAnsi="Times New Roman" w:cs="Times New Roman"/>
            <w:color w:val="0366D6"/>
            <w:sz w:val="24"/>
            <w:szCs w:val="24"/>
            <w:shd w:val="clear" w:color="auto" w:fill="FFFFFF"/>
          </w:rPr>
          <w:t>Alternative link</w:t>
        </w:r>
      </w:hyperlink>
      <w:r w:rsidRPr="00D300D9">
        <w:rPr>
          <w:rFonts w:ascii="Times New Roman" w:hAnsi="Times New Roman" w:cs="Times New Roman"/>
          <w:color w:val="24292E"/>
          <w:sz w:val="24"/>
          <w:szCs w:val="24"/>
          <w:shd w:val="clear" w:color="auto" w:fill="FFFFFF"/>
        </w:rPr>
        <w:t> for Ubuntu/LinuxMint). Minimum system requirements for running Java can be found at </w:t>
      </w:r>
      <w:hyperlink r:id="rId10" w:history="1">
        <w:r w:rsidRPr="00D300D9">
          <w:rPr>
            <w:rStyle w:val="Hyperlink"/>
            <w:rFonts w:ascii="Times New Roman" w:hAnsi="Times New Roman" w:cs="Times New Roman"/>
            <w:color w:val="0366D6"/>
            <w:sz w:val="24"/>
            <w:szCs w:val="24"/>
            <w:shd w:val="clear" w:color="auto" w:fill="FFFFFF"/>
          </w:rPr>
          <w:t>http://java.com/en/download/help/sysreq.xml</w:t>
        </w:r>
      </w:hyperlink>
      <w:r w:rsidR="00831D7D">
        <w:rPr>
          <w:rFonts w:ascii="Times New Roman" w:hAnsi="Times New Roman" w:cs="Times New Roman"/>
          <w:sz w:val="24"/>
          <w:szCs w:val="24"/>
        </w:rPr>
        <w:t xml:space="preserve"> .</w:t>
      </w:r>
    </w:p>
    <w:p w14:paraId="33A64BDB" w14:textId="377831A3" w:rsidR="002D70D5" w:rsidRPr="00D300D9" w:rsidRDefault="00831D7D" w:rsidP="00831D7D">
      <w:pPr>
        <w:rPr>
          <w:rFonts w:ascii="Times New Roman" w:hAnsi="Times New Roman" w:cs="Times New Roman"/>
          <w:sz w:val="24"/>
          <w:szCs w:val="24"/>
        </w:rPr>
      </w:pPr>
      <w:r>
        <w:rPr>
          <w:rFonts w:ascii="Times New Roman" w:hAnsi="Times New Roman" w:cs="Times New Roman"/>
          <w:sz w:val="24"/>
          <w:szCs w:val="24"/>
        </w:rPr>
        <w:t xml:space="preserve">These dependencies support only </w:t>
      </w:r>
      <w:bookmarkStart w:id="3" w:name="_Toc510439783"/>
      <w:r>
        <w:rPr>
          <w:rFonts w:ascii="Times New Roman" w:hAnsi="Times New Roman" w:cs="Times New Roman"/>
          <w:sz w:val="24"/>
          <w:szCs w:val="24"/>
        </w:rPr>
        <w:t>the 2</w:t>
      </w:r>
      <w:r w:rsidR="002D70D5" w:rsidRPr="00D300D9">
        <w:rPr>
          <w:rFonts w:ascii="Times New Roman" w:hAnsi="Times New Roman" w:cs="Times New Roman"/>
          <w:sz w:val="24"/>
          <w:szCs w:val="24"/>
        </w:rPr>
        <w:t>D-Functions</w:t>
      </w:r>
      <w:bookmarkEnd w:id="3"/>
      <w:r>
        <w:rPr>
          <w:rFonts w:ascii="Times New Roman" w:hAnsi="Times New Roman" w:cs="Times New Roman"/>
          <w:sz w:val="24"/>
          <w:szCs w:val="24"/>
        </w:rPr>
        <w:t xml:space="preserve"> and 3D-Funct</w:t>
      </w:r>
      <w:r w:rsidR="00226BFC">
        <w:rPr>
          <w:rFonts w:ascii="Times New Roman" w:hAnsi="Times New Roman" w:cs="Times New Roman"/>
          <w:sz w:val="24"/>
          <w:szCs w:val="24"/>
        </w:rPr>
        <w:t>i</w:t>
      </w:r>
      <w:r>
        <w:rPr>
          <w:rFonts w:ascii="Times New Roman" w:hAnsi="Times New Roman" w:cs="Times New Roman"/>
          <w:sz w:val="24"/>
          <w:szCs w:val="24"/>
        </w:rPr>
        <w:t>ons Tools.</w:t>
      </w:r>
    </w:p>
    <w:p w14:paraId="25EEB81C" w14:textId="7E197B00" w:rsidR="00E7316D" w:rsidRPr="00D300D9" w:rsidRDefault="00E7316D" w:rsidP="008B78C0">
      <w:pPr>
        <w:pStyle w:val="Heading2"/>
      </w:pPr>
      <w:bookmarkStart w:id="4" w:name="_Toc510439784"/>
      <w:bookmarkStart w:id="5" w:name="OLE_LINK12"/>
      <w:r w:rsidRPr="00D300D9">
        <w:t>Dependencies</w:t>
      </w:r>
      <w:r w:rsidR="0076223F">
        <w:t xml:space="preserve"> and Installation</w:t>
      </w:r>
      <w:bookmarkEnd w:id="4"/>
    </w:p>
    <w:p w14:paraId="427BC4BC" w14:textId="77777777" w:rsidR="00E7316D" w:rsidRPr="00D300D9" w:rsidRDefault="00E7316D" w:rsidP="008B78C0">
      <w:pPr>
        <w:pStyle w:val="Heading3"/>
      </w:pPr>
      <w:bookmarkStart w:id="6" w:name="_Toc510439785"/>
      <w:bookmarkEnd w:id="5"/>
      <w:r w:rsidRPr="00D300D9">
        <w:t>Operating System (OS)</w:t>
      </w:r>
      <w:bookmarkEnd w:id="6"/>
    </w:p>
    <w:p w14:paraId="21372768" w14:textId="388CEC6C" w:rsidR="00E7316D" w:rsidRPr="00D300D9" w:rsidRDefault="0043197C"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Pr>
          <w:rStyle w:val="Emphasis"/>
          <w:rFonts w:ascii="Times New Roman" w:hAnsi="Times New Roman" w:cs="Times New Roman"/>
          <w:i w:val="0"/>
          <w:sz w:val="24"/>
          <w:szCs w:val="24"/>
          <w:bdr w:val="none" w:sz="0" w:space="0" w:color="auto" w:frame="1"/>
          <w:shd w:val="clear" w:color="auto" w:fill="FFFFFF"/>
        </w:rPr>
        <w:t>A</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Pr>
          <w:rStyle w:val="Emphasis"/>
          <w:rFonts w:ascii="Times New Roman" w:hAnsi="Times New Roman" w:cs="Times New Roman"/>
          <w:i w:val="0"/>
          <w:sz w:val="24"/>
          <w:szCs w:val="24"/>
          <w:bdr w:val="none" w:sz="0" w:space="0" w:color="auto" w:frame="1"/>
          <w:shd w:val="clear" w:color="auto" w:fill="FFFFFF"/>
        </w:rPr>
        <w:t xml:space="preserve">Linux, </w:t>
      </w:r>
      <w:r w:rsidR="00E7316D" w:rsidRPr="00D300D9">
        <w:rPr>
          <w:rStyle w:val="Emphasis"/>
          <w:rFonts w:ascii="Times New Roman" w:hAnsi="Times New Roman" w:cs="Times New Roman"/>
          <w:i w:val="0"/>
          <w:sz w:val="24"/>
          <w:szCs w:val="24"/>
          <w:bdr w:val="none" w:sz="0" w:space="0" w:color="auto" w:frame="1"/>
          <w:shd w:val="clear" w:color="auto" w:fill="FFFFFF"/>
        </w:rPr>
        <w:t>UNIX</w:t>
      </w:r>
      <w:r w:rsidR="007F0C23">
        <w:rPr>
          <w:rStyle w:val="Emphasis"/>
          <w:rFonts w:ascii="Times New Roman" w:hAnsi="Times New Roman" w:cs="Times New Roman"/>
          <w:i w:val="0"/>
          <w:sz w:val="24"/>
          <w:szCs w:val="24"/>
          <w:bdr w:val="none" w:sz="0" w:space="0" w:color="auto" w:frame="1"/>
          <w:shd w:val="clear" w:color="auto" w:fill="FFFFFF"/>
        </w:rPr>
        <w:t xml:space="preserve">, or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9E1BAD">
        <w:rPr>
          <w:rStyle w:val="Emphasis"/>
          <w:rFonts w:ascii="Times New Roman" w:hAnsi="Times New Roman" w:cs="Times New Roman"/>
          <w:i w:val="0"/>
          <w:sz w:val="24"/>
          <w:szCs w:val="24"/>
          <w:bdr w:val="none" w:sz="0" w:space="0" w:color="auto" w:frame="1"/>
          <w:shd w:val="clear" w:color="auto" w:fill="FFFFFF"/>
        </w:rPr>
        <w:t xml:space="preserve"> environment is required to use</w:t>
      </w:r>
      <w:r w:rsidR="002031FC">
        <w:rPr>
          <w:rStyle w:val="Emphasis"/>
          <w:rFonts w:ascii="Times New Roman" w:hAnsi="Times New Roman" w:cs="Times New Roman"/>
          <w:i w:val="0"/>
          <w:sz w:val="24"/>
          <w:szCs w:val="24"/>
          <w:bdr w:val="none" w:sz="0" w:space="0" w:color="auto" w:frame="1"/>
          <w:shd w:val="clear" w:color="auto" w:fill="FFFFFF"/>
        </w:rPr>
        <w:t xml:space="preserve"> the</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D300D9">
        <w:rPr>
          <w:rStyle w:val="Emphasis"/>
          <w:rFonts w:ascii="Times New Roman" w:hAnsi="Times New Roman" w:cs="Times New Roman"/>
          <w:i w:val="0"/>
          <w:sz w:val="24"/>
          <w:szCs w:val="24"/>
          <w:bdr w:val="none" w:sz="0" w:space="0" w:color="auto" w:frame="1"/>
          <w:shd w:val="clear" w:color="auto" w:fill="FFFFFF"/>
        </w:rPr>
        <w:t>1D-Function</w:t>
      </w:r>
      <w:r w:rsidR="002031FC">
        <w:rPr>
          <w:rStyle w:val="Emphasis"/>
          <w:rFonts w:ascii="Times New Roman" w:hAnsi="Times New Roman" w:cs="Times New Roman"/>
          <w:i w:val="0"/>
          <w:sz w:val="24"/>
          <w:szCs w:val="24"/>
          <w:bdr w:val="none" w:sz="0" w:space="0" w:color="auto" w:frame="1"/>
          <w:shd w:val="clear" w:color="auto" w:fill="FFFFFF"/>
        </w:rPr>
        <w:t>s.</w:t>
      </w:r>
    </w:p>
    <w:p w14:paraId="5BEF82B7" w14:textId="3FB93C7A" w:rsidR="00E7316D" w:rsidRPr="00D300D9" w:rsidRDefault="00D11C24"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It is str</w:t>
      </w:r>
      <w:r w:rsidR="00F6013D" w:rsidRPr="00D300D9">
        <w:rPr>
          <w:rStyle w:val="Emphasis"/>
          <w:rFonts w:ascii="Times New Roman" w:hAnsi="Times New Roman" w:cs="Times New Roman"/>
          <w:i w:val="0"/>
          <w:sz w:val="24"/>
          <w:szCs w:val="24"/>
          <w:bdr w:val="none" w:sz="0" w:space="0" w:color="auto" w:frame="1"/>
          <w:shd w:val="clear" w:color="auto" w:fill="FFFFFF"/>
        </w:rPr>
        <w:t>o</w:t>
      </w:r>
      <w:r w:rsidRPr="00D300D9">
        <w:rPr>
          <w:rStyle w:val="Emphasis"/>
          <w:rFonts w:ascii="Times New Roman" w:hAnsi="Times New Roman" w:cs="Times New Roman"/>
          <w:i w:val="0"/>
          <w:sz w:val="24"/>
          <w:szCs w:val="24"/>
          <w:bdr w:val="none" w:sz="0" w:space="0" w:color="auto" w:frame="1"/>
          <w:shd w:val="clear" w:color="auto" w:fill="FFFFFF"/>
        </w:rPr>
        <w:t>ngly</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recommended to work under a</w:t>
      </w:r>
      <w:r w:rsidR="00B7776E" w:rsidRPr="00D300D9">
        <w:rPr>
          <w:rStyle w:val="Emphasis"/>
          <w:rFonts w:ascii="Times New Roman" w:hAnsi="Times New Roman" w:cs="Times New Roman"/>
          <w:i w:val="0"/>
          <w:sz w:val="24"/>
          <w:szCs w:val="24"/>
          <w:bdr w:val="none" w:sz="0" w:space="0" w:color="auto" w:frame="1"/>
          <w:shd w:val="clear" w:color="auto" w:fill="FFFFFF"/>
        </w:rPr>
        <w:t xml:space="preserve"> </w:t>
      </w:r>
      <w:r w:rsidR="007F0C23" w:rsidRPr="00D300D9">
        <w:rPr>
          <w:rStyle w:val="Emphasis"/>
          <w:rFonts w:ascii="Times New Roman" w:hAnsi="Times New Roman" w:cs="Times New Roman"/>
          <w:i w:val="0"/>
          <w:sz w:val="24"/>
          <w:szCs w:val="24"/>
          <w:bdr w:val="none" w:sz="0" w:space="0" w:color="auto" w:frame="1"/>
          <w:shd w:val="clear" w:color="auto" w:fill="FFFFFF"/>
        </w:rPr>
        <w:t>Mac OS X</w:t>
      </w:r>
      <w:r w:rsidR="007F0C23">
        <w:rPr>
          <w:rStyle w:val="Emphasis"/>
          <w:rFonts w:ascii="Times New Roman" w:hAnsi="Times New Roman" w:cs="Times New Roman"/>
          <w:i w:val="0"/>
          <w:sz w:val="24"/>
          <w:szCs w:val="24"/>
          <w:bdr w:val="none" w:sz="0" w:space="0" w:color="auto" w:frame="1"/>
          <w:shd w:val="clear" w:color="auto" w:fill="FFFFFF"/>
        </w:rPr>
        <w:t xml:space="preserve"> or a </w:t>
      </w:r>
      <w:r w:rsidR="00B7776E" w:rsidRPr="00D300D9">
        <w:rPr>
          <w:rStyle w:val="Emphasis"/>
          <w:rFonts w:ascii="Times New Roman" w:hAnsi="Times New Roman" w:cs="Times New Roman"/>
          <w:i w:val="0"/>
          <w:sz w:val="24"/>
          <w:szCs w:val="24"/>
          <w:bdr w:val="none" w:sz="0" w:space="0" w:color="auto" w:frame="1"/>
          <w:shd w:val="clear" w:color="auto" w:fill="FFFFFF"/>
        </w:rPr>
        <w:t>Linux</w:t>
      </w:r>
      <w:r w:rsidR="0002554C" w:rsidRPr="00D300D9">
        <w:rPr>
          <w:rStyle w:val="Emphasis"/>
          <w:rFonts w:ascii="Times New Roman" w:hAnsi="Times New Roman" w:cs="Times New Roman"/>
          <w:i w:val="0"/>
          <w:sz w:val="24"/>
          <w:szCs w:val="24"/>
          <w:bdr w:val="none" w:sz="0" w:space="0" w:color="auto" w:frame="1"/>
          <w:shd w:val="clear" w:color="auto" w:fill="FFFFFF"/>
        </w:rPr>
        <w:t>/</w:t>
      </w:r>
      <w:r w:rsidR="00E7316D" w:rsidRPr="00D300D9">
        <w:rPr>
          <w:rStyle w:val="Emphasis"/>
          <w:rFonts w:ascii="Times New Roman" w:hAnsi="Times New Roman" w:cs="Times New Roman"/>
          <w:i w:val="0"/>
          <w:sz w:val="24"/>
          <w:szCs w:val="24"/>
          <w:bdr w:val="none" w:sz="0" w:space="0" w:color="auto" w:frame="1"/>
          <w:shd w:val="clear" w:color="auto" w:fill="FFFFFF"/>
        </w:rPr>
        <w:t>UNIX-based operating system, such as Ubu</w:t>
      </w:r>
      <w:r w:rsidR="007F0C23">
        <w:rPr>
          <w:rStyle w:val="Emphasis"/>
          <w:rFonts w:ascii="Times New Roman" w:hAnsi="Times New Roman" w:cs="Times New Roman"/>
          <w:i w:val="0"/>
          <w:sz w:val="24"/>
          <w:szCs w:val="24"/>
          <w:bdr w:val="none" w:sz="0" w:space="0" w:color="auto" w:frame="1"/>
          <w:shd w:val="clear" w:color="auto" w:fill="FFFFFF"/>
        </w:rPr>
        <w:t>ntu, Centos/Red Hat, Solaris</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p>
    <w:p w14:paraId="0E76A0B1" w14:textId="6E4A5311" w:rsidR="00E7316D" w:rsidRPr="00D300D9" w:rsidRDefault="00E7316D" w:rsidP="00364508">
      <w:pPr>
        <w:spacing w:before="100" w:beforeAutospacing="1" w:after="0" w:line="360" w:lineRule="auto"/>
        <w:ind w:left="72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If you are using a Windows operating system, install Cygwin first. Cygwin is </w:t>
      </w:r>
      <w:r w:rsidR="00D11C24" w:rsidRPr="00D300D9">
        <w:rPr>
          <w:rStyle w:val="Emphasis"/>
          <w:rFonts w:ascii="Times New Roman" w:hAnsi="Times New Roman" w:cs="Times New Roman"/>
          <w:i w:val="0"/>
          <w:sz w:val="24"/>
          <w:szCs w:val="24"/>
          <w:bdr w:val="none" w:sz="0" w:space="0" w:color="auto" w:frame="1"/>
          <w:shd w:val="clear" w:color="auto" w:fill="FFFFFF"/>
        </w:rPr>
        <w:t xml:space="preserve">a </w:t>
      </w:r>
      <w:r w:rsidRPr="00D300D9">
        <w:rPr>
          <w:rStyle w:val="Emphasis"/>
          <w:rFonts w:ascii="Times New Roman" w:hAnsi="Times New Roman" w:cs="Times New Roman"/>
          <w:i w:val="0"/>
          <w:sz w:val="24"/>
          <w:szCs w:val="24"/>
          <w:bdr w:val="none" w:sz="0" w:space="0" w:color="auto" w:frame="1"/>
          <w:shd w:val="clear" w:color="auto" w:fill="FFFFFF"/>
        </w:rPr>
        <w:t>free software that provides a UNIX-like environment on Windows. The Cygwin install package can be found at</w:t>
      </w:r>
      <w:r w:rsidRPr="00D300D9">
        <w:rPr>
          <w:rStyle w:val="Emphasis"/>
          <w:rFonts w:ascii="Times New Roman" w:hAnsi="Times New Roman" w:cs="Times New Roman"/>
          <w:sz w:val="24"/>
          <w:szCs w:val="24"/>
          <w:bdr w:val="none" w:sz="0" w:space="0" w:color="auto" w:frame="1"/>
          <w:shd w:val="clear" w:color="auto" w:fill="FFFFFF"/>
        </w:rPr>
        <w:t> </w:t>
      </w:r>
      <w:hyperlink r:id="rId11" w:history="1">
        <w:r w:rsidR="000C0327" w:rsidRPr="00D300D9">
          <w:rPr>
            <w:rStyle w:val="Hyperlink"/>
            <w:rFonts w:ascii="Times New Roman" w:hAnsi="Times New Roman" w:cs="Times New Roman"/>
            <w:iCs/>
            <w:sz w:val="24"/>
            <w:szCs w:val="24"/>
            <w:bdr w:val="none" w:sz="0" w:space="0" w:color="auto" w:frame="1"/>
            <w:shd w:val="clear" w:color="auto" w:fill="FFFFFF"/>
          </w:rPr>
          <w:t>http://www.cygwin.com/</w:t>
        </w:r>
      </w:hyperlink>
      <w:r w:rsidRPr="00D300D9">
        <w:rPr>
          <w:rStyle w:val="Emphasis"/>
          <w:rFonts w:ascii="Times New Roman" w:hAnsi="Times New Roman" w:cs="Times New Roman"/>
          <w:sz w:val="24"/>
          <w:szCs w:val="24"/>
          <w:bdr w:val="none" w:sz="0" w:space="0" w:color="auto" w:frame="1"/>
          <w:shd w:val="clear" w:color="auto" w:fill="FFFFFF"/>
        </w:rPr>
        <w:t>.</w:t>
      </w:r>
      <w:r w:rsidR="009811F1" w:rsidRPr="00D300D9">
        <w:rPr>
          <w:rStyle w:val="Emphasis"/>
          <w:rFonts w:ascii="Times New Roman" w:hAnsi="Times New Roman" w:cs="Times New Roman"/>
          <w:sz w:val="24"/>
          <w:szCs w:val="24"/>
          <w:bdr w:val="none" w:sz="0" w:space="0" w:color="auto" w:frame="1"/>
          <w:shd w:val="clear" w:color="auto" w:fill="FFFFFF"/>
        </w:rPr>
        <w:t xml:space="preserve"> </w:t>
      </w:r>
      <w:r w:rsidR="009811F1" w:rsidRPr="00D300D9">
        <w:rPr>
          <w:rStyle w:val="Emphasis"/>
          <w:rFonts w:ascii="Times New Roman" w:hAnsi="Times New Roman" w:cs="Times New Roman"/>
          <w:i w:val="0"/>
          <w:sz w:val="24"/>
          <w:szCs w:val="24"/>
          <w:bdr w:val="none" w:sz="0" w:space="0" w:color="auto" w:frame="1"/>
          <w:shd w:val="clear" w:color="auto" w:fill="FFFFFF"/>
        </w:rPr>
        <w:t xml:space="preserve">Once Cygwin is installed, </w:t>
      </w:r>
      <w:r w:rsidR="00856D0F" w:rsidRPr="00D300D9">
        <w:rPr>
          <w:rStyle w:val="Emphasis"/>
          <w:rFonts w:ascii="Times New Roman" w:hAnsi="Times New Roman" w:cs="Times New Roman"/>
          <w:i w:val="0"/>
          <w:sz w:val="24"/>
          <w:szCs w:val="24"/>
          <w:bdr w:val="none" w:sz="0" w:space="0" w:color="auto" w:frame="1"/>
          <w:shd w:val="clear" w:color="auto" w:fill="FFFFFF"/>
        </w:rPr>
        <w:t>p</w:t>
      </w:r>
      <w:r w:rsidR="009811F1" w:rsidRPr="00D300D9">
        <w:rPr>
          <w:rStyle w:val="Emphasis"/>
          <w:rFonts w:ascii="Times New Roman" w:hAnsi="Times New Roman" w:cs="Times New Roman"/>
          <w:i w:val="0"/>
          <w:sz w:val="24"/>
          <w:szCs w:val="24"/>
          <w:bdr w:val="none" w:sz="0" w:space="0" w:color="auto" w:frame="1"/>
          <w:shd w:val="clear" w:color="auto" w:fill="FFFFFF"/>
        </w:rPr>
        <w:t>lace your work in the Cygwin directory</w:t>
      </w:r>
      <w:r w:rsidR="00C719E2" w:rsidRPr="00D300D9">
        <w:rPr>
          <w:rStyle w:val="Emphasis"/>
          <w:rFonts w:ascii="Times New Roman" w:hAnsi="Times New Roman" w:cs="Times New Roman"/>
          <w:i w:val="0"/>
          <w:sz w:val="24"/>
          <w:szCs w:val="24"/>
          <w:bdr w:val="none" w:sz="0" w:space="0" w:color="auto" w:frame="1"/>
          <w:shd w:val="clear" w:color="auto" w:fill="FFFFFF"/>
        </w:rPr>
        <w:t>.</w:t>
      </w:r>
    </w:p>
    <w:p w14:paraId="1B9C8807" w14:textId="4139C772" w:rsidR="00E7316D" w:rsidRPr="00D300D9" w:rsidRDefault="00660D4D" w:rsidP="008B78C0">
      <w:pPr>
        <w:pStyle w:val="Heading3"/>
      </w:pPr>
      <w:bookmarkStart w:id="7" w:name="_Toc510439786"/>
      <w:r w:rsidRPr="00D300D9">
        <w:t xml:space="preserve">Download </w:t>
      </w:r>
      <w:r w:rsidR="00E7316D" w:rsidRPr="00D300D9">
        <w:t>External Tools</w:t>
      </w:r>
      <w:bookmarkEnd w:id="7"/>
    </w:p>
    <w:p w14:paraId="2F625EEC" w14:textId="0A26E1D2" w:rsidR="00E7316D" w:rsidRPr="00D300D9" w:rsidRDefault="00C018F9" w:rsidP="000F3A7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Bowtie</w:t>
      </w:r>
      <w:r w:rsidR="00F6013D" w:rsidRPr="00D300D9">
        <w:rPr>
          <w:rStyle w:val="Emphasis"/>
          <w:rFonts w:ascii="Times New Roman" w:hAnsi="Times New Roman" w:cs="Times New Roman"/>
          <w:i w:val="0"/>
          <w:sz w:val="24"/>
          <w:szCs w:val="24"/>
          <w:bdr w:val="none" w:sz="0" w:space="0" w:color="auto" w:frame="1"/>
          <w:shd w:val="clear" w:color="auto" w:fill="FFFFFF"/>
        </w:rPr>
        <w:t>2</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hyperlink r:id="rId12" w:history="1">
        <w:r w:rsidR="00E7316D" w:rsidRPr="00D300D9">
          <w:rPr>
            <w:rStyle w:val="Hyperlink"/>
            <w:rFonts w:ascii="Times New Roman" w:hAnsi="Times New Roman" w:cs="Times New Roman"/>
            <w:i/>
            <w:iCs/>
            <w:sz w:val="24"/>
            <w:szCs w:val="24"/>
            <w:bdr w:val="none" w:sz="0" w:space="0" w:color="auto" w:frame="1"/>
            <w:shd w:val="clear" w:color="auto" w:fill="FFFFFF"/>
          </w:rPr>
          <w:t>http://bowtie-bio.sourceforge.net/index.shtml</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b/>
          <w:i w:val="0"/>
          <w:sz w:val="24"/>
          <w:szCs w:val="24"/>
          <w:bdr w:val="none" w:sz="0" w:space="0" w:color="auto" w:frame="1"/>
          <w:shd w:val="clear" w:color="auto" w:fill="FFFFFF"/>
        </w:rPr>
        <w:t>OR</w:t>
      </w:r>
      <w:r w:rsidR="00901FE4" w:rsidRPr="00D300D9">
        <w:rPr>
          <w:rStyle w:val="Emphasis"/>
          <w:rFonts w:ascii="Times New Roman" w:hAnsi="Times New Roman" w:cs="Times New Roman"/>
          <w:i w:val="0"/>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BWA (</w:t>
      </w:r>
      <w:hyperlink r:id="rId13" w:history="1">
        <w:r w:rsidR="00E7316D" w:rsidRPr="00D300D9">
          <w:rPr>
            <w:rStyle w:val="Hyperlink"/>
            <w:rFonts w:ascii="Times New Roman" w:hAnsi="Times New Roman" w:cs="Times New Roman"/>
            <w:sz w:val="24"/>
            <w:szCs w:val="24"/>
            <w:bdr w:val="none" w:sz="0" w:space="0" w:color="auto" w:frame="1"/>
            <w:shd w:val="clear" w:color="auto" w:fill="FFFFFF"/>
          </w:rPr>
          <w:t>http://bio-bwa.sourceforge.net/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Style w:val="Emphasis"/>
          <w:rFonts w:ascii="Times New Roman" w:hAnsi="Times New Roman" w:cs="Times New Roman"/>
          <w:i w:val="0"/>
          <w:sz w:val="24"/>
          <w:szCs w:val="24"/>
          <w:bdr w:val="none" w:sz="0" w:space="0" w:color="auto" w:frame="1"/>
          <w:shd w:val="clear" w:color="auto" w:fill="FFFFFF"/>
        </w:rPr>
        <w:t xml:space="preserve"> </w:t>
      </w:r>
      <w:r w:rsidR="00881542" w:rsidRPr="00D300D9">
        <w:rPr>
          <w:rFonts w:ascii="Times New Roman" w:hAnsi="Times New Roman" w:cs="Times New Roman"/>
          <w:color w:val="24292E"/>
          <w:sz w:val="24"/>
          <w:szCs w:val="24"/>
          <w:shd w:val="clear" w:color="auto" w:fill="FFFFFF"/>
        </w:rPr>
        <w:t>for indexing</w:t>
      </w:r>
      <w:r w:rsidR="0076223F">
        <w:rPr>
          <w:rFonts w:ascii="Times New Roman" w:hAnsi="Times New Roman" w:cs="Times New Roman"/>
          <w:color w:val="24292E"/>
          <w:sz w:val="24"/>
          <w:szCs w:val="24"/>
          <w:shd w:val="clear" w:color="auto" w:fill="FFFFFF"/>
        </w:rPr>
        <w:t xml:space="preserve"> and </w:t>
      </w:r>
      <w:r w:rsidR="00881542" w:rsidRPr="00D300D9">
        <w:rPr>
          <w:rFonts w:ascii="Times New Roman" w:hAnsi="Times New Roman" w:cs="Times New Roman"/>
          <w:color w:val="24292E"/>
          <w:sz w:val="24"/>
          <w:szCs w:val="24"/>
          <w:shd w:val="clear" w:color="auto" w:fill="FFFFFF"/>
        </w:rPr>
        <w:t xml:space="preserve"> alignmen</w:t>
      </w:r>
      <w:r w:rsidR="00D14F9A">
        <w:rPr>
          <w:rFonts w:ascii="Times New Roman" w:hAnsi="Times New Roman" w:cs="Times New Roman"/>
          <w:color w:val="24292E"/>
          <w:sz w:val="24"/>
          <w:szCs w:val="24"/>
          <w:shd w:val="clear" w:color="auto" w:fill="FFFFFF"/>
        </w:rPr>
        <w:t>t creation.</w:t>
      </w:r>
      <w:r w:rsidR="00881542" w:rsidRPr="00D300D9">
        <w:rPr>
          <w:rFonts w:ascii="Times New Roman" w:hAnsi="Times New Roman" w:cs="Times New Roman"/>
          <w:color w:val="24292E"/>
          <w:sz w:val="24"/>
          <w:szCs w:val="24"/>
          <w:shd w:val="clear" w:color="auto" w:fill="FFFFFF"/>
        </w:rPr>
        <w:t> </w:t>
      </w:r>
    </w:p>
    <w:p w14:paraId="1298F257" w14:textId="4EBF405B" w:rsidR="00CB36BB" w:rsidRPr="00D300D9" w:rsidRDefault="00CB36BB" w:rsidP="00CB36BB">
      <w:pPr>
        <w:pStyle w:val="ListParagraph"/>
        <w:numPr>
          <w:ilvl w:val="0"/>
          <w:numId w:val="24"/>
        </w:numPr>
        <w:spacing w:before="100" w:beforeAutospacing="1" w:after="0" w:line="360" w:lineRule="auto"/>
        <w:ind w:left="990" w:hanging="270"/>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lastRenderedPageBreak/>
        <w:t>Bowtie2 supports multiple OS, download the version for your OS. That is</w:t>
      </w:r>
      <w:r w:rsidR="00D1079A" w:rsidRPr="00D300D9">
        <w:rPr>
          <w:rStyle w:val="Emphasis"/>
          <w:rFonts w:ascii="Times New Roman" w:hAnsi="Times New Roman" w:cs="Times New Roman"/>
          <w:i w:val="0"/>
          <w:sz w:val="24"/>
          <w:szCs w:val="24"/>
          <w:bdr w:val="none" w:sz="0" w:space="0" w:color="auto" w:frame="1"/>
          <w:shd w:val="clear" w:color="auto" w:fill="FFFFFF"/>
        </w:rPr>
        <w:t>:</w:t>
      </w:r>
    </w:p>
    <w:p w14:paraId="2D524A1C" w14:textId="72E2998E"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number-macos-x86_64 for MacOS</w:t>
      </w:r>
    </w:p>
    <w:p w14:paraId="5EC1AA1F" w14:textId="6884AF15"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linux-x86_64 for Linux</w:t>
      </w:r>
    </w:p>
    <w:p w14:paraId="0FBA7036" w14:textId="5C2543D9" w:rsidR="00CB36BB" w:rsidRPr="00D300D9" w:rsidRDefault="00CB36BB" w:rsidP="00CB36BB">
      <w:pPr>
        <w:pStyle w:val="ListParagraph"/>
        <w:numPr>
          <w:ilvl w:val="1"/>
          <w:numId w:val="24"/>
        </w:numPr>
        <w:spacing w:before="100" w:beforeAutospacing="1" w:after="0" w:line="360" w:lineRule="auto"/>
        <w:rPr>
          <w:rStyle w:val="Emphasis"/>
          <w:rFonts w:ascii="Times New Roman" w:hAnsi="Times New Roman" w:cs="Times New Roman"/>
          <w:i w:val="0"/>
          <w:color w:val="403838"/>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 bowtie2- version number-</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mingw-x86_64 for Mingw/Cygwin</w:t>
      </w:r>
    </w:p>
    <w:p w14:paraId="6BE04A64" w14:textId="775D7D56" w:rsidR="00E7316D" w:rsidRPr="00D300D9" w:rsidRDefault="00C018F9" w:rsidP="00E7316D">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Download</w:t>
      </w:r>
      <w:r w:rsidR="00E7316D" w:rsidRPr="00D300D9">
        <w:rPr>
          <w:rStyle w:val="Emphasis"/>
          <w:rFonts w:ascii="Times New Roman" w:hAnsi="Times New Roman" w:cs="Times New Roman"/>
          <w:i w:val="0"/>
          <w:sz w:val="24"/>
          <w:szCs w:val="24"/>
          <w:bdr w:val="none" w:sz="0" w:space="0" w:color="auto" w:frame="1"/>
          <w:shd w:val="clear" w:color="auto" w:fill="FFFFFF"/>
        </w:rPr>
        <w:t xml:space="preserve"> Samtools (</w:t>
      </w:r>
      <w:hyperlink r:id="rId14" w:history="1">
        <w:r w:rsidR="00E7316D" w:rsidRPr="00D300D9">
          <w:rPr>
            <w:rStyle w:val="Hyperlink"/>
            <w:rFonts w:ascii="Times New Roman" w:hAnsi="Times New Roman" w:cs="Times New Roman"/>
            <w:i/>
            <w:iCs/>
            <w:sz w:val="24"/>
            <w:szCs w:val="24"/>
            <w:bdr w:val="none" w:sz="0" w:space="0" w:color="auto" w:frame="1"/>
            <w:shd w:val="clear" w:color="auto" w:fill="FFFFFF"/>
          </w:rPr>
          <w:t>http://samtools.sourceforge.net/</w:t>
        </w:r>
      </w:hyperlink>
      <w:r w:rsidR="00E7316D" w:rsidRPr="00D300D9">
        <w:rPr>
          <w:rStyle w:val="Emphasis"/>
          <w:rFonts w:ascii="Times New Roman" w:hAnsi="Times New Roman" w:cs="Times New Roman"/>
          <w:i w:val="0"/>
          <w:sz w:val="24"/>
          <w:szCs w:val="24"/>
          <w:bdr w:val="none" w:sz="0" w:space="0" w:color="auto" w:frame="1"/>
          <w:shd w:val="clear" w:color="auto" w:fill="FFFFFF"/>
        </w:rPr>
        <w:t>)</w:t>
      </w:r>
    </w:p>
    <w:p w14:paraId="3F139B40" w14:textId="77777777"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We tested on the following versions for each one of the tools: bowtie2-2.3.4-*,</w:t>
      </w:r>
      <w:r w:rsidRPr="00D300D9">
        <w:rPr>
          <w:rFonts w:ascii="Times New Roman" w:hAnsi="Times New Roman" w:cs="Times New Roman"/>
          <w:sz w:val="24"/>
          <w:szCs w:val="24"/>
        </w:rPr>
        <w:t xml:space="preserve"> </w:t>
      </w:r>
      <w:r w:rsidRPr="00D300D9">
        <w:rPr>
          <w:rStyle w:val="Emphasis"/>
          <w:rFonts w:ascii="Times New Roman" w:hAnsi="Times New Roman" w:cs="Times New Roman"/>
          <w:i w:val="0"/>
          <w:sz w:val="24"/>
          <w:szCs w:val="24"/>
          <w:bdr w:val="none" w:sz="0" w:space="0" w:color="auto" w:frame="1"/>
          <w:shd w:val="clear" w:color="auto" w:fill="FFFFFF"/>
        </w:rPr>
        <w:t>bwa-0.7.17, and samtools-1.6.</w:t>
      </w:r>
    </w:p>
    <w:p w14:paraId="53696D88" w14:textId="2CD3FF16" w:rsidR="00C018F9" w:rsidRPr="00D300D9" w:rsidRDefault="00C018F9" w:rsidP="00C018F9">
      <w:pPr>
        <w:pStyle w:val="ListParagraph"/>
        <w:numPr>
          <w:ilvl w:val="0"/>
          <w:numId w:val="24"/>
        </w:numPr>
        <w:spacing w:before="100" w:beforeAutospacing="1" w:after="0" w:line="360" w:lineRule="auto"/>
        <w:ind w:left="990" w:hanging="270"/>
        <w:rPr>
          <w:rStyle w:val="Emphasis"/>
          <w:rFonts w:ascii="Times New Roman" w:hAnsi="Times New Roman" w:cs="Times New Roman"/>
          <w:i w:val="0"/>
          <w:sz w:val="24"/>
          <w:szCs w:val="24"/>
          <w:bdr w:val="none" w:sz="0" w:space="0" w:color="auto" w:frame="1"/>
          <w:shd w:val="clear" w:color="auto" w:fill="FFFFFF"/>
        </w:rPr>
      </w:pPr>
      <w:r w:rsidRPr="00D300D9">
        <w:rPr>
          <w:rStyle w:val="Emphasis"/>
          <w:rFonts w:ascii="Times New Roman" w:hAnsi="Times New Roman" w:cs="Times New Roman"/>
          <w:i w:val="0"/>
          <w:sz w:val="24"/>
          <w:szCs w:val="24"/>
          <w:bdr w:val="none" w:sz="0" w:space="0" w:color="auto" w:frame="1"/>
          <w:shd w:val="clear" w:color="auto" w:fill="FFFFFF"/>
        </w:rPr>
        <w:t xml:space="preserve">You can also download the installation files </w:t>
      </w:r>
      <w:r w:rsidR="00067396" w:rsidRPr="00D300D9">
        <w:rPr>
          <w:rStyle w:val="Emphasis"/>
          <w:rFonts w:ascii="Times New Roman" w:hAnsi="Times New Roman" w:cs="Times New Roman"/>
          <w:i w:val="0"/>
          <w:sz w:val="24"/>
          <w:szCs w:val="24"/>
          <w:bdr w:val="none" w:sz="0" w:space="0" w:color="auto" w:frame="1"/>
          <w:shd w:val="clear" w:color="auto" w:fill="FFFFFF"/>
        </w:rPr>
        <w:t xml:space="preserve">for </w:t>
      </w:r>
      <w:r w:rsidRPr="00D300D9">
        <w:rPr>
          <w:rStyle w:val="Emphasis"/>
          <w:rFonts w:ascii="Times New Roman" w:hAnsi="Times New Roman" w:cs="Times New Roman"/>
          <w:i w:val="0"/>
          <w:sz w:val="24"/>
          <w:szCs w:val="24"/>
          <w:bdr w:val="none" w:sz="0" w:space="0" w:color="auto" w:frame="1"/>
          <w:shd w:val="clear" w:color="auto" w:fill="FFFFFF"/>
        </w:rPr>
        <w:t xml:space="preserve">these tools from here: </w:t>
      </w:r>
      <w:hyperlink r:id="rId15" w:tgtFrame="_blank" w:history="1">
        <w:r w:rsidRPr="00D300D9">
          <w:rPr>
            <w:rStyle w:val="Hyperlink"/>
            <w:rFonts w:ascii="Times New Roman" w:hAnsi="Times New Roman" w:cs="Times New Roman"/>
            <w:sz w:val="24"/>
            <w:szCs w:val="24"/>
            <w:shd w:val="clear" w:color="auto" w:fill="FFFFFF"/>
          </w:rPr>
          <w:t>http://sysbio.rnet.missouri.edu/bdm_download/GenomeFlow/External_Tools/</w:t>
        </w:r>
      </w:hyperlink>
    </w:p>
    <w:p w14:paraId="589E3DD5" w14:textId="5FF2B29D" w:rsidR="00C018F9" w:rsidRPr="00D300D9" w:rsidRDefault="00660D4D" w:rsidP="00660D4D">
      <w:pPr>
        <w:pStyle w:val="Heading3"/>
        <w:rPr>
          <w:rStyle w:val="Emphasis"/>
          <w:i w:val="0"/>
          <w:bdr w:val="none" w:sz="0" w:space="0" w:color="auto" w:frame="1"/>
          <w:shd w:val="clear" w:color="auto" w:fill="FFFFFF"/>
        </w:rPr>
      </w:pPr>
      <w:bookmarkStart w:id="8" w:name="_Toc510439787"/>
      <w:r w:rsidRPr="00D300D9">
        <w:rPr>
          <w:rStyle w:val="Emphasis"/>
          <w:i w:val="0"/>
          <w:bdr w:val="none" w:sz="0" w:space="0" w:color="auto" w:frame="1"/>
          <w:shd w:val="clear" w:color="auto" w:fill="FFFFFF"/>
        </w:rPr>
        <w:t>Installing External Tools</w:t>
      </w:r>
      <w:bookmarkEnd w:id="8"/>
    </w:p>
    <w:p w14:paraId="7CBB0F5E" w14:textId="45080E6C" w:rsidR="00660D4D" w:rsidRPr="00D300D9" w:rsidRDefault="00660D4D" w:rsidP="00660D4D">
      <w:pPr>
        <w:pStyle w:val="Heading4"/>
      </w:pPr>
      <w:r w:rsidRPr="00D300D9">
        <w:t>Bowtie</w:t>
      </w:r>
      <w:r w:rsidR="00CB36BB" w:rsidRPr="00D300D9">
        <w:t>2</w:t>
      </w:r>
    </w:p>
    <w:p w14:paraId="64E1B690"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79A5DD5D" w14:textId="77777777" w:rsidR="00161A85" w:rsidRPr="00D300D9" w:rsidRDefault="00161A85" w:rsidP="00161A85">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Change directory to the downloaded Bowtie2-* directory. For example:</w:t>
      </w:r>
    </w:p>
    <w:p w14:paraId="55A9BEBC" w14:textId="7C8255D6" w:rsidR="00161A85" w:rsidRPr="00D300D9" w:rsidRDefault="00161A85" w:rsidP="00645A3B">
      <w:pPr>
        <w:pStyle w:val="ListParagraph"/>
        <w:numPr>
          <w:ilvl w:val="1"/>
          <w:numId w:val="27"/>
        </w:numPr>
        <w:spacing w:before="100" w:beforeAutospacing="1" w:after="0" w:line="360" w:lineRule="auto"/>
        <w:ind w:left="1440"/>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2B3F6B" w:rsidRPr="00D300D9">
        <w:rPr>
          <w:rStyle w:val="Emphasis"/>
          <w:rFonts w:ascii="Times New Roman" w:hAnsi="Times New Roman" w:cs="Times New Roman"/>
          <w:i w:val="0"/>
          <w:sz w:val="24"/>
          <w:szCs w:val="24"/>
          <w:bdr w:val="none" w:sz="0" w:space="0" w:color="auto" w:frame="1"/>
          <w:shd w:val="clear" w:color="auto" w:fill="FFFFFF"/>
        </w:rPr>
        <w:t>bowtie2-2.3.4-linux</w:t>
      </w:r>
      <w:r w:rsidR="00067396" w:rsidRPr="00D300D9">
        <w:rPr>
          <w:rStyle w:val="Emphasis"/>
          <w:rFonts w:ascii="Times New Roman" w:hAnsi="Times New Roman" w:cs="Times New Roman"/>
          <w:i w:val="0"/>
          <w:sz w:val="24"/>
          <w:szCs w:val="24"/>
          <w:bdr w:val="none" w:sz="0" w:space="0" w:color="auto" w:frame="1"/>
          <w:shd w:val="clear" w:color="auto" w:fill="FFFFFF"/>
        </w:rPr>
        <w:t>-x86_64</w:t>
      </w:r>
    </w:p>
    <w:p w14:paraId="3EA405D2" w14:textId="77777777" w:rsidR="00067396" w:rsidRPr="00D300D9" w:rsidRDefault="00067396" w:rsidP="00067396">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Give executable permission to the binary file. For example:</w:t>
      </w:r>
    </w:p>
    <w:p w14:paraId="7588BDE0" w14:textId="4D1D4770" w:rsidR="00067396" w:rsidRPr="00D300D9" w:rsidRDefault="00067396" w:rsidP="00067396">
      <w:pPr>
        <w:pStyle w:val="ListParagraph"/>
        <w:numPr>
          <w:ilvl w:val="1"/>
          <w:numId w:val="27"/>
        </w:numPr>
        <w:spacing w:before="100" w:beforeAutospacing="1" w:after="0" w:line="360" w:lineRule="auto"/>
        <w:ind w:left="1440"/>
        <w:rPr>
          <w:rFonts w:ascii="Times New Roman" w:hAnsi="Times New Roman" w:cs="Times New Roman"/>
          <w:sz w:val="24"/>
          <w:szCs w:val="24"/>
        </w:rPr>
      </w:pPr>
      <w:r w:rsidRPr="00D300D9">
        <w:rPr>
          <w:rFonts w:ascii="Times New Roman" w:hAnsi="Times New Roman" w:cs="Times New Roman"/>
          <w:sz w:val="24"/>
          <w:szCs w:val="24"/>
        </w:rPr>
        <w:t>In Unix based Operating system</w:t>
      </w:r>
      <w:r w:rsidR="00B57424" w:rsidRPr="00D300D9">
        <w:rPr>
          <w:rFonts w:ascii="Times New Roman" w:hAnsi="Times New Roman" w:cs="Times New Roman"/>
          <w:sz w:val="24"/>
          <w:szCs w:val="24"/>
        </w:rPr>
        <w:t>/ Cygwin/Mingw</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bowtie2*</w:t>
      </w:r>
    </w:p>
    <w:p w14:paraId="627DE594" w14:textId="2F0C7353" w:rsidR="007C64DD" w:rsidRPr="00D300D9" w:rsidRDefault="007C64DD" w:rsidP="007C64DD">
      <w:pPr>
        <w:pStyle w:val="Heading4"/>
      </w:pPr>
      <w:r w:rsidRPr="00D300D9">
        <w:t>BWA</w:t>
      </w:r>
    </w:p>
    <w:p w14:paraId="6FD9E670" w14:textId="5CDED83B" w:rsidR="008428CA" w:rsidRPr="00D300D9" w:rsidRDefault="008428CA" w:rsidP="00F94583">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2B74F71" w14:textId="2B77890C" w:rsidR="008428CA" w:rsidRPr="00D300D9" w:rsidRDefault="007C64DD" w:rsidP="00D7604C">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directory to the downloaded </w:t>
      </w:r>
      <w:proofErr w:type="spellStart"/>
      <w:r w:rsidRPr="00D300D9">
        <w:rPr>
          <w:rFonts w:ascii="Times New Roman" w:hAnsi="Times New Roman" w:cs="Times New Roman"/>
          <w:sz w:val="24"/>
          <w:szCs w:val="24"/>
        </w:rPr>
        <w:t>bwa</w:t>
      </w:r>
      <w:proofErr w:type="spellEnd"/>
      <w:r w:rsidR="008428CA" w:rsidRPr="00D300D9">
        <w:rPr>
          <w:rFonts w:ascii="Times New Roman" w:hAnsi="Times New Roman" w:cs="Times New Roman"/>
          <w:sz w:val="24"/>
          <w:szCs w:val="24"/>
        </w:rPr>
        <w:t>-* directory. For example</w:t>
      </w:r>
      <w:r w:rsidR="005111AD" w:rsidRPr="00D300D9">
        <w:rPr>
          <w:rFonts w:ascii="Times New Roman" w:hAnsi="Times New Roman" w:cs="Times New Roman"/>
          <w:sz w:val="24"/>
          <w:szCs w:val="24"/>
        </w:rPr>
        <w:t>:</w:t>
      </w:r>
    </w:p>
    <w:p w14:paraId="4C5CA1ED" w14:textId="23900EB2" w:rsidR="008428CA" w:rsidRPr="00D300D9" w:rsidRDefault="008428CA" w:rsidP="008428CA">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Pr="00D300D9">
        <w:rPr>
          <w:rStyle w:val="Emphasis"/>
          <w:rFonts w:ascii="Times New Roman" w:hAnsi="Times New Roman" w:cs="Times New Roman"/>
          <w:i w:val="0"/>
          <w:sz w:val="24"/>
          <w:szCs w:val="24"/>
          <w:bdr w:val="none" w:sz="0" w:space="0" w:color="auto" w:frame="1"/>
          <w:shd w:val="clear" w:color="auto" w:fill="FFFFFF"/>
        </w:rPr>
        <w:t>bwa-0.7.17</w:t>
      </w:r>
    </w:p>
    <w:p w14:paraId="3C894E9B" w14:textId="6C793795" w:rsidR="008428CA" w:rsidRPr="00D300D9" w:rsidRDefault="008428CA" w:rsidP="008428CA">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make</w:t>
      </w:r>
      <w:r w:rsidRPr="00D300D9">
        <w:rPr>
          <w:rFonts w:ascii="Times New Roman" w:hAnsi="Times New Roman" w:cs="Times New Roman"/>
          <w:sz w:val="24"/>
          <w:szCs w:val="24"/>
        </w:rPr>
        <w:t xml:space="preserve"> once you are inside the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directory. For example</w:t>
      </w:r>
      <w:r w:rsidR="005111AD" w:rsidRPr="00D300D9">
        <w:rPr>
          <w:rFonts w:ascii="Times New Roman" w:hAnsi="Times New Roman" w:cs="Times New Roman"/>
          <w:sz w:val="24"/>
          <w:szCs w:val="24"/>
        </w:rPr>
        <w:t>:</w:t>
      </w:r>
    </w:p>
    <w:p w14:paraId="1BAB5691" w14:textId="2E3EFFBD"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0D45F735" w14:textId="11806E10" w:rsidR="008428CA" w:rsidRPr="00D300D9" w:rsidRDefault="008428CA" w:rsidP="00D7604C">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proofErr w:type="spellStart"/>
      <w:r w:rsidRPr="00D300D9">
        <w:rPr>
          <w:rFonts w:ascii="Times New Roman" w:hAnsi="Times New Roman" w:cs="Times New Roman"/>
          <w:b/>
          <w:sz w:val="24"/>
          <w:szCs w:val="24"/>
        </w:rPr>
        <w:t>bwa</w:t>
      </w:r>
      <w:proofErr w:type="spellEnd"/>
      <w:r w:rsidR="00F94583" w:rsidRPr="00D300D9">
        <w:rPr>
          <w:rFonts w:ascii="Times New Roman" w:hAnsi="Times New Roman" w:cs="Times New Roman"/>
          <w:b/>
          <w:sz w:val="24"/>
          <w:szCs w:val="24"/>
        </w:rPr>
        <w:t xml:space="preserve"> </w:t>
      </w:r>
    </w:p>
    <w:p w14:paraId="2CEF18E0" w14:textId="2A174889" w:rsidR="008428CA" w:rsidRPr="00D300D9" w:rsidRDefault="008428CA"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00F94583" w:rsidRPr="00D300D9">
        <w:rPr>
          <w:rFonts w:ascii="Times New Roman" w:hAnsi="Times New Roman" w:cs="Times New Roman"/>
          <w:b/>
          <w:sz w:val="24"/>
          <w:szCs w:val="24"/>
        </w:rPr>
        <w:t>bwa</w:t>
      </w:r>
      <w:proofErr w:type="spellEnd"/>
    </w:p>
    <w:p w14:paraId="5A4670F5" w14:textId="3873AD46" w:rsidR="00F94583" w:rsidRPr="00D300D9" w:rsidRDefault="00F94583" w:rsidP="008428CA">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bwa.exe</w:t>
      </w:r>
    </w:p>
    <w:p w14:paraId="4FC9EEEE" w14:textId="484686B4" w:rsidR="00F94583" w:rsidRPr="00D300D9" w:rsidRDefault="005111AD"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w:t>
      </w:r>
      <w:r w:rsidR="00F94583" w:rsidRPr="00D300D9">
        <w:rPr>
          <w:rFonts w:ascii="Times New Roman" w:hAnsi="Times New Roman" w:cs="Times New Roman"/>
          <w:sz w:val="24"/>
          <w:szCs w:val="24"/>
        </w:rPr>
        <w:t xml:space="preserve"> For example</w:t>
      </w:r>
      <w:r w:rsidRPr="00D300D9">
        <w:rPr>
          <w:rFonts w:ascii="Times New Roman" w:hAnsi="Times New Roman" w:cs="Times New Roman"/>
          <w:sz w:val="24"/>
          <w:szCs w:val="24"/>
        </w:rPr>
        <w:t>:</w:t>
      </w:r>
    </w:p>
    <w:p w14:paraId="7391A6BC" w14:textId="67E71B3D"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proofErr w:type="spellStart"/>
      <w:r w:rsidRPr="00D300D9">
        <w:rPr>
          <w:rFonts w:ascii="Times New Roman" w:hAnsi="Times New Roman" w:cs="Times New Roman"/>
          <w:b/>
          <w:sz w:val="24"/>
          <w:szCs w:val="24"/>
        </w:rPr>
        <w:t>bwa</w:t>
      </w:r>
      <w:proofErr w:type="spellEnd"/>
    </w:p>
    <w:p w14:paraId="35B67ABA" w14:textId="62EAA46E" w:rsidR="005111AD" w:rsidRPr="00D300D9" w:rsidRDefault="005111AD" w:rsidP="00D7604C">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bwa.exe</w:t>
      </w:r>
    </w:p>
    <w:p w14:paraId="4856F429" w14:textId="0C8C6F7A" w:rsidR="008428CA" w:rsidRPr="00D300D9" w:rsidRDefault="00F94583" w:rsidP="00F94583">
      <w:pPr>
        <w:pStyle w:val="Heading4"/>
      </w:pPr>
      <w:r w:rsidRPr="00D300D9">
        <w:lastRenderedPageBreak/>
        <w:t>Samtools</w:t>
      </w:r>
    </w:p>
    <w:p w14:paraId="09992F0D" w14:textId="309AE90B" w:rsidR="00F94583" w:rsidRPr="00D300D9" w:rsidRDefault="00F94583" w:rsidP="00D7604C">
      <w:pPr>
        <w:pStyle w:val="ListParagraph"/>
        <w:numPr>
          <w:ilvl w:val="0"/>
          <w:numId w:val="27"/>
        </w:num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54AEC4F6" w14:textId="5D93332C" w:rsidR="00F94583" w:rsidRPr="00D300D9" w:rsidRDefault="00F94583" w:rsidP="00F94583">
      <w:pPr>
        <w:pStyle w:val="ListParagraph"/>
        <w:numPr>
          <w:ilvl w:val="0"/>
          <w:numId w:val="34"/>
        </w:numPr>
        <w:rPr>
          <w:rFonts w:ascii="Times New Roman" w:hAnsi="Times New Roman" w:cs="Times New Roman"/>
          <w:sz w:val="24"/>
          <w:szCs w:val="24"/>
        </w:rPr>
      </w:pPr>
      <w:r w:rsidRPr="00D300D9">
        <w:rPr>
          <w:rFonts w:ascii="Times New Roman" w:hAnsi="Times New Roman" w:cs="Times New Roman"/>
          <w:sz w:val="24"/>
          <w:szCs w:val="24"/>
        </w:rPr>
        <w:t xml:space="preserve">Change </w:t>
      </w:r>
      <w:r w:rsidR="005111AD" w:rsidRPr="00D300D9">
        <w:rPr>
          <w:rFonts w:ascii="Times New Roman" w:hAnsi="Times New Roman" w:cs="Times New Roman"/>
          <w:sz w:val="24"/>
          <w:szCs w:val="24"/>
        </w:rPr>
        <w:t>directory to the downloaded sam</w:t>
      </w:r>
      <w:r w:rsidRPr="00D300D9">
        <w:rPr>
          <w:rFonts w:ascii="Times New Roman" w:hAnsi="Times New Roman" w:cs="Times New Roman"/>
          <w:sz w:val="24"/>
          <w:szCs w:val="24"/>
        </w:rPr>
        <w:t>tools-* directory. For example</w:t>
      </w:r>
      <w:r w:rsidR="005111AD" w:rsidRPr="00D300D9">
        <w:rPr>
          <w:rFonts w:ascii="Times New Roman" w:hAnsi="Times New Roman" w:cs="Times New Roman"/>
          <w:sz w:val="24"/>
          <w:szCs w:val="24"/>
        </w:rPr>
        <w:t>:</w:t>
      </w:r>
    </w:p>
    <w:p w14:paraId="4FC6F6E5" w14:textId="1038A1F8" w:rsidR="00F94583" w:rsidRPr="00D300D9" w:rsidRDefault="00F94583" w:rsidP="00F94583">
      <w:pPr>
        <w:pStyle w:val="ListParagraph"/>
        <w:numPr>
          <w:ilvl w:val="1"/>
          <w:numId w:val="34"/>
        </w:numPr>
        <w:rPr>
          <w:rStyle w:val="Emphasis"/>
          <w:rFonts w:ascii="Times New Roman" w:hAnsi="Times New Roman" w:cs="Times New Roman"/>
          <w:i w:val="0"/>
          <w:iCs w:val="0"/>
          <w:sz w:val="24"/>
          <w:szCs w:val="24"/>
        </w:rPr>
      </w:pPr>
      <w:r w:rsidRPr="00D300D9">
        <w:rPr>
          <w:rFonts w:ascii="Times New Roman" w:hAnsi="Times New Roman" w:cs="Times New Roman"/>
          <w:sz w:val="24"/>
          <w:szCs w:val="24"/>
        </w:rPr>
        <w:t xml:space="preserve">cd </w:t>
      </w:r>
      <w:r w:rsidR="0006432D" w:rsidRPr="00D300D9">
        <w:rPr>
          <w:rStyle w:val="Emphasis"/>
          <w:rFonts w:ascii="Times New Roman" w:hAnsi="Times New Roman" w:cs="Times New Roman"/>
          <w:i w:val="0"/>
          <w:sz w:val="24"/>
          <w:szCs w:val="24"/>
          <w:bdr w:val="none" w:sz="0" w:space="0" w:color="auto" w:frame="1"/>
          <w:shd w:val="clear" w:color="auto" w:fill="FFFFFF"/>
        </w:rPr>
        <w:t>samtools-1.7</w:t>
      </w:r>
    </w:p>
    <w:p w14:paraId="1EFA8DC1" w14:textId="30D912EB"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 xml:space="preserve">Type </w:t>
      </w:r>
      <w:r w:rsidRPr="00D300D9">
        <w:rPr>
          <w:rFonts w:ascii="Times New Roman" w:hAnsi="Times New Roman" w:cs="Times New Roman"/>
          <w:b/>
          <w:sz w:val="24"/>
          <w:szCs w:val="24"/>
        </w:rPr>
        <w:t>.</w:t>
      </w:r>
      <w:proofErr w:type="gramEnd"/>
      <w:r w:rsidRPr="00D300D9">
        <w:rPr>
          <w:rFonts w:ascii="Times New Roman" w:hAnsi="Times New Roman" w:cs="Times New Roman"/>
          <w:b/>
          <w:sz w:val="24"/>
          <w:szCs w:val="24"/>
        </w:rPr>
        <w:t>/configure</w:t>
      </w:r>
      <w:r w:rsidRPr="00D300D9">
        <w:rPr>
          <w:rFonts w:ascii="Times New Roman" w:hAnsi="Times New Roman" w:cs="Times New Roman"/>
          <w:sz w:val="24"/>
          <w:szCs w:val="24"/>
        </w:rPr>
        <w:t xml:space="preserve"> once you are inside the samtools directory. For example</w:t>
      </w:r>
      <w:r w:rsidR="005111AD" w:rsidRPr="00D300D9">
        <w:rPr>
          <w:rFonts w:ascii="Times New Roman" w:hAnsi="Times New Roman" w:cs="Times New Roman"/>
          <w:sz w:val="24"/>
          <w:szCs w:val="24"/>
        </w:rPr>
        <w:t>:</w:t>
      </w:r>
    </w:p>
    <w:p w14:paraId="0D1CE16F" w14:textId="64B08356"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proofErr w:type="gramStart"/>
      <w:r w:rsidRPr="00D300D9">
        <w:rPr>
          <w:rFonts w:ascii="Times New Roman" w:hAnsi="Times New Roman" w:cs="Times New Roman"/>
          <w:sz w:val="24"/>
          <w:szCs w:val="24"/>
        </w:rPr>
        <w:t>./</w:t>
      </w:r>
      <w:proofErr w:type="gramEnd"/>
      <w:r w:rsidRPr="00D300D9">
        <w:rPr>
          <w:rFonts w:ascii="Times New Roman" w:hAnsi="Times New Roman" w:cs="Times New Roman"/>
          <w:sz w:val="24"/>
          <w:szCs w:val="24"/>
        </w:rPr>
        <w:t>configure</w:t>
      </w:r>
    </w:p>
    <w:p w14:paraId="48F9741E" w14:textId="493A765D"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After configuration is completed, type </w:t>
      </w:r>
      <w:r w:rsidRPr="00D300D9">
        <w:rPr>
          <w:rFonts w:ascii="Times New Roman" w:hAnsi="Times New Roman" w:cs="Times New Roman"/>
          <w:b/>
          <w:sz w:val="24"/>
          <w:szCs w:val="24"/>
        </w:rPr>
        <w:t>make</w:t>
      </w:r>
      <w:r w:rsidRPr="00D300D9">
        <w:rPr>
          <w:rFonts w:ascii="Times New Roman" w:hAnsi="Times New Roman" w:cs="Times New Roman"/>
          <w:sz w:val="24"/>
          <w:szCs w:val="24"/>
        </w:rPr>
        <w:t>. For example</w:t>
      </w:r>
      <w:r w:rsidR="005111AD" w:rsidRPr="00D300D9">
        <w:rPr>
          <w:rFonts w:ascii="Times New Roman" w:hAnsi="Times New Roman" w:cs="Times New Roman"/>
          <w:sz w:val="24"/>
          <w:szCs w:val="24"/>
        </w:rPr>
        <w:t>:</w:t>
      </w:r>
    </w:p>
    <w:p w14:paraId="24E87B8A" w14:textId="77777777"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make</w:t>
      </w:r>
    </w:p>
    <w:p w14:paraId="28011B45" w14:textId="19538070" w:rsidR="00F94583" w:rsidRPr="00D300D9" w:rsidRDefault="00F94583" w:rsidP="00F94583">
      <w:pPr>
        <w:pStyle w:val="ListParagraph"/>
        <w:numPr>
          <w:ilvl w:val="0"/>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This operation produces a binary file: </w:t>
      </w:r>
      <w:r w:rsidRPr="00D300D9">
        <w:rPr>
          <w:rFonts w:ascii="Times New Roman" w:hAnsi="Times New Roman" w:cs="Times New Roman"/>
          <w:b/>
          <w:sz w:val="24"/>
          <w:szCs w:val="24"/>
        </w:rPr>
        <w:t>samtools</w:t>
      </w:r>
    </w:p>
    <w:p w14:paraId="4D7FE588" w14:textId="3DA97AE1" w:rsidR="00F94583" w:rsidRPr="00D300D9" w:rsidRDefault="00F94583" w:rsidP="00F94583">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In Unix based Operating system: </w:t>
      </w:r>
      <w:r w:rsidRPr="00D300D9">
        <w:rPr>
          <w:rFonts w:ascii="Times New Roman" w:hAnsi="Times New Roman" w:cs="Times New Roman"/>
          <w:b/>
          <w:sz w:val="24"/>
          <w:szCs w:val="24"/>
        </w:rPr>
        <w:t>samtools</w:t>
      </w:r>
    </w:p>
    <w:p w14:paraId="3E95667A" w14:textId="585C1CE3" w:rsidR="00F94583" w:rsidRPr="00D300D9" w:rsidRDefault="00F94583" w:rsidP="00F94583">
      <w:pPr>
        <w:pStyle w:val="ListParagraph"/>
        <w:numPr>
          <w:ilvl w:val="1"/>
          <w:numId w:val="34"/>
        </w:numPr>
        <w:spacing w:before="100" w:beforeAutospacing="1" w:after="0" w:line="360" w:lineRule="auto"/>
        <w:rPr>
          <w:rStyle w:val="Emphasis"/>
          <w:rFonts w:ascii="Times New Roman" w:hAnsi="Times New Roman" w:cs="Times New Roman"/>
          <w:i w:val="0"/>
          <w:iCs w:val="0"/>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samtools.exe</w:t>
      </w:r>
    </w:p>
    <w:p w14:paraId="2DE55676" w14:textId="77777777" w:rsidR="005111AD" w:rsidRPr="00D300D9" w:rsidRDefault="005111AD" w:rsidP="005111AD">
      <w:pPr>
        <w:pStyle w:val="ListParagraph"/>
        <w:numPr>
          <w:ilvl w:val="0"/>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Give executable permission to the </w:t>
      </w:r>
      <w:r w:rsidRPr="00D300D9">
        <w:rPr>
          <w:rFonts w:ascii="Times New Roman" w:hAnsi="Times New Roman" w:cs="Times New Roman"/>
          <w:b/>
          <w:sz w:val="24"/>
          <w:szCs w:val="24"/>
        </w:rPr>
        <w:t>binary file</w:t>
      </w:r>
      <w:r w:rsidRPr="00D300D9">
        <w:rPr>
          <w:rFonts w:ascii="Times New Roman" w:hAnsi="Times New Roman" w:cs="Times New Roman"/>
          <w:sz w:val="24"/>
          <w:szCs w:val="24"/>
        </w:rPr>
        <w:t>. For example:</w:t>
      </w:r>
    </w:p>
    <w:p w14:paraId="5232C3C9" w14:textId="60383CC3"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sz w:val="24"/>
          <w:szCs w:val="24"/>
        </w:rPr>
        <w:t xml:space="preserve">In Unix based Operating system: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samtools</w:t>
      </w:r>
    </w:p>
    <w:p w14:paraId="008DC479" w14:textId="7DD06BD5" w:rsidR="005111AD" w:rsidRPr="00D300D9" w:rsidRDefault="005111AD" w:rsidP="005111AD">
      <w:pPr>
        <w:pStyle w:val="ListParagraph"/>
        <w:numPr>
          <w:ilvl w:val="1"/>
          <w:numId w:val="34"/>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In Cygwin/Mingw:</w:t>
      </w:r>
      <w:r w:rsidRPr="00D300D9">
        <w:rPr>
          <w:rFonts w:ascii="Times New Roman" w:hAnsi="Times New Roman" w:cs="Times New Roman"/>
          <w:b/>
          <w:sz w:val="24"/>
          <w:szCs w:val="24"/>
        </w:rPr>
        <w:t xml:space="preserve"> </w:t>
      </w:r>
      <w:proofErr w:type="spellStart"/>
      <w:r w:rsidRPr="00D300D9">
        <w:rPr>
          <w:rFonts w:ascii="Times New Roman" w:hAnsi="Times New Roman" w:cs="Times New Roman"/>
          <w:sz w:val="24"/>
          <w:szCs w:val="24"/>
        </w:rPr>
        <w:t>chmod</w:t>
      </w:r>
      <w:proofErr w:type="spellEnd"/>
      <w:r w:rsidRPr="00D300D9">
        <w:rPr>
          <w:rFonts w:ascii="Times New Roman" w:hAnsi="Times New Roman" w:cs="Times New Roman"/>
          <w:sz w:val="24"/>
          <w:szCs w:val="24"/>
        </w:rPr>
        <w:t xml:space="preserve"> +x </w:t>
      </w:r>
      <w:r w:rsidRPr="00D300D9">
        <w:rPr>
          <w:rFonts w:ascii="Times New Roman" w:hAnsi="Times New Roman" w:cs="Times New Roman"/>
          <w:b/>
          <w:sz w:val="24"/>
          <w:szCs w:val="24"/>
        </w:rPr>
        <w:t>samtools.exe</w:t>
      </w:r>
    </w:p>
    <w:p w14:paraId="029D607C" w14:textId="77777777" w:rsidR="00F94583" w:rsidRPr="00D300D9" w:rsidRDefault="00F94583" w:rsidP="00F94583">
      <w:pPr>
        <w:rPr>
          <w:rFonts w:ascii="Times New Roman" w:hAnsi="Times New Roman" w:cs="Times New Roman"/>
          <w:sz w:val="24"/>
          <w:szCs w:val="24"/>
        </w:rPr>
      </w:pPr>
    </w:p>
    <w:p w14:paraId="77BC4E06" w14:textId="77777777" w:rsidR="00E7316D" w:rsidRPr="00D300D9" w:rsidRDefault="00E7316D" w:rsidP="008B78C0">
      <w:pPr>
        <w:pStyle w:val="Heading2"/>
      </w:pPr>
      <w:bookmarkStart w:id="9" w:name="_Toc510439788"/>
      <w:r w:rsidRPr="00D300D9">
        <w:t>Create an index for a reference genome</w:t>
      </w:r>
      <w:bookmarkEnd w:id="9"/>
    </w:p>
    <w:p w14:paraId="0E0A4288" w14:textId="6E9203EB" w:rsidR="00E7316D" w:rsidRPr="00D300D9" w:rsidRDefault="00E7316D" w:rsidP="008B78C0">
      <w:pPr>
        <w:pStyle w:val="Heading3"/>
      </w:pPr>
      <w:bookmarkStart w:id="10" w:name="_Toc510439789"/>
      <w:r w:rsidRPr="00D300D9">
        <w:t>Purpose</w:t>
      </w:r>
      <w:bookmarkEnd w:id="10"/>
    </w:p>
    <w:p w14:paraId="3AA702BF" w14:textId="55947F99"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To build </w:t>
      </w:r>
      <w:r w:rsidR="00FD2B5A" w:rsidRPr="00D300D9">
        <w:rPr>
          <w:rFonts w:ascii="Times New Roman" w:hAnsi="Times New Roman" w:cs="Times New Roman"/>
          <w:sz w:val="24"/>
          <w:szCs w:val="24"/>
        </w:rPr>
        <w:t xml:space="preserve">an </w:t>
      </w:r>
      <w:r w:rsidRPr="00D300D9">
        <w:rPr>
          <w:rFonts w:ascii="Times New Roman" w:hAnsi="Times New Roman" w:cs="Times New Roman"/>
          <w:sz w:val="24"/>
          <w:szCs w:val="24"/>
        </w:rPr>
        <w:t>index for the reference genome data. Indexing the reference genome makes querying fast, and can also compress the size of the genome data</w:t>
      </w:r>
    </w:p>
    <w:p w14:paraId="750B1407" w14:textId="77777777" w:rsidR="00E7316D" w:rsidRPr="00D300D9" w:rsidRDefault="00E7316D" w:rsidP="008B78C0">
      <w:pPr>
        <w:pStyle w:val="Heading3"/>
      </w:pPr>
      <w:bookmarkStart w:id="11" w:name="_Toc510439790"/>
      <w:r w:rsidRPr="00D300D9">
        <w:t>Input</w:t>
      </w:r>
      <w:bookmarkEnd w:id="11"/>
    </w:p>
    <w:p w14:paraId="450C552B" w14:textId="0BE5E659" w:rsidR="00E7316D" w:rsidRPr="00D300D9" w:rsidRDefault="00E7316D" w:rsidP="00E7316D">
      <w:pPr>
        <w:pStyle w:val="ListParagraph"/>
        <w:spacing w:before="100" w:beforeAutospacing="1" w:after="0" w:line="360" w:lineRule="auto"/>
        <w:ind w:left="1260"/>
        <w:rPr>
          <w:rFonts w:ascii="Times New Roman" w:hAnsi="Times New Roman" w:cs="Times New Roman"/>
          <w:color w:val="444444"/>
          <w:sz w:val="24"/>
          <w:szCs w:val="24"/>
          <w:shd w:val="clear" w:color="auto" w:fill="FFFFFF"/>
        </w:rPr>
      </w:pPr>
      <w:r w:rsidRPr="00D300D9">
        <w:rPr>
          <w:rFonts w:ascii="Times New Roman" w:hAnsi="Times New Roman" w:cs="Times New Roman"/>
          <w:sz w:val="24"/>
          <w:szCs w:val="24"/>
        </w:rPr>
        <w:t xml:space="preserve">The reference input FASTA file </w:t>
      </w:r>
      <w:r w:rsidRPr="00D300D9">
        <w:rPr>
          <w:rFonts w:ascii="Times New Roman" w:hAnsi="Times New Roman" w:cs="Times New Roman"/>
          <w:sz w:val="24"/>
          <w:szCs w:val="24"/>
          <w:shd w:val="clear" w:color="auto" w:fill="FFFFFF"/>
        </w:rPr>
        <w:t>(usually having extension </w:t>
      </w:r>
      <w:r w:rsidR="00DB7E3E" w:rsidRPr="00D300D9">
        <w:rPr>
          <w:rFonts w:ascii="Times New Roman" w:hAnsi="Times New Roman" w:cs="Times New Roman"/>
          <w:sz w:val="24"/>
          <w:szCs w:val="24"/>
          <w:shd w:val="clear" w:color="auto" w:fill="FFFFFF"/>
        </w:rPr>
        <w:t>fa,</w:t>
      </w:r>
      <w:r w:rsidR="00DB7E3E" w:rsidRPr="00D300D9">
        <w:rPr>
          <w:rStyle w:val="HTMLCode"/>
          <w:rFonts w:ascii="Times New Roman" w:eastAsiaTheme="minorHAnsi" w:hAnsi="Times New Roman" w:cs="Times New Roman"/>
          <w:sz w:val="24"/>
          <w:szCs w:val="24"/>
          <w:shd w:val="clear" w:color="auto" w:fill="FFFFFF"/>
        </w:rPr>
        <w:t xml:space="preserve"> </w:t>
      </w:r>
      <w:proofErr w:type="spellStart"/>
      <w:proofErr w:type="gramStart"/>
      <w:r w:rsidR="00DB7E3E" w:rsidRPr="00D300D9">
        <w:rPr>
          <w:rStyle w:val="HTMLCode"/>
          <w:rFonts w:ascii="Times New Roman" w:eastAsiaTheme="minorHAnsi" w:hAnsi="Times New Roman" w:cs="Times New Roman"/>
          <w:sz w:val="24"/>
          <w:szCs w:val="24"/>
          <w:shd w:val="clear" w:color="auto" w:fill="FFFFFF"/>
        </w:rPr>
        <w:t>mfa</w:t>
      </w:r>
      <w:proofErr w:type="spellEnd"/>
      <w:r w:rsidR="00DB7E3E" w:rsidRPr="00D300D9">
        <w:rPr>
          <w:rStyle w:val="HTMLCode"/>
          <w:rFonts w:ascii="Times New Roman" w:eastAsiaTheme="minorHAnsi" w:hAnsi="Times New Roman" w:cs="Times New Roman"/>
          <w:sz w:val="24"/>
          <w:szCs w:val="24"/>
          <w:shd w:val="clear" w:color="auto" w:fill="FFFFFF"/>
        </w:rPr>
        <w:t>,.</w:t>
      </w:r>
      <w:proofErr w:type="spellStart"/>
      <w:proofErr w:type="gramEnd"/>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xml:space="preserve"> or similar). Read more about FASTA files here: </w:t>
      </w:r>
      <w:hyperlink r:id="rId16" w:history="1">
        <w:r w:rsidRPr="00D300D9">
          <w:rPr>
            <w:rStyle w:val="Hyperlink"/>
            <w:rFonts w:ascii="Times New Roman" w:hAnsi="Times New Roman" w:cs="Times New Roman"/>
            <w:sz w:val="24"/>
            <w:szCs w:val="24"/>
            <w:shd w:val="clear" w:color="auto" w:fill="FFFFFF"/>
          </w:rPr>
          <w:t>https://en.wikipedia.org/wiki/FASTA</w:t>
        </w:r>
      </w:hyperlink>
      <w:r w:rsidRPr="00D300D9">
        <w:rPr>
          <w:rFonts w:ascii="Times New Roman" w:hAnsi="Times New Roman" w:cs="Times New Roman"/>
          <w:color w:val="444444"/>
          <w:sz w:val="24"/>
          <w:szCs w:val="24"/>
          <w:shd w:val="clear" w:color="auto" w:fill="FFFFFF"/>
        </w:rPr>
        <w:t xml:space="preserve"> .</w:t>
      </w:r>
    </w:p>
    <w:p w14:paraId="0DC2A779" w14:textId="68649198" w:rsidR="009571E0" w:rsidRPr="00D300D9" w:rsidRDefault="00A43525" w:rsidP="00A43525">
      <w:pPr>
        <w:pStyle w:val="Heading3"/>
      </w:pPr>
      <w:bookmarkStart w:id="12" w:name="_Toc510439791"/>
      <w:r w:rsidRPr="00D300D9">
        <w:rPr>
          <w:shd w:val="clear" w:color="auto" w:fill="FFFFFF"/>
        </w:rPr>
        <w:t>Test Data</w:t>
      </w:r>
      <w:bookmarkEnd w:id="12"/>
    </w:p>
    <w:p w14:paraId="052C1995" w14:textId="45AFF859" w:rsidR="00E7316D" w:rsidRPr="00D300D9" w:rsidRDefault="00DB7E3E" w:rsidP="00E7316D">
      <w:pPr>
        <w:pStyle w:val="ListParagraph"/>
        <w:spacing w:before="100" w:beforeAutospacing="1" w:after="0" w:line="360" w:lineRule="auto"/>
        <w:ind w:left="1260" w:hanging="540"/>
        <w:rPr>
          <w:rFonts w:ascii="Times New Roman" w:hAnsi="Times New Roman" w:cs="Times New Roman"/>
          <w:sz w:val="24"/>
          <w:szCs w:val="24"/>
        </w:rPr>
      </w:pPr>
      <w:r w:rsidRPr="00D300D9">
        <w:rPr>
          <w:rFonts w:ascii="Times New Roman" w:hAnsi="Times New Roman" w:cs="Times New Roman"/>
          <w:sz w:val="24"/>
          <w:szCs w:val="24"/>
        </w:rPr>
        <w:tab/>
      </w:r>
      <w:r w:rsidR="00A12A83" w:rsidRPr="00D300D9">
        <w:rPr>
          <w:rFonts w:ascii="Times New Roman" w:hAnsi="Times New Roman" w:cs="Times New Roman"/>
          <w:sz w:val="24"/>
          <w:szCs w:val="24"/>
        </w:rPr>
        <w:t xml:space="preserve">The human </w:t>
      </w:r>
      <w:r w:rsidR="009C731C" w:rsidRPr="00D300D9">
        <w:rPr>
          <w:rFonts w:ascii="Times New Roman" w:hAnsi="Times New Roman" w:cs="Times New Roman"/>
          <w:sz w:val="24"/>
          <w:szCs w:val="24"/>
        </w:rPr>
        <w:t>h</w:t>
      </w:r>
      <w:r w:rsidRPr="00D300D9">
        <w:rPr>
          <w:rFonts w:ascii="Times New Roman" w:hAnsi="Times New Roman" w:cs="Times New Roman"/>
          <w:sz w:val="24"/>
          <w:szCs w:val="24"/>
        </w:rPr>
        <w:t>g19 genome data (</w:t>
      </w:r>
      <w:r w:rsidR="008C18A0">
        <w:rPr>
          <w:rFonts w:ascii="Times New Roman" w:hAnsi="Times New Roman" w:cs="Times New Roman"/>
          <w:sz w:val="24"/>
          <w:szCs w:val="24"/>
        </w:rPr>
        <w:t>hg19</w:t>
      </w:r>
      <w:r w:rsidRPr="00D300D9">
        <w:rPr>
          <w:rFonts w:ascii="Times New Roman" w:hAnsi="Times New Roman" w:cs="Times New Roman"/>
          <w:sz w:val="24"/>
          <w:szCs w:val="24"/>
        </w:rPr>
        <w:t xml:space="preserve">.fa) can be </w:t>
      </w:r>
      <w:r w:rsidR="00CE6898" w:rsidRPr="00D300D9">
        <w:rPr>
          <w:rFonts w:ascii="Times New Roman" w:hAnsi="Times New Roman" w:cs="Times New Roman"/>
          <w:sz w:val="24"/>
          <w:szCs w:val="24"/>
        </w:rPr>
        <w:t>downloaded from</w:t>
      </w:r>
      <w:r w:rsidRPr="00D300D9">
        <w:rPr>
          <w:rFonts w:ascii="Times New Roman" w:hAnsi="Times New Roman" w:cs="Times New Roman"/>
          <w:sz w:val="24"/>
          <w:szCs w:val="24"/>
        </w:rPr>
        <w:t xml:space="preserve"> here:</w:t>
      </w:r>
      <w:r w:rsidR="009C731C" w:rsidRPr="00D300D9">
        <w:rPr>
          <w:rFonts w:ascii="Times New Roman" w:hAnsi="Times New Roman" w:cs="Times New Roman"/>
          <w:sz w:val="24"/>
          <w:szCs w:val="24"/>
        </w:rPr>
        <w:t xml:space="preserve"> </w:t>
      </w:r>
      <w:hyperlink r:id="rId17" w:history="1">
        <w:r w:rsidR="009C731C" w:rsidRPr="00D300D9">
          <w:rPr>
            <w:rStyle w:val="Hyperlink"/>
            <w:rFonts w:ascii="Times New Roman" w:hAnsi="Times New Roman" w:cs="Times New Roman"/>
            <w:sz w:val="24"/>
            <w:szCs w:val="24"/>
          </w:rPr>
          <w:t>http://sysbio.rnet.missouri.edu/bdm_download/GenomeFlow/hg19_genome/hg19_genome_FASTA/</w:t>
        </w:r>
      </w:hyperlink>
    </w:p>
    <w:p w14:paraId="07DE1D22" w14:textId="77777777" w:rsidR="00E7316D" w:rsidRPr="00D300D9" w:rsidRDefault="00E7316D" w:rsidP="008B78C0">
      <w:pPr>
        <w:pStyle w:val="Heading3"/>
      </w:pPr>
      <w:bookmarkStart w:id="13" w:name="_Toc510439792"/>
      <w:r w:rsidRPr="00D300D9">
        <w:lastRenderedPageBreak/>
        <w:t>Output</w:t>
      </w:r>
      <w:bookmarkEnd w:id="13"/>
    </w:p>
    <w:p w14:paraId="6F105713" w14:textId="77777777"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 It generates a shell script with the name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w:t>
      </w:r>
    </w:p>
    <w:p w14:paraId="60E956CE" w14:textId="77777777" w:rsidR="00E7316D" w:rsidRPr="00D300D9" w:rsidRDefault="00E7316D" w:rsidP="008B78C0">
      <w:pPr>
        <w:pStyle w:val="Heading3"/>
      </w:pPr>
      <w:bookmarkStart w:id="14" w:name="_Toc510439793"/>
      <w:r w:rsidRPr="00D300D9">
        <w:t>Output of script:</w:t>
      </w:r>
      <w:bookmarkEnd w:id="14"/>
    </w:p>
    <w:p w14:paraId="72B4140B" w14:textId="0A9088BC" w:rsidR="00E7316D" w:rsidRPr="00D300D9" w:rsidRDefault="00E7316D" w:rsidP="00E7316D">
      <w:pPr>
        <w:pStyle w:val="ListParagraph"/>
        <w:spacing w:before="100" w:beforeAutospacing="1" w:after="0" w:line="360" w:lineRule="auto"/>
        <w:ind w:left="1530"/>
        <w:rPr>
          <w:rFonts w:ascii="Times New Roman" w:hAnsi="Times New Roman" w:cs="Times New Roman"/>
          <w:sz w:val="24"/>
          <w:szCs w:val="24"/>
          <w:shd w:val="clear" w:color="auto" w:fill="FFFFFF"/>
        </w:rPr>
      </w:pPr>
      <w:r w:rsidRPr="00D300D9">
        <w:rPr>
          <w:rFonts w:ascii="Times New Roman" w:hAnsi="Times New Roman" w:cs="Times New Roman"/>
          <w:sz w:val="24"/>
          <w:szCs w:val="24"/>
        </w:rPr>
        <w:t>A list of index files. This varies depending on the tool selected for indexing. BWA output 5 files (</w:t>
      </w:r>
      <w:proofErr w:type="spellStart"/>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rPr>
        <w:t>.amb</w:t>
      </w:r>
      <w:proofErr w:type="spellEnd"/>
      <w:r w:rsidRPr="00D300D9">
        <w:rPr>
          <w:rFonts w:ascii="Times New Roman" w:hAnsi="Times New Roman" w:cs="Times New Roman"/>
          <w:sz w:val="24"/>
          <w:szCs w:val="24"/>
        </w:rPr>
        <w:t>,</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ann</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bwt</w:t>
      </w:r>
      <w:r w:rsidRPr="00D300D9">
        <w:rPr>
          <w:rFonts w:ascii="Times New Roman" w:hAnsi="Times New Roman" w:cs="Times New Roman"/>
          <w:sz w:val="24"/>
          <w:szCs w:val="24"/>
        </w:rPr>
        <w:t>, NAME</w:t>
      </w:r>
      <w:r w:rsidRPr="00D300D9">
        <w:rPr>
          <w:rFonts w:ascii="Times New Roman" w:hAnsi="Times New Roman" w:cs="Times New Roman"/>
          <w:sz w:val="24"/>
          <w:szCs w:val="24"/>
          <w:shd w:val="clear" w:color="auto" w:fill="FFFFFF"/>
        </w:rPr>
        <w:t> </w:t>
      </w:r>
      <w:r w:rsidRPr="00D300D9">
        <w:rPr>
          <w:rFonts w:ascii="Times New Roman" w:hAnsi="Times New Roman" w:cs="Times New Roman"/>
          <w:sz w:val="24"/>
          <w:szCs w:val="24"/>
        </w:rPr>
        <w:t xml:space="preserve">.pac, and </w:t>
      </w:r>
      <w:r w:rsidRPr="00D300D9">
        <w:rPr>
          <w:rFonts w:ascii="Times New Roman" w:hAnsi="Times New Roman" w:cs="Times New Roman"/>
          <w:sz w:val="24"/>
          <w:szCs w:val="24"/>
          <w:shd w:val="clear" w:color="auto" w:fill="FFFFFF"/>
        </w:rPr>
        <w:t>NAME.sa</w:t>
      </w:r>
      <w:r w:rsidRPr="00D300D9">
        <w:rPr>
          <w:rFonts w:ascii="Times New Roman" w:hAnsi="Times New Roman" w:cs="Times New Roman"/>
          <w:sz w:val="24"/>
          <w:szCs w:val="24"/>
        </w:rPr>
        <w:t xml:space="preserve">), where </w:t>
      </w:r>
      <w:r w:rsidRPr="00D300D9">
        <w:rPr>
          <w:rFonts w:ascii="Times New Roman" w:hAnsi="Times New Roman" w:cs="Times New Roman"/>
          <w:sz w:val="24"/>
          <w:szCs w:val="24"/>
          <w:shd w:val="clear" w:color="auto" w:fill="FFFFFF"/>
        </w:rPr>
        <w:t>NAME </w:t>
      </w:r>
      <w:r w:rsidRPr="00D300D9">
        <w:rPr>
          <w:rFonts w:ascii="Times New Roman" w:hAnsi="Times New Roman" w:cs="Times New Roman"/>
          <w:sz w:val="24"/>
          <w:szCs w:val="24"/>
        </w:rPr>
        <w:t>is a prefix string, and Bowtie</w:t>
      </w:r>
      <w:r w:rsidR="00A43525" w:rsidRPr="00D300D9">
        <w:rPr>
          <w:rFonts w:ascii="Times New Roman" w:hAnsi="Times New Roman" w:cs="Times New Roman"/>
          <w:sz w:val="24"/>
          <w:szCs w:val="24"/>
        </w:rPr>
        <w:t>2</w:t>
      </w:r>
      <w:r w:rsidRPr="00D300D9">
        <w:rPr>
          <w:rFonts w:ascii="Times New Roman" w:hAnsi="Times New Roman" w:cs="Times New Roman"/>
          <w:sz w:val="24"/>
          <w:szCs w:val="24"/>
        </w:rPr>
        <w:t xml:space="preserve"> outputs 6 files (</w:t>
      </w:r>
      <w:r w:rsidRPr="00D300D9">
        <w:rPr>
          <w:rStyle w:val="HTMLCode"/>
          <w:rFonts w:ascii="Times New Roman" w:eastAsiaTheme="minorHAnsi" w:hAnsi="Times New Roman" w:cs="Times New Roman"/>
          <w:sz w:val="24"/>
          <w:szCs w:val="24"/>
          <w:shd w:val="clear" w:color="auto" w:fill="FFFFFF"/>
        </w:rPr>
        <w:t>NAME.1.bt2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NAME.2.bt2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NAME.3.bt2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NAME.4.bt2</w:t>
      </w:r>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NAME.rev.1.bt2</w:t>
      </w:r>
      <w:r w:rsidRPr="00D300D9">
        <w:rPr>
          <w:rFonts w:ascii="Times New Roman" w:hAnsi="Times New Roman" w:cs="Times New Roman"/>
          <w:sz w:val="24"/>
          <w:szCs w:val="24"/>
          <w:shd w:val="clear" w:color="auto" w:fill="FFFFFF"/>
        </w:rPr>
        <w:t>, and </w:t>
      </w:r>
      <w:r w:rsidRPr="00D300D9">
        <w:rPr>
          <w:rStyle w:val="HTMLCode"/>
          <w:rFonts w:ascii="Times New Roman" w:eastAsiaTheme="minorHAnsi" w:hAnsi="Times New Roman" w:cs="Times New Roman"/>
          <w:sz w:val="24"/>
          <w:szCs w:val="24"/>
          <w:shd w:val="clear" w:color="auto" w:fill="FFFFFF"/>
        </w:rPr>
        <w:t>NAME.rev.2.bt2)</w:t>
      </w:r>
      <w:r w:rsidRPr="00D300D9">
        <w:rPr>
          <w:rFonts w:ascii="Times New Roman" w:hAnsi="Times New Roman" w:cs="Times New Roman"/>
          <w:sz w:val="24"/>
          <w:szCs w:val="24"/>
          <w:shd w:val="clear" w:color="auto" w:fill="FFFFFF"/>
        </w:rPr>
        <w:t xml:space="preserve"> where </w:t>
      </w:r>
      <w:r w:rsidRPr="00D300D9">
        <w:rPr>
          <w:rStyle w:val="HTMLCode"/>
          <w:rFonts w:ascii="Times New Roman" w:eastAsiaTheme="minorHAnsi" w:hAnsi="Times New Roman" w:cs="Times New Roman"/>
          <w:sz w:val="24"/>
          <w:szCs w:val="24"/>
          <w:shd w:val="clear" w:color="auto" w:fill="FFFFFF"/>
        </w:rPr>
        <w:t>NAME</w:t>
      </w:r>
      <w:r w:rsidRPr="00D300D9">
        <w:rPr>
          <w:rFonts w:ascii="Times New Roman" w:hAnsi="Times New Roman" w:cs="Times New Roman"/>
          <w:sz w:val="24"/>
          <w:szCs w:val="24"/>
          <w:shd w:val="clear" w:color="auto" w:fill="FFFFFF"/>
        </w:rPr>
        <w:t> is </w:t>
      </w:r>
      <w:r w:rsidRPr="00D300D9">
        <w:rPr>
          <w:rStyle w:val="HTMLCode"/>
          <w:rFonts w:ascii="Times New Roman" w:eastAsiaTheme="minorHAnsi" w:hAnsi="Times New Roman" w:cs="Times New Roman"/>
          <w:sz w:val="24"/>
          <w:szCs w:val="24"/>
          <w:shd w:val="clear" w:color="auto" w:fill="FFFFFF"/>
        </w:rPr>
        <w:t>&lt;bt2_base&gt;</w:t>
      </w:r>
      <w:r w:rsidRPr="00D300D9">
        <w:rPr>
          <w:rFonts w:ascii="Times New Roman" w:hAnsi="Times New Roman" w:cs="Times New Roman"/>
          <w:sz w:val="24"/>
          <w:szCs w:val="24"/>
          <w:shd w:val="clear" w:color="auto" w:fill="FFFFFF"/>
        </w:rPr>
        <w:t>.</w:t>
      </w:r>
    </w:p>
    <w:p w14:paraId="659C55D0" w14:textId="075FC84A" w:rsidR="009571E0" w:rsidRPr="00D300D9" w:rsidRDefault="00A43525" w:rsidP="00A43525">
      <w:pPr>
        <w:pStyle w:val="Heading3"/>
        <w:rPr>
          <w:shd w:val="clear" w:color="auto" w:fill="FFFFFF"/>
        </w:rPr>
      </w:pPr>
      <w:bookmarkStart w:id="15" w:name="_Toc510439794"/>
      <w:r w:rsidRPr="00D300D9">
        <w:t>Test Data Output</w:t>
      </w:r>
      <w:bookmarkEnd w:id="15"/>
    </w:p>
    <w:p w14:paraId="5E49A9CE" w14:textId="67ADB9EE"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r w:rsidRPr="00D300D9">
        <w:rPr>
          <w:rFonts w:ascii="Times New Roman" w:hAnsi="Times New Roman" w:cs="Times New Roman"/>
          <w:sz w:val="24"/>
          <w:szCs w:val="24"/>
        </w:rPr>
        <w:t xml:space="preserve">Generated index for </w:t>
      </w:r>
      <w:r w:rsidR="000268AA" w:rsidRPr="00D300D9">
        <w:rPr>
          <w:rFonts w:ascii="Times New Roman" w:hAnsi="Times New Roman" w:cs="Times New Roman"/>
          <w:sz w:val="24"/>
          <w:szCs w:val="24"/>
        </w:rPr>
        <w:t xml:space="preserve">the </w:t>
      </w:r>
      <w:r w:rsidRPr="00D300D9">
        <w:rPr>
          <w:rFonts w:ascii="Times New Roman" w:hAnsi="Times New Roman" w:cs="Times New Roman"/>
          <w:sz w:val="24"/>
          <w:szCs w:val="24"/>
        </w:rPr>
        <w:t xml:space="preserve">hg19 human genome by bowtie2 and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tools can be downloaded from here: </w:t>
      </w:r>
      <w:hyperlink r:id="rId18" w:history="1">
        <w:r w:rsidRPr="00D300D9">
          <w:rPr>
            <w:rStyle w:val="Hyperlink"/>
            <w:rFonts w:ascii="Times New Roman" w:hAnsi="Times New Roman" w:cs="Times New Roman"/>
            <w:sz w:val="24"/>
            <w:szCs w:val="24"/>
          </w:rPr>
          <w:t>http://sysbio.rnet.missouri.edu/bdm_download/GenomeFlow/hg19_genome/</w:t>
        </w:r>
      </w:hyperlink>
    </w:p>
    <w:p w14:paraId="50A17E1B" w14:textId="77777777" w:rsidR="009571E0" w:rsidRPr="00D300D9" w:rsidRDefault="009571E0" w:rsidP="00E7316D">
      <w:pPr>
        <w:pStyle w:val="ListParagraph"/>
        <w:spacing w:before="100" w:beforeAutospacing="1" w:after="0" w:line="360" w:lineRule="auto"/>
        <w:ind w:left="1530"/>
        <w:rPr>
          <w:rFonts w:ascii="Times New Roman" w:hAnsi="Times New Roman" w:cs="Times New Roman"/>
          <w:sz w:val="24"/>
          <w:szCs w:val="24"/>
        </w:rPr>
      </w:pPr>
    </w:p>
    <w:p w14:paraId="25DFC435" w14:textId="77777777" w:rsidR="00E7316D" w:rsidRPr="00D300D9" w:rsidRDefault="00E7316D" w:rsidP="00D36975">
      <w:pPr>
        <w:pStyle w:val="Heading3"/>
      </w:pPr>
      <w:bookmarkStart w:id="16" w:name="_Toc510439795"/>
      <w:r w:rsidRPr="00D300D9">
        <w:t>Running</w:t>
      </w:r>
      <w:bookmarkEnd w:id="16"/>
    </w:p>
    <w:p w14:paraId="1476F4DE" w14:textId="77777777" w:rsidR="00E7316D" w:rsidRPr="00D300D9" w:rsidRDefault="00E7316D" w:rsidP="00E7316D">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1D-Functions/Build index for reference genome</w:t>
      </w:r>
    </w:p>
    <w:p w14:paraId="629F9752" w14:textId="77777777" w:rsidR="00EA772A" w:rsidRPr="00D300D9" w:rsidRDefault="00E7316D"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Generate a script called Indexer_script.sh</w:t>
      </w:r>
    </w:p>
    <w:p w14:paraId="112EEE20" w14:textId="7804939B" w:rsidR="00EA772A" w:rsidRPr="00D300D9" w:rsidRDefault="00EA772A" w:rsidP="00EA772A">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93E3E6A" w14:textId="558C927C" w:rsidR="00660D4D" w:rsidRPr="00D300D9" w:rsidRDefault="00E7316D" w:rsidP="00C018F9">
      <w:pPr>
        <w:pStyle w:val="ListParagraph"/>
        <w:numPr>
          <w:ilvl w:val="0"/>
          <w:numId w:val="25"/>
        </w:numPr>
        <w:ind w:left="1530" w:hanging="27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Indexer_script.sh</w:t>
      </w:r>
      <w:r w:rsidRPr="00D300D9">
        <w:rPr>
          <w:rFonts w:ascii="Times New Roman" w:hAnsi="Times New Roman" w:cs="Times New Roman"/>
          <w:sz w:val="24"/>
          <w:szCs w:val="24"/>
        </w:rPr>
        <w:t xml:space="preserve"> in a Unix Terminal</w:t>
      </w:r>
    </w:p>
    <w:p w14:paraId="0CDC9417" w14:textId="77777777" w:rsidR="00CB36BB" w:rsidRPr="00D300D9" w:rsidRDefault="00CB36BB" w:rsidP="00CB36BB">
      <w:pPr>
        <w:pStyle w:val="ListParagraph"/>
        <w:ind w:left="1530"/>
        <w:rPr>
          <w:rFonts w:ascii="Times New Roman" w:hAnsi="Times New Roman" w:cs="Times New Roman"/>
          <w:sz w:val="24"/>
          <w:szCs w:val="24"/>
        </w:rPr>
      </w:pPr>
    </w:p>
    <w:p w14:paraId="14FCDCB8" w14:textId="62C8B5F5" w:rsidR="00C018F9" w:rsidRPr="00D300D9" w:rsidRDefault="00C018F9" w:rsidP="00C018F9">
      <w:pPr>
        <w:pStyle w:val="ListParagraph"/>
        <w:numPr>
          <w:ilvl w:val="0"/>
          <w:numId w:val="25"/>
        </w:numPr>
        <w:ind w:left="1530" w:hanging="27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w:t>
      </w:r>
      <w:r w:rsidRPr="00D300D9">
        <w:rPr>
          <w:rStyle w:val="Emphasis"/>
          <w:rFonts w:ascii="Times New Roman" w:hAnsi="Times New Roman" w:cs="Times New Roman"/>
          <w:sz w:val="24"/>
          <w:szCs w:val="24"/>
          <w:bdr w:val="none" w:sz="0" w:space="0" w:color="auto" w:frame="1"/>
          <w:shd w:val="clear" w:color="auto" w:fill="FFFFFF"/>
        </w:rPr>
        <w:t xml:space="preserve"> </w:t>
      </w:r>
      <w:r w:rsidR="00AF50B3" w:rsidRPr="00D300D9">
        <w:rPr>
          <w:rStyle w:val="Emphasis"/>
          <w:rFonts w:ascii="Times New Roman" w:hAnsi="Times New Roman" w:cs="Times New Roman"/>
          <w:sz w:val="24"/>
          <w:szCs w:val="24"/>
          <w:bdr w:val="none" w:sz="0" w:space="0" w:color="auto" w:frame="1"/>
          <w:shd w:val="clear" w:color="auto" w:fill="FFFFFF"/>
        </w:rPr>
        <w:t>“</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AF50B3"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12623365"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5C5A6363" w14:textId="77777777" w:rsidR="00E7316D" w:rsidRPr="00D300D9" w:rsidRDefault="00E7316D" w:rsidP="00E7316D">
      <w:pPr>
        <w:rPr>
          <w:rFonts w:ascii="Times New Roman" w:hAnsi="Times New Roman" w:cs="Times New Roman"/>
          <w:sz w:val="24"/>
          <w:szCs w:val="24"/>
        </w:rPr>
      </w:pPr>
    </w:p>
    <w:p w14:paraId="12A3A190" w14:textId="6E5467EB"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3723A5F2" wp14:editId="0900C922">
            <wp:extent cx="6286500" cy="2082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082165"/>
                    </a:xfrm>
                    <a:prstGeom prst="rect">
                      <a:avLst/>
                    </a:prstGeom>
                  </pic:spPr>
                </pic:pic>
              </a:graphicData>
            </a:graphic>
          </wp:inline>
        </w:drawing>
      </w:r>
    </w:p>
    <w:p w14:paraId="2A79C790" w14:textId="77777777" w:rsidR="00E7316D" w:rsidRPr="00D300D9" w:rsidRDefault="00E7316D" w:rsidP="008B139E">
      <w:pPr>
        <w:pStyle w:val="Figures"/>
        <w:rPr>
          <w:rFonts w:cs="Times New Roman"/>
          <w:szCs w:val="24"/>
        </w:rPr>
      </w:pPr>
      <w:bookmarkStart w:id="17" w:name="_Toc510451526"/>
      <w:r w:rsidRPr="00D300D9">
        <w:rPr>
          <w:rFonts w:cs="Times New Roman"/>
          <w:szCs w:val="24"/>
        </w:rPr>
        <w:t>Figure 1: Create an index for a reference genome</w:t>
      </w:r>
      <w:bookmarkEnd w:id="17"/>
    </w:p>
    <w:p w14:paraId="1CE9A646" w14:textId="77777777" w:rsidR="00E7316D" w:rsidRPr="00D300D9" w:rsidRDefault="00E7316D" w:rsidP="00E7316D">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1EAF278E" w14:textId="77777777" w:rsidTr="001F57D5">
        <w:tc>
          <w:tcPr>
            <w:tcW w:w="1705" w:type="dxa"/>
          </w:tcPr>
          <w:p w14:paraId="4A9C7F6E"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0D17B0C"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F6A5E44" w14:textId="77777777" w:rsidR="00E7316D" w:rsidRPr="00D300D9" w:rsidRDefault="00E7316D" w:rsidP="001F57D5">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D5DE8E6" w14:textId="77777777" w:rsidTr="001F57D5">
        <w:tc>
          <w:tcPr>
            <w:tcW w:w="1705" w:type="dxa"/>
          </w:tcPr>
          <w:p w14:paraId="408D25B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Input Reference Genome file</w:t>
            </w:r>
          </w:p>
        </w:tc>
        <w:tc>
          <w:tcPr>
            <w:tcW w:w="6210" w:type="dxa"/>
          </w:tcPr>
          <w:p w14:paraId="01EBA623"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reference genome file </w:t>
            </w:r>
            <w:r w:rsidRPr="00D300D9">
              <w:rPr>
                <w:rFonts w:ascii="Times New Roman" w:hAnsi="Times New Roman" w:cs="Times New Roman"/>
                <w:sz w:val="24"/>
                <w:szCs w:val="24"/>
                <w:shd w:val="clear" w:color="auto" w:fill="FFFFFF"/>
              </w:rPr>
              <w:t>having extension. fa</w:t>
            </w:r>
            <w:proofErr w:type="gramStart"/>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mfa</w:t>
            </w:r>
            <w:proofErr w:type="spellEnd"/>
            <w:proofErr w:type="gramEnd"/>
            <w:r w:rsidRPr="00D300D9">
              <w:rPr>
                <w:rFonts w:ascii="Times New Roman" w:hAnsi="Times New Roman" w:cs="Times New Roman"/>
                <w:sz w:val="24"/>
                <w:szCs w:val="24"/>
                <w:shd w:val="clear" w:color="auto" w:fill="FFFFFF"/>
              </w:rPr>
              <w:t>, </w:t>
            </w:r>
            <w:r w:rsidRPr="00D300D9">
              <w:rPr>
                <w:rStyle w:val="HTMLCode"/>
                <w:rFonts w:ascii="Times New Roman" w:eastAsiaTheme="minorHAnsi" w:hAnsi="Times New Roman" w:cs="Times New Roman"/>
                <w:sz w:val="24"/>
                <w:szCs w:val="24"/>
                <w:shd w:val="clear" w:color="auto" w:fill="FFFFFF"/>
              </w:rPr>
              <w:t>.</w:t>
            </w:r>
            <w:proofErr w:type="spellStart"/>
            <w:r w:rsidRPr="00D300D9">
              <w:rPr>
                <w:rStyle w:val="HTMLCode"/>
                <w:rFonts w:ascii="Times New Roman" w:eastAsiaTheme="minorHAnsi" w:hAnsi="Times New Roman" w:cs="Times New Roman"/>
                <w:sz w:val="24"/>
                <w:szCs w:val="24"/>
                <w:shd w:val="clear" w:color="auto" w:fill="FFFFFF"/>
              </w:rPr>
              <w:t>fna</w:t>
            </w:r>
            <w:proofErr w:type="spellEnd"/>
            <w:r w:rsidRPr="00D300D9">
              <w:rPr>
                <w:rFonts w:ascii="Times New Roman" w:hAnsi="Times New Roman" w:cs="Times New Roman"/>
                <w:sz w:val="24"/>
                <w:szCs w:val="24"/>
                <w:shd w:val="clear" w:color="auto" w:fill="FFFFFF"/>
              </w:rPr>
              <w:t> or similar. For example human genome(GRCh37/hg19)</w:t>
            </w:r>
          </w:p>
        </w:tc>
        <w:tc>
          <w:tcPr>
            <w:tcW w:w="1435" w:type="dxa"/>
          </w:tcPr>
          <w:p w14:paraId="48512DFC"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7BF743E" w14:textId="77777777" w:rsidTr="001F57D5">
        <w:tc>
          <w:tcPr>
            <w:tcW w:w="1705" w:type="dxa"/>
          </w:tcPr>
          <w:p w14:paraId="46BCB3E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504F1BA8"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5E4DB5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100CCA1" w14:textId="77777777" w:rsidTr="001F57D5">
        <w:tc>
          <w:tcPr>
            <w:tcW w:w="1705" w:type="dxa"/>
          </w:tcPr>
          <w:p w14:paraId="46DB4DFB"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664B7FC1"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20"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2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tc>
        <w:tc>
          <w:tcPr>
            <w:tcW w:w="1435" w:type="dxa"/>
          </w:tcPr>
          <w:p w14:paraId="79710CB1"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p>
        </w:tc>
      </w:tr>
      <w:tr w:rsidR="00E7316D" w:rsidRPr="00D300D9" w14:paraId="58EAB1E0" w14:textId="77777777" w:rsidTr="001F57D5">
        <w:tc>
          <w:tcPr>
            <w:tcW w:w="1705" w:type="dxa"/>
          </w:tcPr>
          <w:p w14:paraId="16B6E660"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1B0B8F6" w14:textId="77777777" w:rsidR="00E7316D" w:rsidRPr="00D300D9" w:rsidRDefault="00E7316D" w:rsidP="001F57D5">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5F11072D" w14:textId="7E433717" w:rsidR="002B3F6B"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r w:rsidR="00D36975">
              <w:rPr>
                <w:rFonts w:ascii="Times New Roman" w:hAnsi="Times New Roman" w:cs="Times New Roman"/>
                <w:sz w:val="24"/>
                <w:szCs w:val="24"/>
              </w:rPr>
              <w:t xml:space="preserve">the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directory</w:t>
            </w:r>
          </w:p>
          <w:p w14:paraId="37677E74" w14:textId="3E490D8B" w:rsidR="00E7316D" w:rsidRPr="00D300D9" w:rsidRDefault="002B3F6B" w:rsidP="002B3F6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bowtie2-biuild</w:t>
            </w:r>
            <w:r w:rsidRPr="00D300D9">
              <w:rPr>
                <w:rFonts w:ascii="Times New Roman" w:hAnsi="Times New Roman" w:cs="Times New Roman"/>
                <w:color w:val="0070C0"/>
                <w:sz w:val="24"/>
                <w:szCs w:val="24"/>
              </w:rPr>
              <w:t xml:space="preserve">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from the bowtie2-* directory</w:t>
            </w:r>
          </w:p>
        </w:tc>
        <w:tc>
          <w:tcPr>
            <w:tcW w:w="1435" w:type="dxa"/>
          </w:tcPr>
          <w:p w14:paraId="186AEBF4"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C0A47E1" w14:textId="77777777" w:rsidTr="001F57D5">
        <w:tc>
          <w:tcPr>
            <w:tcW w:w="1705" w:type="dxa"/>
          </w:tcPr>
          <w:p w14:paraId="3EB6CE18"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060D41E5" w14:textId="75F106D3" w:rsidR="00E7316D" w:rsidRPr="00D300D9" w:rsidRDefault="00FD2B5A"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This </w:t>
            </w:r>
            <w:r w:rsidR="00CE4473"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w:t>
            </w:r>
            <w:r w:rsidR="00E7316D" w:rsidRPr="00D300D9">
              <w:rPr>
                <w:rFonts w:ascii="Times New Roman" w:hAnsi="Times New Roman" w:cs="Times New Roman"/>
                <w:sz w:val="24"/>
                <w:szCs w:val="24"/>
              </w:rPr>
              <w:t>available</w:t>
            </w:r>
            <w:r w:rsidRPr="00D300D9">
              <w:rPr>
                <w:rFonts w:ascii="Times New Roman" w:hAnsi="Times New Roman" w:cs="Times New Roman"/>
                <w:sz w:val="24"/>
                <w:szCs w:val="24"/>
              </w:rPr>
              <w:t xml:space="preserve"> 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w:t>
            </w:r>
            <w:r w:rsidR="00CE4473" w:rsidRPr="00D300D9">
              <w:rPr>
                <w:rFonts w:ascii="Times New Roman" w:hAnsi="Times New Roman" w:cs="Times New Roman"/>
                <w:sz w:val="24"/>
                <w:szCs w:val="24"/>
              </w:rPr>
              <w:t>.</w:t>
            </w:r>
            <w:r w:rsidR="00E7316D" w:rsidRPr="00D300D9">
              <w:rPr>
                <w:rFonts w:ascii="Times New Roman" w:hAnsi="Times New Roman" w:cs="Times New Roman"/>
                <w:sz w:val="24"/>
                <w:szCs w:val="24"/>
              </w:rPr>
              <w:t xml:space="preserve"> Specify the number of threads to use for this task. More threads means less processing time taken.</w:t>
            </w:r>
          </w:p>
        </w:tc>
        <w:tc>
          <w:tcPr>
            <w:tcW w:w="1435" w:type="dxa"/>
          </w:tcPr>
          <w:p w14:paraId="45A59322"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586DEA5A" w14:textId="77777777" w:rsidTr="001F57D5">
        <w:tc>
          <w:tcPr>
            <w:tcW w:w="1705" w:type="dxa"/>
          </w:tcPr>
          <w:p w14:paraId="31747C59"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5CD334AD" w14:textId="2D2F1FEB" w:rsidR="00E7316D" w:rsidRPr="00D300D9" w:rsidRDefault="00E7316D" w:rsidP="00FD2B5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xml:space="preserve">) that can be </w:t>
            </w:r>
            <w:r w:rsidR="00FD2B5A" w:rsidRPr="00D300D9">
              <w:rPr>
                <w:rFonts w:ascii="Times New Roman" w:hAnsi="Times New Roman" w:cs="Times New Roman"/>
                <w:sz w:val="24"/>
                <w:szCs w:val="24"/>
              </w:rPr>
              <w:t>executed i</w:t>
            </w:r>
            <w:r w:rsidRPr="00D300D9">
              <w:rPr>
                <w:rFonts w:ascii="Times New Roman" w:hAnsi="Times New Roman" w:cs="Times New Roman"/>
                <w:sz w:val="24"/>
                <w:szCs w:val="24"/>
              </w:rPr>
              <w:t>n a UNIX terminal by the use</w:t>
            </w:r>
            <w:r w:rsidR="00FD2B5A" w:rsidRPr="00D300D9">
              <w:rPr>
                <w:rFonts w:ascii="Times New Roman" w:hAnsi="Times New Roman" w:cs="Times New Roman"/>
                <w:sz w:val="24"/>
                <w:szCs w:val="24"/>
              </w:rPr>
              <w:t>r</w:t>
            </w:r>
            <w:r w:rsidRPr="00D300D9">
              <w:rPr>
                <w:rFonts w:ascii="Times New Roman" w:hAnsi="Times New Roman" w:cs="Times New Roman"/>
                <w:sz w:val="24"/>
                <w:szCs w:val="24"/>
              </w:rPr>
              <w:t xml:space="preserve">. </w:t>
            </w:r>
          </w:p>
        </w:tc>
        <w:tc>
          <w:tcPr>
            <w:tcW w:w="1435" w:type="dxa"/>
          </w:tcPr>
          <w:p w14:paraId="2D98C297" w14:textId="77777777" w:rsidR="00E7316D" w:rsidRPr="00D300D9" w:rsidRDefault="00E7316D" w:rsidP="001F57D5">
            <w:pPr>
              <w:spacing w:before="100" w:beforeAutospacing="1" w:line="360" w:lineRule="auto"/>
              <w:jc w:val="center"/>
              <w:rPr>
                <w:rFonts w:ascii="Times New Roman" w:hAnsi="Times New Roman" w:cs="Times New Roman"/>
                <w:sz w:val="24"/>
                <w:szCs w:val="24"/>
              </w:rPr>
            </w:pPr>
          </w:p>
        </w:tc>
      </w:tr>
    </w:tbl>
    <w:p w14:paraId="76B624B4" w14:textId="77777777" w:rsidR="00E7316D" w:rsidRPr="00D300D9" w:rsidRDefault="00E7316D" w:rsidP="00E7316D">
      <w:pPr>
        <w:jc w:val="center"/>
        <w:rPr>
          <w:rFonts w:ascii="Times New Roman" w:hAnsi="Times New Roman" w:cs="Times New Roman"/>
          <w:sz w:val="24"/>
          <w:szCs w:val="24"/>
        </w:rPr>
      </w:pPr>
    </w:p>
    <w:p w14:paraId="44AAF850" w14:textId="77777777" w:rsidR="00E7316D" w:rsidRPr="00D300D9" w:rsidRDefault="00E7316D" w:rsidP="008B78C0">
      <w:pPr>
        <w:pStyle w:val="Heading2"/>
      </w:pPr>
      <w:bookmarkStart w:id="18" w:name="_Toc510439796"/>
      <w:r w:rsidRPr="00D300D9">
        <w:lastRenderedPageBreak/>
        <w:t>Mapping the raw single or pair read FASTQ files</w:t>
      </w:r>
      <w:bookmarkEnd w:id="18"/>
    </w:p>
    <w:p w14:paraId="6E04F6B1" w14:textId="77777777" w:rsidR="00E7316D" w:rsidRPr="00D300D9" w:rsidRDefault="00E7316D" w:rsidP="008B78C0">
      <w:pPr>
        <w:pStyle w:val="Heading3"/>
      </w:pPr>
      <w:bookmarkStart w:id="19" w:name="_Toc510439797"/>
      <w:r w:rsidRPr="00D300D9">
        <w:t>Purpose</w:t>
      </w:r>
      <w:bookmarkEnd w:id="19"/>
    </w:p>
    <w:p w14:paraId="4F78D824" w14:textId="7729693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alignment of the index and a set of sequencing read files</w:t>
      </w:r>
      <w:r w:rsidR="006C4ABB" w:rsidRPr="00D300D9">
        <w:rPr>
          <w:rFonts w:ascii="Times New Roman" w:hAnsi="Times New Roman" w:cs="Times New Roman"/>
          <w:sz w:val="24"/>
          <w:szCs w:val="24"/>
        </w:rPr>
        <w:t>.</w:t>
      </w:r>
    </w:p>
    <w:p w14:paraId="6A55B2F0" w14:textId="77777777" w:rsidR="00E7316D" w:rsidRPr="00D300D9" w:rsidRDefault="00E7316D" w:rsidP="008B78C0">
      <w:pPr>
        <w:pStyle w:val="Heading3"/>
      </w:pPr>
      <w:bookmarkStart w:id="20" w:name="_Toc510439798"/>
      <w:r w:rsidRPr="00D300D9">
        <w:t>Input</w:t>
      </w:r>
      <w:bookmarkEnd w:id="20"/>
    </w:p>
    <w:p w14:paraId="74BE9C71" w14:textId="77777777"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FASTQ read files usually with </w:t>
      </w:r>
      <w:proofErr w:type="gramStart"/>
      <w:r w:rsidRPr="00D300D9">
        <w:rPr>
          <w:rFonts w:ascii="Times New Roman" w:hAnsi="Times New Roman" w:cs="Times New Roman"/>
          <w:sz w:val="24"/>
          <w:szCs w:val="24"/>
        </w:rPr>
        <w:t>extension .fq</w:t>
      </w:r>
      <w:proofErr w:type="gramEnd"/>
      <w:r w:rsidRPr="00D300D9">
        <w:rPr>
          <w:rFonts w:ascii="Times New Roman" w:hAnsi="Times New Roman" w:cs="Times New Roman"/>
          <w:sz w:val="24"/>
          <w:szCs w:val="24"/>
        </w:rPr>
        <w:t xml:space="preserve"> or .fastq. </w:t>
      </w:r>
      <w:r w:rsidRPr="00D300D9">
        <w:rPr>
          <w:rFonts w:ascii="Times New Roman" w:hAnsi="Times New Roman" w:cs="Times New Roman"/>
          <w:sz w:val="24"/>
          <w:szCs w:val="24"/>
          <w:shd w:val="clear" w:color="auto" w:fill="FFFFFF"/>
        </w:rPr>
        <w:t xml:space="preserve">Read more about FASTA files here: </w:t>
      </w:r>
      <w:hyperlink r:id="rId22" w:history="1">
        <w:r w:rsidRPr="00D300D9">
          <w:rPr>
            <w:rStyle w:val="Hyperlink"/>
            <w:rFonts w:ascii="Times New Roman" w:hAnsi="Times New Roman" w:cs="Times New Roman"/>
            <w:sz w:val="24"/>
            <w:szCs w:val="24"/>
          </w:rPr>
          <w:t>https://en.wikipedia.org/wiki/FASTQ_format</w:t>
        </w:r>
      </w:hyperlink>
    </w:p>
    <w:p w14:paraId="54C0E797" w14:textId="0CDE753D" w:rsidR="002428AA" w:rsidRPr="00D300D9" w:rsidRDefault="00E86778" w:rsidP="00E86778">
      <w:pPr>
        <w:pStyle w:val="Heading3"/>
      </w:pPr>
      <w:bookmarkStart w:id="21" w:name="_Toc510439799"/>
      <w:r w:rsidRPr="00D300D9">
        <w:t>Test Data</w:t>
      </w:r>
      <w:bookmarkEnd w:id="21"/>
    </w:p>
    <w:p w14:paraId="4F849389" w14:textId="54FBA10B" w:rsidR="00E7316D" w:rsidRPr="00D300D9" w:rsidRDefault="002428AA" w:rsidP="002428AA">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r w:rsidR="009571E0" w:rsidRPr="00D300D9">
        <w:rPr>
          <w:rFonts w:ascii="Times New Roman" w:hAnsi="Times New Roman" w:cs="Times New Roman"/>
          <w:sz w:val="24"/>
          <w:szCs w:val="24"/>
        </w:rPr>
        <w:t>:</w:t>
      </w:r>
    </w:p>
    <w:p w14:paraId="3D593433" w14:textId="130F1E4D"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2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20DDFB2B" w14:textId="531F308B" w:rsidR="002428AA" w:rsidRPr="00D300D9" w:rsidRDefault="002428AA" w:rsidP="002428AA">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 xml:space="preserve">A karyotypically normal human </w:t>
      </w:r>
      <w:proofErr w:type="spellStart"/>
      <w:r w:rsidRPr="00D300D9">
        <w:rPr>
          <w:rFonts w:ascii="Times New Roman" w:hAnsi="Times New Roman" w:cs="Times New Roman"/>
          <w:color w:val="000000" w:themeColor="text1"/>
          <w:sz w:val="24"/>
          <w:szCs w:val="24"/>
          <w:shd w:val="clear" w:color="auto" w:fill="FFFFFF"/>
        </w:rPr>
        <w:t>lymphoblastoid</w:t>
      </w:r>
      <w:proofErr w:type="spellEnd"/>
      <w:r w:rsidRPr="00D300D9">
        <w:rPr>
          <w:rFonts w:ascii="Times New Roman" w:hAnsi="Times New Roman" w:cs="Times New Roman"/>
          <w:color w:val="000000" w:themeColor="text1"/>
          <w:sz w:val="24"/>
          <w:szCs w:val="24"/>
          <w:shd w:val="clear" w:color="auto" w:fill="FFFFFF"/>
        </w:rPr>
        <w:t xml:space="preserve"> cell line (</w:t>
      </w:r>
      <w:bookmarkStart w:id="22" w:name="OLE_LINK15"/>
      <w:bookmarkStart w:id="23" w:name="OLE_LINK16"/>
      <w:r w:rsidRPr="00D300D9">
        <w:rPr>
          <w:rFonts w:ascii="Times New Roman" w:hAnsi="Times New Roman" w:cs="Times New Roman"/>
          <w:color w:val="000000" w:themeColor="text1"/>
          <w:sz w:val="24"/>
          <w:szCs w:val="24"/>
          <w:shd w:val="clear" w:color="auto" w:fill="FFFFFF"/>
        </w:rPr>
        <w:t>GM06990</w:t>
      </w:r>
      <w:bookmarkEnd w:id="22"/>
      <w:bookmarkEnd w:id="23"/>
      <w:r w:rsidRPr="00D300D9">
        <w:rPr>
          <w:rFonts w:ascii="Times New Roman" w:hAnsi="Times New Roman" w:cs="Times New Roman"/>
          <w:color w:val="000000" w:themeColor="text1"/>
          <w:sz w:val="24"/>
          <w:szCs w:val="24"/>
          <w:shd w:val="clear" w:color="auto" w:fill="FFFFFF"/>
        </w:rPr>
        <w:t>) from Aiden et al:</w:t>
      </w:r>
      <w:r w:rsidRPr="00D300D9">
        <w:rPr>
          <w:rFonts w:ascii="Times New Roman" w:hAnsi="Times New Roman" w:cs="Times New Roman"/>
          <w:color w:val="000000" w:themeColor="text1"/>
          <w:sz w:val="24"/>
          <w:szCs w:val="24"/>
        </w:rPr>
        <w:t xml:space="preserve"> </w:t>
      </w:r>
      <w:hyperlink r:id="rId24" w:history="1">
        <w:r w:rsidRPr="00D300D9">
          <w:rPr>
            <w:rStyle w:val="Hyperlink"/>
            <w:rFonts w:ascii="Times New Roman" w:hAnsi="Times New Roman" w:cs="Times New Roman"/>
            <w:sz w:val="24"/>
            <w:szCs w:val="24"/>
          </w:rPr>
          <w:t>http://sysbio.rnet.missouri.edu/bdm_download/GenomeFlow/GM06990/GM06990_Data/</w:t>
        </w:r>
      </w:hyperlink>
    </w:p>
    <w:p w14:paraId="2C1CCB9B" w14:textId="77777777" w:rsidR="00E7316D" w:rsidRPr="00D300D9" w:rsidRDefault="00E7316D" w:rsidP="008B78C0">
      <w:pPr>
        <w:pStyle w:val="Heading3"/>
      </w:pPr>
      <w:bookmarkStart w:id="24" w:name="_Toc510439800"/>
      <w:r w:rsidRPr="00D300D9">
        <w:t>Output</w:t>
      </w:r>
      <w:bookmarkEnd w:id="24"/>
    </w:p>
    <w:p w14:paraId="67BBD52B" w14:textId="7CCA9D55"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for bowtie2 tool an</w:t>
      </w:r>
      <w:r w:rsidR="008C18A0">
        <w:rPr>
          <w:rFonts w:ascii="Times New Roman" w:hAnsi="Times New Roman" w:cs="Times New Roman"/>
          <w:sz w:val="24"/>
          <w:szCs w:val="24"/>
        </w:rPr>
        <w:t>d</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Mapper_script_bwa.sh</w:t>
      </w:r>
      <w:r w:rsidRPr="00D300D9">
        <w:rPr>
          <w:rFonts w:ascii="Times New Roman" w:hAnsi="Times New Roman" w:cs="Times New Roman"/>
          <w:sz w:val="24"/>
          <w:szCs w:val="24"/>
        </w:rPr>
        <w:t xml:space="preserve"> for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tool.</w:t>
      </w:r>
    </w:p>
    <w:p w14:paraId="2BEDC6FC" w14:textId="48509399" w:rsidR="00E7316D" w:rsidRPr="00D300D9" w:rsidRDefault="00E7316D" w:rsidP="008B78C0">
      <w:pPr>
        <w:pStyle w:val="Heading3"/>
      </w:pPr>
      <w:bookmarkStart w:id="25" w:name="_Toc510439801"/>
      <w:r w:rsidRPr="00D300D9">
        <w:t>Output of script</w:t>
      </w:r>
      <w:bookmarkEnd w:id="25"/>
    </w:p>
    <w:p w14:paraId="5BF78EC2" w14:textId="77777777" w:rsidR="00E7316D" w:rsidRPr="00D300D9" w:rsidRDefault="00E7316D" w:rsidP="00E7316D">
      <w:pPr>
        <w:spacing w:before="100" w:beforeAutospacing="1" w:after="0" w:line="360" w:lineRule="auto"/>
        <w:ind w:left="1267"/>
        <w:rPr>
          <w:rFonts w:ascii="Times New Roman" w:hAnsi="Times New Roman" w:cs="Times New Roman"/>
          <w:color w:val="0070C0"/>
          <w:sz w:val="24"/>
          <w:szCs w:val="24"/>
        </w:rPr>
      </w:pPr>
      <w:r w:rsidRPr="00D300D9">
        <w:rPr>
          <w:rFonts w:ascii="Times New Roman" w:hAnsi="Times New Roman" w:cs="Times New Roman"/>
          <w:color w:val="000000" w:themeColor="text1"/>
          <w:sz w:val="24"/>
          <w:szCs w:val="24"/>
          <w:shd w:val="clear" w:color="auto" w:fill="FFFFFF"/>
        </w:rPr>
        <w:t xml:space="preserve">The output will be found in a folder bowtie2_align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color w:val="000000" w:themeColor="text1"/>
          <w:sz w:val="24"/>
          <w:szCs w:val="24"/>
          <w:shd w:val="clear" w:color="auto" w:fill="FFFFFF"/>
        </w:rPr>
        <w:t>bwa_align</w:t>
      </w:r>
      <w:proofErr w:type="spellEnd"/>
      <w:r w:rsidRPr="00D300D9">
        <w:rPr>
          <w:rFonts w:ascii="Times New Roman" w:hAnsi="Times New Roman" w:cs="Times New Roman"/>
          <w:color w:val="000000" w:themeColor="text1"/>
          <w:sz w:val="24"/>
          <w:szCs w:val="24"/>
          <w:shd w:val="clear" w:color="auto" w:fill="FFFFFF"/>
        </w:rPr>
        <w:t xml:space="preserve"> for </w:t>
      </w:r>
      <w:proofErr w:type="spellStart"/>
      <w:r w:rsidRPr="00D300D9">
        <w:rPr>
          <w:rFonts w:ascii="Times New Roman" w:hAnsi="Times New Roman" w:cs="Times New Roman"/>
          <w:color w:val="0070C0"/>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By default, </w:t>
      </w:r>
      <w:r w:rsidRPr="00D300D9">
        <w:rPr>
          <w:rFonts w:ascii="Times New Roman" w:hAnsi="Times New Roman" w:cs="Times New Roman"/>
          <w:sz w:val="24"/>
          <w:szCs w:val="24"/>
        </w:rPr>
        <w:t xml:space="preserve">the output BAM file is named </w:t>
      </w:r>
      <w:proofErr w:type="spellStart"/>
      <w:r w:rsidRPr="00D300D9">
        <w:rPr>
          <w:rFonts w:ascii="Times New Roman" w:hAnsi="Times New Roman" w:cs="Times New Roman"/>
          <w:i/>
          <w:sz w:val="24"/>
          <w:szCs w:val="24"/>
        </w:rPr>
        <w:t>bwa_mapped.bam</w:t>
      </w:r>
      <w:proofErr w:type="spellEnd"/>
      <w:r w:rsidRPr="00D300D9">
        <w:rPr>
          <w:rFonts w:ascii="Times New Roman" w:hAnsi="Times New Roman" w:cs="Times New Roman"/>
          <w:sz w:val="24"/>
          <w:szCs w:val="24"/>
        </w:rPr>
        <w:t xml:space="preserve"> for </w:t>
      </w:r>
      <w:proofErr w:type="spellStart"/>
      <w:r w:rsidRPr="00D300D9">
        <w:rPr>
          <w:rFonts w:ascii="Times New Roman" w:hAnsi="Times New Roman" w:cs="Times New Roman"/>
          <w:color w:val="0070C0"/>
          <w:sz w:val="24"/>
          <w:szCs w:val="24"/>
        </w:rPr>
        <w:t>bwa</w:t>
      </w:r>
      <w:proofErr w:type="spellEnd"/>
      <w:r w:rsidRPr="00D300D9">
        <w:rPr>
          <w:rFonts w:ascii="Times New Roman" w:hAnsi="Times New Roman" w:cs="Times New Roman"/>
          <w:sz w:val="24"/>
          <w:szCs w:val="24"/>
        </w:rPr>
        <w:t xml:space="preserve"> and named </w:t>
      </w:r>
      <w:r w:rsidRPr="00D300D9">
        <w:rPr>
          <w:rFonts w:ascii="Times New Roman" w:hAnsi="Times New Roman" w:cs="Times New Roman"/>
          <w:i/>
          <w:sz w:val="24"/>
          <w:szCs w:val="24"/>
        </w:rPr>
        <w:t>bowtie2_mapped.bam</w:t>
      </w:r>
      <w:r w:rsidRPr="00D300D9">
        <w:rPr>
          <w:rFonts w:ascii="Times New Roman" w:hAnsi="Times New Roman" w:cs="Times New Roman"/>
          <w:sz w:val="24"/>
          <w:szCs w:val="24"/>
        </w:rPr>
        <w:t xml:space="preserve"> for </w:t>
      </w:r>
      <w:r w:rsidRPr="00D300D9">
        <w:rPr>
          <w:rFonts w:ascii="Times New Roman" w:hAnsi="Times New Roman" w:cs="Times New Roman"/>
          <w:color w:val="0070C0"/>
          <w:sz w:val="24"/>
          <w:szCs w:val="24"/>
        </w:rPr>
        <w:t>bowtie2.</w:t>
      </w:r>
    </w:p>
    <w:p w14:paraId="432C80D1" w14:textId="3E56A928" w:rsidR="00E7316D" w:rsidRPr="00D300D9" w:rsidRDefault="00E7316D" w:rsidP="006E04A5">
      <w:pPr>
        <w:pStyle w:val="ListParagraph"/>
        <w:spacing w:before="100" w:beforeAutospacing="1" w:after="0" w:line="360" w:lineRule="auto"/>
        <w:ind w:left="1354"/>
        <w:rPr>
          <w:rFonts w:ascii="Times New Roman" w:hAnsi="Times New Roman" w:cs="Times New Roman"/>
          <w:color w:val="000000"/>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w:t>
      </w:r>
      <w:proofErr w:type="gramStart"/>
      <w:r w:rsidRPr="00D300D9">
        <w:rPr>
          <w:rFonts w:ascii="Times New Roman" w:hAnsi="Times New Roman" w:cs="Times New Roman"/>
          <w:color w:val="000000" w:themeColor="text1"/>
          <w:sz w:val="24"/>
          <w:szCs w:val="24"/>
          <w:shd w:val="clear" w:color="auto" w:fill="FFFFFF"/>
        </w:rPr>
        <w:t>(.bam</w:t>
      </w:r>
      <w:proofErr w:type="gramEnd"/>
      <w:r w:rsidRPr="00D300D9">
        <w:rPr>
          <w:rFonts w:ascii="Times New Roman" w:hAnsi="Times New Roman" w:cs="Times New Roman"/>
          <w:color w:val="000000" w:themeColor="text1"/>
          <w:sz w:val="24"/>
          <w:szCs w:val="24"/>
          <w:shd w:val="clear" w:color="auto" w:fill="FFFFFF"/>
        </w:rPr>
        <w:t xml:space="preserve">) obtained by converting a SAM file from </w:t>
      </w:r>
      <w:r w:rsidRPr="00D300D9">
        <w:rPr>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000000" w:themeColor="text1"/>
          <w:sz w:val="24"/>
          <w:szCs w:val="24"/>
          <w:shd w:val="clear" w:color="auto" w:fill="FFFFFF"/>
        </w:rPr>
        <w:t xml:space="preserve"> into a BAM file. </w:t>
      </w:r>
      <w:r w:rsidRPr="00D300D9">
        <w:rPr>
          <w:rFonts w:ascii="Times New Roman" w:hAnsi="Times New Roman" w:cs="Times New Roman"/>
          <w:color w:val="000000"/>
          <w:sz w:val="24"/>
          <w:szCs w:val="24"/>
          <w:shd w:val="clear" w:color="auto" w:fill="FFFFFF"/>
        </w:rPr>
        <w:t xml:space="preserve">Check </w:t>
      </w:r>
      <w:hyperlink r:id="rId25" w:history="1">
        <w:r w:rsidRPr="00D300D9">
          <w:rPr>
            <w:rStyle w:val="Hyperlink"/>
            <w:rFonts w:ascii="Times New Roman" w:hAnsi="Times New Roman" w:cs="Times New Roman"/>
            <w:color w:val="0092E8"/>
            <w:sz w:val="24"/>
            <w:szCs w:val="24"/>
            <w:shd w:val="clear" w:color="auto" w:fill="FFFFFF"/>
          </w:rPr>
          <w:t>http://samtools.sourceforge.net</w:t>
        </w:r>
      </w:hyperlink>
      <w:r w:rsidRPr="00D300D9">
        <w:rPr>
          <w:rFonts w:ascii="Times New Roman" w:hAnsi="Times New Roman" w:cs="Times New Roman"/>
          <w:sz w:val="24"/>
          <w:szCs w:val="24"/>
        </w:rPr>
        <w:t xml:space="preserve">  </w:t>
      </w:r>
      <w:r w:rsidRPr="00D300D9">
        <w:rPr>
          <w:rFonts w:ascii="Times New Roman" w:hAnsi="Times New Roman" w:cs="Times New Roman"/>
          <w:color w:val="000000"/>
          <w:sz w:val="24"/>
          <w:szCs w:val="24"/>
          <w:shd w:val="clear" w:color="auto" w:fill="FFFFFF"/>
        </w:rPr>
        <w:t>for the SAM format specification and the tools for post-processing the alignment.</w:t>
      </w:r>
    </w:p>
    <w:p w14:paraId="1D56B1B0" w14:textId="77777777" w:rsidR="00E7316D" w:rsidRPr="00D300D9" w:rsidRDefault="00E7316D" w:rsidP="00E7316D">
      <w:pPr>
        <w:pStyle w:val="ListParagraph"/>
        <w:spacing w:before="100" w:beforeAutospacing="1" w:after="0" w:line="240" w:lineRule="auto"/>
        <w:ind w:left="1350"/>
        <w:rPr>
          <w:rFonts w:ascii="Times New Roman" w:hAnsi="Times New Roman" w:cs="Times New Roman"/>
          <w:sz w:val="24"/>
          <w:szCs w:val="24"/>
        </w:rPr>
      </w:pPr>
    </w:p>
    <w:p w14:paraId="21EB65A9" w14:textId="7AD101C8" w:rsidR="00E7316D" w:rsidRPr="00D300D9" w:rsidRDefault="00E86778" w:rsidP="00E86778">
      <w:pPr>
        <w:pStyle w:val="Heading3"/>
      </w:pPr>
      <w:bookmarkStart w:id="26" w:name="_Toc510439802"/>
      <w:r w:rsidRPr="00D300D9">
        <w:t>Test Data Output</w:t>
      </w:r>
      <w:bookmarkEnd w:id="26"/>
    </w:p>
    <w:p w14:paraId="25035A14" w14:textId="501CF391" w:rsidR="006E04A5" w:rsidRPr="00D300D9" w:rsidRDefault="006E04A5"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bowtie2 and </w:t>
      </w: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01D7FF7F" w14:textId="227EAE7E" w:rsidR="006E04A5" w:rsidRPr="00D300D9" w:rsidRDefault="006E04A5" w:rsidP="006E04A5">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E3BEC6E" w14:textId="5BE70439"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6" w:history="1">
        <w:r w:rsidRPr="00D300D9">
          <w:rPr>
            <w:rStyle w:val="Hyperlink"/>
            <w:rFonts w:ascii="Times New Roman" w:hAnsi="Times New Roman" w:cs="Times New Roman"/>
            <w:sz w:val="24"/>
            <w:szCs w:val="24"/>
            <w:shd w:val="clear" w:color="auto" w:fill="FFFFFF"/>
          </w:rPr>
          <w:t>http://sysbio.rnet.missouri.edu/bdm_download/GenomeFlow/MiSeq_GM12878/bowtie2_align_Miseq/</w:t>
        </w:r>
      </w:hyperlink>
    </w:p>
    <w:p w14:paraId="0D89E7A2" w14:textId="5EBE0210" w:rsidR="006E04A5" w:rsidRPr="00D300D9" w:rsidRDefault="006E04A5" w:rsidP="006E04A5">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27" w:history="1">
        <w:r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3FAC5685" w14:textId="77777777" w:rsidR="00BB1E70" w:rsidRPr="00D300D9" w:rsidRDefault="006E04A5" w:rsidP="00BB1E7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D1FDE46" w14:textId="77777777" w:rsidR="00BB1E70"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28" w:history="1">
        <w:r w:rsidRPr="00D300D9">
          <w:rPr>
            <w:rStyle w:val="Hyperlink"/>
            <w:rFonts w:ascii="Times New Roman" w:hAnsi="Times New Roman" w:cs="Times New Roman"/>
            <w:sz w:val="24"/>
            <w:szCs w:val="24"/>
            <w:shd w:val="clear" w:color="auto" w:fill="FFFFFF"/>
          </w:rPr>
          <w:t>http://sysbio.rnet.missouri.edu/bdm_download/GenomeFlow/GM06990/bowtie2_align/</w:t>
        </w:r>
      </w:hyperlink>
    </w:p>
    <w:p w14:paraId="75AC3345" w14:textId="5B7BF2D6" w:rsidR="006E04A5" w:rsidRPr="00D300D9" w:rsidRDefault="006E04A5" w:rsidP="00BB1E7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p>
    <w:p w14:paraId="0B73196A" w14:textId="4789A5B8" w:rsidR="006E04A5" w:rsidRPr="00D300D9" w:rsidRDefault="00783873" w:rsidP="00BB1E70">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29" w:history="1">
        <w:r w:rsidR="00BB1E70" w:rsidRPr="00D300D9">
          <w:rPr>
            <w:rStyle w:val="Hyperlink"/>
            <w:rFonts w:ascii="Times New Roman" w:hAnsi="Times New Roman" w:cs="Times New Roman"/>
            <w:sz w:val="24"/>
            <w:szCs w:val="24"/>
            <w:shd w:val="clear" w:color="auto" w:fill="FFFFFF"/>
          </w:rPr>
          <w:t>http://sysbio.rnet.missouri.edu/bdm_download/GenomeFlow/GM06990/bwa_align/</w:t>
        </w:r>
      </w:hyperlink>
    </w:p>
    <w:p w14:paraId="5EA7CB20" w14:textId="77777777" w:rsidR="00E7316D" w:rsidRPr="00D300D9" w:rsidRDefault="00E7316D" w:rsidP="008B78C0">
      <w:pPr>
        <w:pStyle w:val="Heading3"/>
      </w:pPr>
      <w:bookmarkStart w:id="27" w:name="_Toc510439803"/>
      <w:r w:rsidRPr="00D300D9">
        <w:t>Running</w:t>
      </w:r>
      <w:bookmarkEnd w:id="27"/>
    </w:p>
    <w:p w14:paraId="66287672" w14:textId="77777777" w:rsidR="00E7316D" w:rsidRPr="00D300D9" w:rsidRDefault="00E7316D" w:rsidP="00E7316D">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1D-Functions/Map the raw FASTQ files</w:t>
      </w:r>
    </w:p>
    <w:p w14:paraId="45C698F7"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Mapper_script_bowtie2.sh or Mapper_script_bwa.sh</w:t>
      </w:r>
      <w:r w:rsidR="00EC7E0A" w:rsidRPr="00D300D9">
        <w:rPr>
          <w:rFonts w:ascii="Times New Roman" w:hAnsi="Times New Roman" w:cs="Times New Roman"/>
          <w:sz w:val="24"/>
          <w:szCs w:val="24"/>
        </w:rPr>
        <w:t xml:space="preserve"> </w:t>
      </w:r>
    </w:p>
    <w:p w14:paraId="66739AA9" w14:textId="757E875E" w:rsidR="00EC7E0A" w:rsidRPr="00D300D9" w:rsidRDefault="00EC7E0A" w:rsidP="0094343A">
      <w:pPr>
        <w:pStyle w:val="ListParagraph"/>
        <w:numPr>
          <w:ilvl w:val="2"/>
          <w:numId w:val="26"/>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12E663F0" w14:textId="7BF4992C" w:rsidR="00C018F9" w:rsidRPr="00D300D9" w:rsidRDefault="00E7316D" w:rsidP="00C018F9">
      <w:pPr>
        <w:pStyle w:val="ListParagraph"/>
        <w:numPr>
          <w:ilvl w:val="2"/>
          <w:numId w:val="26"/>
        </w:numPr>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Mapper_script_bowtie2.sh</w:t>
      </w:r>
      <w:r w:rsidRPr="00D300D9">
        <w:rPr>
          <w:rFonts w:ascii="Times New Roman" w:hAnsi="Times New Roman" w:cs="Times New Roman"/>
          <w:sz w:val="24"/>
          <w:szCs w:val="24"/>
        </w:rPr>
        <w:t xml:space="preserve"> </w:t>
      </w:r>
      <w:r w:rsidR="000C7F8F" w:rsidRPr="00D300D9">
        <w:rPr>
          <w:rFonts w:ascii="Times New Roman" w:hAnsi="Times New Roman" w:cs="Times New Roman"/>
          <w:i/>
          <w:sz w:val="24"/>
          <w:szCs w:val="24"/>
        </w:rPr>
        <w:t xml:space="preserve">or </w:t>
      </w:r>
      <w:r w:rsidR="00030298" w:rsidRPr="00D300D9">
        <w:rPr>
          <w:rFonts w:ascii="Times New Roman" w:hAnsi="Times New Roman" w:cs="Times New Roman"/>
          <w:i/>
          <w:sz w:val="24"/>
          <w:szCs w:val="24"/>
        </w:rPr>
        <w:t>Mapper_script_bwa.sh</w:t>
      </w:r>
      <w:r w:rsidR="00030298" w:rsidRPr="00D300D9">
        <w:rPr>
          <w:rFonts w:ascii="Times New Roman" w:hAnsi="Times New Roman" w:cs="Times New Roman"/>
          <w:sz w:val="24"/>
          <w:szCs w:val="24"/>
        </w:rPr>
        <w:t xml:space="preserve"> in</w:t>
      </w:r>
      <w:r w:rsidRPr="00D300D9">
        <w:rPr>
          <w:rFonts w:ascii="Times New Roman" w:hAnsi="Times New Roman" w:cs="Times New Roman"/>
          <w:sz w:val="24"/>
          <w:szCs w:val="24"/>
        </w:rPr>
        <w:t xml:space="preserve"> a Unix Terminal</w:t>
      </w:r>
    </w:p>
    <w:p w14:paraId="42294DDC" w14:textId="77777777" w:rsidR="00CB36BB" w:rsidRPr="00D300D9" w:rsidRDefault="00CB36BB" w:rsidP="00CB36BB">
      <w:pPr>
        <w:pStyle w:val="ListParagraph"/>
        <w:ind w:left="1620"/>
        <w:rPr>
          <w:rFonts w:ascii="Times New Roman" w:hAnsi="Times New Roman" w:cs="Times New Roman"/>
          <w:sz w:val="24"/>
          <w:szCs w:val="24"/>
        </w:rPr>
      </w:pPr>
    </w:p>
    <w:p w14:paraId="4B61898F" w14:textId="7CF08A85" w:rsidR="00C018F9" w:rsidRPr="00D300D9" w:rsidRDefault="00C018F9" w:rsidP="00C018F9">
      <w:pPr>
        <w:pStyle w:val="ListParagraph"/>
        <w:numPr>
          <w:ilvl w:val="2"/>
          <w:numId w:val="26"/>
        </w:numPr>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w:t>
      </w:r>
      <w:r w:rsidR="000D25C5" w:rsidRPr="00D300D9">
        <w:rPr>
          <w:rStyle w:val="Emphasis"/>
          <w:rFonts w:ascii="Times New Roman" w:hAnsi="Times New Roman" w:cs="Times New Roman"/>
          <w:i w:val="0"/>
          <w:sz w:val="24"/>
          <w:szCs w:val="24"/>
          <w:bdr w:val="none" w:sz="0" w:space="0" w:color="auto" w:frame="1"/>
          <w:shd w:val="clear" w:color="auto" w:fill="FFFFFF"/>
        </w:rPr>
        <w:t>,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000D25C5" w:rsidRPr="00D300D9">
        <w:rPr>
          <w:rStyle w:val="Emphasis"/>
          <w:rFonts w:ascii="Times New Roman" w:hAnsi="Times New Roman" w:cs="Times New Roman"/>
          <w:color w:val="000000" w:themeColor="text1"/>
          <w:sz w:val="24"/>
          <w:szCs w:val="24"/>
          <w:bdr w:val="none" w:sz="0" w:space="0" w:color="auto" w:frame="1"/>
          <w:shd w:val="clear" w:color="auto" w:fill="FFFFFF"/>
        </w:rPr>
        <w:t>”</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D145A96" w14:textId="77777777" w:rsidR="00E7316D" w:rsidRPr="00D300D9" w:rsidRDefault="00E7316D" w:rsidP="00E7316D">
      <w:pPr>
        <w:ind w:left="1260"/>
        <w:rPr>
          <w:rFonts w:ascii="Times New Roman" w:hAnsi="Times New Roman" w:cs="Times New Roman"/>
          <w:sz w:val="24"/>
          <w:szCs w:val="24"/>
        </w:rPr>
      </w:pPr>
    </w:p>
    <w:p w14:paraId="70E41D68" w14:textId="6793A2AD" w:rsidR="00E7316D" w:rsidRPr="00D300D9" w:rsidRDefault="00CA3C98" w:rsidP="00E7316D">
      <w:pPr>
        <w:rPr>
          <w:rFonts w:ascii="Times New Roman" w:hAnsi="Times New Roman" w:cs="Times New Roman"/>
          <w:sz w:val="24"/>
          <w:szCs w:val="24"/>
        </w:rPr>
      </w:pPr>
      <w:r w:rsidRPr="00D300D9">
        <w:rPr>
          <w:rFonts w:ascii="Times New Roman" w:hAnsi="Times New Roman" w:cs="Times New Roman"/>
          <w:noProof/>
        </w:rPr>
        <w:drawing>
          <wp:inline distT="0" distB="0" distL="0" distR="0" wp14:anchorId="42A41B7C" wp14:editId="042970E3">
            <wp:extent cx="6286500" cy="32819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3281911"/>
                    </a:xfrm>
                    <a:prstGeom prst="rect">
                      <a:avLst/>
                    </a:prstGeom>
                    <a:noFill/>
                    <a:ln>
                      <a:noFill/>
                    </a:ln>
                  </pic:spPr>
                </pic:pic>
              </a:graphicData>
            </a:graphic>
          </wp:inline>
        </w:drawing>
      </w:r>
    </w:p>
    <w:p w14:paraId="7A4914B7" w14:textId="77777777" w:rsidR="00E7316D" w:rsidRPr="00D300D9" w:rsidRDefault="00E7316D" w:rsidP="008B139E">
      <w:pPr>
        <w:pStyle w:val="Figures"/>
        <w:rPr>
          <w:rFonts w:cs="Times New Roman"/>
          <w:szCs w:val="24"/>
        </w:rPr>
      </w:pPr>
      <w:bookmarkStart w:id="28" w:name="_Toc510451527"/>
      <w:r w:rsidRPr="00D300D9">
        <w:rPr>
          <w:rFonts w:cs="Times New Roman"/>
          <w:szCs w:val="24"/>
        </w:rPr>
        <w:t>Figure 2: Mapping the raw FASTQ files</w:t>
      </w:r>
      <w:bookmarkEnd w:id="28"/>
    </w:p>
    <w:p w14:paraId="60ACAD16" w14:textId="77777777" w:rsidR="00E7316D" w:rsidRPr="00D300D9" w:rsidRDefault="00E7316D" w:rsidP="00E7316D">
      <w:pPr>
        <w:jc w:val="center"/>
        <w:rPr>
          <w:rFonts w:ascii="Times New Roman" w:hAnsi="Times New Roman" w:cs="Times New Roman"/>
          <w:b/>
          <w:sz w:val="24"/>
          <w:szCs w:val="24"/>
        </w:rPr>
      </w:pPr>
    </w:p>
    <w:p w14:paraId="5B790187"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286256E1" w14:textId="77777777" w:rsidTr="001F57D5">
        <w:tc>
          <w:tcPr>
            <w:tcW w:w="1705" w:type="dxa"/>
          </w:tcPr>
          <w:p w14:paraId="4C3C7E65"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7C9C72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22EAE510"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A50FBCC" w14:textId="77777777" w:rsidTr="001F57D5">
        <w:tc>
          <w:tcPr>
            <w:tcW w:w="1705" w:type="dxa"/>
          </w:tcPr>
          <w:p w14:paraId="5FABB4D4" w14:textId="11948625"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Index Directory</w:t>
            </w:r>
          </w:p>
        </w:tc>
        <w:tc>
          <w:tcPr>
            <w:tcW w:w="6210" w:type="dxa"/>
          </w:tcPr>
          <w:p w14:paraId="4735211C" w14:textId="3E700B7F" w:rsidR="00E7316D" w:rsidRPr="00D300D9" w:rsidRDefault="00D01A89"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The file path to the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or bowtie2 directory created when you run the Indexer_Script.sh.</w:t>
            </w:r>
          </w:p>
        </w:tc>
        <w:tc>
          <w:tcPr>
            <w:tcW w:w="1435" w:type="dxa"/>
          </w:tcPr>
          <w:p w14:paraId="5C44111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D24BAAE" w14:textId="77777777" w:rsidTr="001F57D5">
        <w:tc>
          <w:tcPr>
            <w:tcW w:w="1705" w:type="dxa"/>
          </w:tcPr>
          <w:p w14:paraId="4FD8836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4036968F" w14:textId="1402F968"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093ABB0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11CBC67D" w14:textId="77777777" w:rsidTr="001F57D5">
        <w:tc>
          <w:tcPr>
            <w:tcW w:w="1705" w:type="dxa"/>
          </w:tcPr>
          <w:p w14:paraId="751A6A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1169CB5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w:t>
            </w:r>
            <w:r w:rsidRPr="00D300D9">
              <w:rPr>
                <w:rFonts w:ascii="Times New Roman" w:hAnsi="Times New Roman" w:cs="Times New Roman"/>
                <w:b/>
                <w:sz w:val="24"/>
                <w:szCs w:val="24"/>
              </w:rPr>
              <w:t>R1</w:t>
            </w:r>
            <w:r w:rsidRPr="00D300D9">
              <w:rPr>
                <w:rFonts w:ascii="Times New Roman" w:hAnsi="Times New Roman" w:cs="Times New Roman"/>
                <w:sz w:val="24"/>
                <w:szCs w:val="24"/>
              </w:rPr>
              <w:t>_001.fastq</w:t>
            </w:r>
          </w:p>
        </w:tc>
        <w:tc>
          <w:tcPr>
            <w:tcW w:w="1435" w:type="dxa"/>
          </w:tcPr>
          <w:p w14:paraId="22AAE97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ACBD3DA" w14:textId="77777777" w:rsidTr="001F57D5">
        <w:tc>
          <w:tcPr>
            <w:tcW w:w="1705" w:type="dxa"/>
          </w:tcPr>
          <w:p w14:paraId="518A62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44FA780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w:t>
            </w:r>
            <w:r w:rsidRPr="00D300D9">
              <w:rPr>
                <w:rFonts w:ascii="Times New Roman" w:hAnsi="Times New Roman" w:cs="Times New Roman"/>
                <w:b/>
                <w:sz w:val="24"/>
                <w:szCs w:val="24"/>
              </w:rPr>
              <w:t>R2</w:t>
            </w:r>
            <w:r w:rsidRPr="00D300D9">
              <w:rPr>
                <w:rFonts w:ascii="Times New Roman" w:hAnsi="Times New Roman" w:cs="Times New Roman"/>
                <w:sz w:val="24"/>
                <w:szCs w:val="24"/>
              </w:rPr>
              <w:t>_001.fastq</w:t>
            </w:r>
          </w:p>
        </w:tc>
        <w:tc>
          <w:tcPr>
            <w:tcW w:w="1435" w:type="dxa"/>
          </w:tcPr>
          <w:p w14:paraId="57DC559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83A8907" w14:textId="77777777" w:rsidTr="001F57D5">
        <w:tc>
          <w:tcPr>
            <w:tcW w:w="1705" w:type="dxa"/>
          </w:tcPr>
          <w:p w14:paraId="388B17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Is Pair-End Read</w:t>
            </w:r>
          </w:p>
        </w:tc>
        <w:tc>
          <w:tcPr>
            <w:tcW w:w="6210" w:type="dxa"/>
          </w:tcPr>
          <w:p w14:paraId="4B1D09D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3410167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1EDFB0AD" w14:textId="77777777" w:rsidTr="001F57D5">
        <w:tc>
          <w:tcPr>
            <w:tcW w:w="1705" w:type="dxa"/>
          </w:tcPr>
          <w:p w14:paraId="28A7BB6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45CDC49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31"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32"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1FBFB6D" w14:textId="3D4A8CE1"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lastRenderedPageBreak/>
              <w:t>Important</w:t>
            </w:r>
            <w:r w:rsidRPr="00D300D9">
              <w:rPr>
                <w:rFonts w:ascii="Times New Roman" w:hAnsi="Times New Roman" w:cs="Times New Roman"/>
                <w:sz w:val="24"/>
                <w:szCs w:val="24"/>
              </w:rPr>
              <w:t xml:space="preserve">: Only select the </w:t>
            </w:r>
            <w:r w:rsidR="00783873">
              <w:rPr>
                <w:rFonts w:ascii="Times New Roman" w:hAnsi="Times New Roman" w:cs="Times New Roman"/>
                <w:sz w:val="24"/>
                <w:szCs w:val="24"/>
              </w:rPr>
              <w:t>tool which was used to generate</w:t>
            </w:r>
            <w:r w:rsidRPr="00D300D9">
              <w:rPr>
                <w:rFonts w:ascii="Times New Roman" w:hAnsi="Times New Roman" w:cs="Times New Roman"/>
                <w:sz w:val="24"/>
                <w:szCs w:val="24"/>
              </w:rPr>
              <w:t xml:space="preserve"> the reference genome Index</w:t>
            </w:r>
            <w:r w:rsidR="00DB075B" w:rsidRPr="00D300D9">
              <w:rPr>
                <w:rFonts w:ascii="Times New Roman" w:hAnsi="Times New Roman" w:cs="Times New Roman"/>
                <w:sz w:val="24"/>
                <w:szCs w:val="24"/>
              </w:rPr>
              <w:t xml:space="preserve"> files</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can only be used to </w:t>
            </w:r>
            <w:r w:rsidR="00AF50B3" w:rsidRPr="00D300D9">
              <w:rPr>
                <w:rFonts w:ascii="Times New Roman" w:hAnsi="Times New Roman" w:cs="Times New Roman"/>
                <w:i/>
                <w:sz w:val="24"/>
                <w:szCs w:val="24"/>
              </w:rPr>
              <w:t>m</w:t>
            </w:r>
            <w:r w:rsidRPr="00D300D9">
              <w:rPr>
                <w:rFonts w:ascii="Times New Roman" w:hAnsi="Times New Roman" w:cs="Times New Roman"/>
                <w:i/>
                <w:sz w:val="24"/>
                <w:szCs w:val="24"/>
              </w:rPr>
              <w:t xml:space="preserve">ap </w:t>
            </w:r>
            <w:r w:rsidR="008031E7" w:rsidRPr="00D300D9">
              <w:rPr>
                <w:rFonts w:ascii="Times New Roman" w:hAnsi="Times New Roman" w:cs="Times New Roman"/>
                <w:i/>
                <w:sz w:val="24"/>
                <w:szCs w:val="24"/>
              </w:rPr>
              <w:t xml:space="preserve">generated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i/>
                <w:sz w:val="24"/>
                <w:szCs w:val="24"/>
              </w:rPr>
              <w:t xml:space="preserve">, and bowtie2 can only be used to map </w:t>
            </w:r>
            <w:r w:rsidR="008031E7" w:rsidRPr="00D300D9">
              <w:rPr>
                <w:rFonts w:ascii="Times New Roman" w:hAnsi="Times New Roman" w:cs="Times New Roman"/>
                <w:i/>
                <w:sz w:val="24"/>
                <w:szCs w:val="24"/>
              </w:rPr>
              <w:t xml:space="preserve">generated </w:t>
            </w:r>
            <w:r w:rsidRPr="00D300D9">
              <w:rPr>
                <w:rFonts w:ascii="Times New Roman" w:hAnsi="Times New Roman" w:cs="Times New Roman"/>
                <w:i/>
                <w:sz w:val="24"/>
                <w:szCs w:val="24"/>
              </w:rPr>
              <w:t>bowtie2 index</w:t>
            </w:r>
            <w:r w:rsidR="002221BB" w:rsidRPr="00D300D9">
              <w:rPr>
                <w:rFonts w:ascii="Times New Roman" w:hAnsi="Times New Roman" w:cs="Times New Roman"/>
                <w:i/>
                <w:sz w:val="24"/>
                <w:szCs w:val="24"/>
              </w:rPr>
              <w:t xml:space="preserve"> files</w:t>
            </w:r>
            <w:r w:rsidRPr="00D300D9">
              <w:rPr>
                <w:rFonts w:ascii="Times New Roman" w:hAnsi="Times New Roman" w:cs="Times New Roman"/>
                <w:sz w:val="24"/>
                <w:szCs w:val="24"/>
              </w:rPr>
              <w:t>.</w:t>
            </w:r>
          </w:p>
        </w:tc>
        <w:tc>
          <w:tcPr>
            <w:tcW w:w="1435" w:type="dxa"/>
          </w:tcPr>
          <w:p w14:paraId="3AE92FE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lastRenderedPageBreak/>
              <w:t>bwa</w:t>
            </w:r>
            <w:proofErr w:type="spellEnd"/>
          </w:p>
        </w:tc>
      </w:tr>
      <w:tr w:rsidR="00E7316D" w:rsidRPr="00D300D9" w14:paraId="18D53FA0" w14:textId="77777777" w:rsidTr="001F57D5">
        <w:tc>
          <w:tcPr>
            <w:tcW w:w="1705" w:type="dxa"/>
          </w:tcPr>
          <w:p w14:paraId="06899BB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Binary file</w:t>
            </w:r>
          </w:p>
        </w:tc>
        <w:tc>
          <w:tcPr>
            <w:tcW w:w="6210" w:type="dxa"/>
          </w:tcPr>
          <w:p w14:paraId="68277E2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E20046C" w14:textId="04364D84"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BWA: Select the</w:t>
            </w:r>
            <w:r w:rsidRPr="00D300D9">
              <w:rPr>
                <w:rFonts w:ascii="Times New Roman" w:hAnsi="Times New Roman" w:cs="Times New Roman"/>
                <w:color w:val="0070C0"/>
                <w:sz w:val="24"/>
                <w:szCs w:val="24"/>
              </w:rPr>
              <w:t xml:space="preserve">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you compiled from </w:t>
            </w:r>
            <w:proofErr w:type="spellStart"/>
            <w:r w:rsidR="002B3F6B" w:rsidRPr="00D300D9">
              <w:rPr>
                <w:rFonts w:ascii="Times New Roman" w:hAnsi="Times New Roman" w:cs="Times New Roman"/>
                <w:sz w:val="24"/>
                <w:szCs w:val="24"/>
              </w:rPr>
              <w:t>bwa</w:t>
            </w:r>
            <w:proofErr w:type="spellEnd"/>
            <w:r w:rsidR="002B3F6B" w:rsidRPr="00D300D9">
              <w:rPr>
                <w:rFonts w:ascii="Times New Roman" w:hAnsi="Times New Roman" w:cs="Times New Roman"/>
                <w:sz w:val="24"/>
                <w:szCs w:val="24"/>
              </w:rPr>
              <w:t>-* directory</w:t>
            </w:r>
          </w:p>
          <w:p w14:paraId="3D56840B" w14:textId="7412145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bowtie2</w:t>
            </w:r>
            <w:r w:rsidR="00AB6875" w:rsidRPr="00D300D9">
              <w:rPr>
                <w:rFonts w:ascii="Times New Roman" w:hAnsi="Times New Roman" w:cs="Times New Roman"/>
                <w:b/>
                <w:color w:val="0070C0"/>
                <w:sz w:val="24"/>
                <w:szCs w:val="24"/>
              </w:rPr>
              <w:t xml:space="preserve"> </w:t>
            </w:r>
            <w:r w:rsidR="00AB6875" w:rsidRPr="00D300D9">
              <w:rPr>
                <w:rFonts w:ascii="Times New Roman" w:hAnsi="Times New Roman" w:cs="Times New Roman"/>
                <w:color w:val="000000" w:themeColor="text1"/>
                <w:sz w:val="24"/>
                <w:szCs w:val="24"/>
              </w:rPr>
              <w:t>binary</w:t>
            </w:r>
            <w:r w:rsidRPr="00D300D9">
              <w:rPr>
                <w:rFonts w:ascii="Times New Roman" w:hAnsi="Times New Roman" w:cs="Times New Roman"/>
                <w:color w:val="000000" w:themeColor="text1"/>
                <w:sz w:val="24"/>
                <w:szCs w:val="24"/>
              </w:rPr>
              <w:t xml:space="preserve"> file </w:t>
            </w:r>
            <w:r w:rsidRPr="00D300D9">
              <w:rPr>
                <w:rFonts w:ascii="Times New Roman" w:hAnsi="Times New Roman" w:cs="Times New Roman"/>
                <w:sz w:val="24"/>
                <w:szCs w:val="24"/>
              </w:rPr>
              <w:t xml:space="preserve">to align </w:t>
            </w:r>
            <w:r w:rsidR="00090408" w:rsidRPr="00D300D9">
              <w:rPr>
                <w:rFonts w:ascii="Times New Roman" w:hAnsi="Times New Roman" w:cs="Times New Roman"/>
                <w:sz w:val="24"/>
                <w:szCs w:val="24"/>
              </w:rPr>
              <w:t>from the bowtie2-* directory</w:t>
            </w:r>
          </w:p>
        </w:tc>
        <w:tc>
          <w:tcPr>
            <w:tcW w:w="1435" w:type="dxa"/>
          </w:tcPr>
          <w:p w14:paraId="3B14678C"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444D7D77" w14:textId="77777777" w:rsidTr="001F57D5">
        <w:tc>
          <w:tcPr>
            <w:tcW w:w="1705" w:type="dxa"/>
          </w:tcPr>
          <w:p w14:paraId="47F6A7D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5C914D86" w14:textId="4ADAA67B" w:rsidR="00E7316D" w:rsidRPr="00D300D9" w:rsidRDefault="00E7316D" w:rsidP="00FD2B5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This </w:t>
            </w:r>
            <w:r w:rsidR="004868A4" w:rsidRPr="00D300D9">
              <w:rPr>
                <w:rFonts w:ascii="Times New Roman" w:hAnsi="Times New Roman" w:cs="Times New Roman"/>
                <w:sz w:val="24"/>
                <w:szCs w:val="24"/>
              </w:rPr>
              <w:t>o</w:t>
            </w:r>
            <w:r w:rsidRPr="00D300D9">
              <w:rPr>
                <w:rFonts w:ascii="Times New Roman" w:hAnsi="Times New Roman" w:cs="Times New Roman"/>
                <w:sz w:val="24"/>
                <w:szCs w:val="24"/>
              </w:rPr>
              <w:t xml:space="preserve">ption is available </w:t>
            </w:r>
            <w:r w:rsidR="00FD2B5A" w:rsidRPr="00D300D9">
              <w:rPr>
                <w:rFonts w:ascii="Times New Roman" w:hAnsi="Times New Roman" w:cs="Times New Roman"/>
                <w:sz w:val="24"/>
                <w:szCs w:val="24"/>
              </w:rPr>
              <w:t xml:space="preserve">only </w:t>
            </w:r>
            <w:r w:rsidRPr="00D300D9">
              <w:rPr>
                <w:rFonts w:ascii="Times New Roman" w:hAnsi="Times New Roman" w:cs="Times New Roman"/>
                <w:sz w:val="24"/>
                <w:szCs w:val="24"/>
              </w:rPr>
              <w:t xml:space="preserve">for the </w:t>
            </w:r>
            <w:r w:rsidRPr="00D300D9">
              <w:rPr>
                <w:rFonts w:ascii="Times New Roman" w:hAnsi="Times New Roman" w:cs="Times New Roman"/>
                <w:b/>
                <w:sz w:val="24"/>
                <w:szCs w:val="24"/>
              </w:rPr>
              <w:t>bowtie2-biuild</w:t>
            </w:r>
            <w:r w:rsidRPr="00D300D9">
              <w:rPr>
                <w:rFonts w:ascii="Times New Roman" w:hAnsi="Times New Roman" w:cs="Times New Roman"/>
                <w:sz w:val="24"/>
                <w:szCs w:val="24"/>
              </w:rPr>
              <w:t xml:space="preserve"> indexer</w:t>
            </w:r>
            <w:r w:rsidR="007E02E3" w:rsidRPr="00D300D9">
              <w:rPr>
                <w:rFonts w:ascii="Times New Roman" w:hAnsi="Times New Roman" w:cs="Times New Roman"/>
                <w:sz w:val="24"/>
                <w:szCs w:val="24"/>
              </w:rPr>
              <w:t xml:space="preserve">. </w:t>
            </w:r>
            <w:r w:rsidRPr="00D300D9">
              <w:rPr>
                <w:rFonts w:ascii="Times New Roman" w:hAnsi="Times New Roman" w:cs="Times New Roman"/>
                <w:sz w:val="24"/>
                <w:szCs w:val="24"/>
              </w:rPr>
              <w:t>Specify the number of threads to use for this task. More threads means less processing time taken.</w:t>
            </w:r>
          </w:p>
        </w:tc>
        <w:tc>
          <w:tcPr>
            <w:tcW w:w="1435" w:type="dxa"/>
          </w:tcPr>
          <w:p w14:paraId="4D5801E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625EAC1" w14:textId="77777777" w:rsidTr="001F57D5">
        <w:tc>
          <w:tcPr>
            <w:tcW w:w="1705" w:type="dxa"/>
          </w:tcPr>
          <w:p w14:paraId="6BD31E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1D51F093" w14:textId="77777777" w:rsidR="00E7316D" w:rsidRPr="00D300D9" w:rsidRDefault="00783873" w:rsidP="00E7316D">
            <w:pPr>
              <w:spacing w:before="100" w:beforeAutospacing="1" w:line="360" w:lineRule="auto"/>
              <w:rPr>
                <w:rFonts w:ascii="Times New Roman" w:hAnsi="Times New Roman" w:cs="Times New Roman"/>
                <w:color w:val="000000" w:themeColor="text1"/>
                <w:sz w:val="24"/>
                <w:szCs w:val="24"/>
                <w:shd w:val="clear" w:color="auto" w:fill="FFFFFF"/>
              </w:rPr>
            </w:pPr>
            <w:hyperlink r:id="rId33" w:history="1">
              <w:r w:rsidR="00E7316D" w:rsidRPr="00D300D9">
                <w:rPr>
                  <w:rStyle w:val="Hyperlink"/>
                  <w:rFonts w:ascii="Times New Roman" w:hAnsi="Times New Roman" w:cs="Times New Roman"/>
                  <w:color w:val="000000" w:themeColor="text1"/>
                  <w:sz w:val="24"/>
                  <w:szCs w:val="24"/>
                  <w:shd w:val="clear" w:color="auto" w:fill="FFFFFF"/>
                </w:rPr>
                <w:t>SAMtools</w:t>
              </w:r>
            </w:hyperlink>
            <w:r w:rsidR="00E7316D" w:rsidRPr="00D300D9">
              <w:rPr>
                <w:rFonts w:ascii="Times New Roman" w:hAnsi="Times New Roman" w:cs="Times New Roman"/>
                <w:color w:val="000000" w:themeColor="text1"/>
                <w:sz w:val="24"/>
                <w:szCs w:val="24"/>
                <w:shd w:val="clear" w:color="auto" w:fill="FFFFFF"/>
              </w:rPr>
              <w:t> is a collection of tools for manipulating and analyzing SAM and BAM alignment files. Using these tools together allows you to get from alignments in SAM format </w:t>
            </w:r>
          </w:p>
          <w:p w14:paraId="6B86F72A" w14:textId="0849F413"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33C4F634"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448904B" w14:textId="77777777" w:rsidTr="001F57D5">
        <w:tc>
          <w:tcPr>
            <w:tcW w:w="1705" w:type="dxa"/>
          </w:tcPr>
          <w:p w14:paraId="17ABBAF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323163B0" w14:textId="609C599B"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2BCA205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491C83BE" w14:textId="77777777" w:rsidR="00E7316D" w:rsidRPr="00D300D9" w:rsidRDefault="00E7316D" w:rsidP="008B78C0">
      <w:pPr>
        <w:pStyle w:val="Heading2"/>
      </w:pPr>
      <w:bookmarkStart w:id="29" w:name="_Toc510439804"/>
      <w:r w:rsidRPr="00D300D9">
        <w:t>Filter a BAM alignment file</w:t>
      </w:r>
      <w:bookmarkEnd w:id="29"/>
    </w:p>
    <w:p w14:paraId="65F6F8C5" w14:textId="77777777" w:rsidR="00E7316D" w:rsidRPr="00D300D9" w:rsidRDefault="00E7316D" w:rsidP="008B78C0">
      <w:pPr>
        <w:pStyle w:val="Heading3"/>
      </w:pPr>
      <w:bookmarkStart w:id="30" w:name="_Toc510439805"/>
      <w:r w:rsidRPr="00D300D9">
        <w:t>Purpose</w:t>
      </w:r>
      <w:bookmarkEnd w:id="30"/>
    </w:p>
    <w:p w14:paraId="4EB29B38" w14:textId="19F2B42F"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To perform filtering of a BAM file to remove low quality map reads and unmapped reads among others.</w:t>
      </w:r>
    </w:p>
    <w:p w14:paraId="682DCD44" w14:textId="77777777" w:rsidR="00E7316D" w:rsidRPr="00D300D9" w:rsidRDefault="00E7316D" w:rsidP="008B78C0">
      <w:pPr>
        <w:pStyle w:val="Heading3"/>
      </w:pPr>
      <w:bookmarkStart w:id="31" w:name="_Toc510439806"/>
      <w:r w:rsidRPr="00D300D9">
        <w:t>Input</w:t>
      </w:r>
      <w:bookmarkEnd w:id="31"/>
    </w:p>
    <w:p w14:paraId="4028918E" w14:textId="425C3851"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lastRenderedPageBreak/>
        <w:t xml:space="preserve">The BAM file generated from the mapping step above. For example, by default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BAM files is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and bowtie2 BAM files is named bowtie2_mapped.bam</w:t>
      </w:r>
      <w:r w:rsidR="00DE5C5E" w:rsidRPr="00D300D9">
        <w:rPr>
          <w:rFonts w:ascii="Times New Roman" w:hAnsi="Times New Roman" w:cs="Times New Roman"/>
          <w:sz w:val="24"/>
          <w:szCs w:val="24"/>
        </w:rPr>
        <w:t>.</w:t>
      </w:r>
    </w:p>
    <w:p w14:paraId="6F64C4FB" w14:textId="1753CDA2" w:rsidR="00E7316D" w:rsidRPr="00D300D9" w:rsidRDefault="005D7F72" w:rsidP="005D7F72">
      <w:pPr>
        <w:pStyle w:val="Heading3"/>
      </w:pPr>
      <w:bookmarkStart w:id="32" w:name="_Toc510439807"/>
      <w:r w:rsidRPr="00D300D9">
        <w:t>Test Data</w:t>
      </w:r>
      <w:bookmarkEnd w:id="32"/>
    </w:p>
    <w:p w14:paraId="599C4D20" w14:textId="70295F85"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The generated bowtie2 alignment BAM file can be downloaded from the link below for each test data</w:t>
      </w:r>
      <w:r w:rsidR="00A403CE" w:rsidRPr="00D300D9">
        <w:rPr>
          <w:rFonts w:ascii="Times New Roman" w:hAnsi="Times New Roman" w:cs="Times New Roman"/>
          <w:color w:val="000000" w:themeColor="text1"/>
          <w:sz w:val="24"/>
          <w:szCs w:val="24"/>
          <w:shd w:val="clear" w:color="auto" w:fill="FFFFFF"/>
        </w:rPr>
        <w:t>:</w:t>
      </w:r>
    </w:p>
    <w:p w14:paraId="3E591D0F"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7BBCA967" w14:textId="575B7D5B" w:rsidR="00007B5F" w:rsidRPr="00D300D9" w:rsidRDefault="00007B5F"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3" w:name="OLE_LINK13"/>
      <w:bookmarkStart w:id="34" w:name="OLE_LINK14"/>
      <w:r w:rsidRPr="00D300D9">
        <w:rPr>
          <w:rFonts w:ascii="Times New Roman" w:hAnsi="Times New Roman" w:cs="Times New Roman"/>
          <w:color w:val="000000" w:themeColor="text1"/>
          <w:sz w:val="24"/>
          <w:szCs w:val="24"/>
          <w:shd w:val="clear" w:color="auto" w:fill="FFFFFF"/>
        </w:rPr>
        <w:t xml:space="preserve">Bowtie2: </w:t>
      </w:r>
      <w:bookmarkEnd w:id="33"/>
      <w:bookmarkEnd w:id="34"/>
      <w:r w:rsidRPr="00D300D9">
        <w:rPr>
          <w:rFonts w:ascii="Times New Roman" w:hAnsi="Times New Roman" w:cs="Times New Roman"/>
          <w:color w:val="000000" w:themeColor="text1"/>
          <w:sz w:val="24"/>
          <w:szCs w:val="24"/>
          <w:shd w:val="clear" w:color="auto" w:fill="FFFFFF"/>
        </w:rPr>
        <w:fldChar w:fldCharType="begin"/>
      </w:r>
      <w:r w:rsidRPr="00D300D9">
        <w:rPr>
          <w:rFonts w:ascii="Times New Roman" w:hAnsi="Times New Roman" w:cs="Times New Roman"/>
          <w:color w:val="000000" w:themeColor="text1"/>
          <w:sz w:val="24"/>
          <w:szCs w:val="24"/>
          <w:shd w:val="clear" w:color="auto" w:fill="FFFFFF"/>
        </w:rPr>
        <w:instrText xml:space="preserve"> HYPERLINK "http://sysbio.rnet.missouri.edu/bdm_download/GenomeFlow/MiSeq_GM12878/bowtie2_align_Miseq/" </w:instrText>
      </w:r>
      <w:r w:rsidRPr="00D300D9">
        <w:rPr>
          <w:rFonts w:ascii="Times New Roman" w:hAnsi="Times New Roman" w:cs="Times New Roman"/>
          <w:color w:val="000000" w:themeColor="text1"/>
          <w:sz w:val="24"/>
          <w:szCs w:val="24"/>
          <w:shd w:val="clear" w:color="auto" w:fill="FFFFFF"/>
        </w:rPr>
        <w:fldChar w:fldCharType="separate"/>
      </w:r>
      <w:r w:rsidRPr="00D300D9">
        <w:rPr>
          <w:rStyle w:val="Hyperlink"/>
          <w:rFonts w:ascii="Times New Roman" w:hAnsi="Times New Roman" w:cs="Times New Roman"/>
          <w:sz w:val="24"/>
          <w:szCs w:val="24"/>
          <w:shd w:val="clear" w:color="auto" w:fill="FFFFFF"/>
        </w:rPr>
        <w:t>http://sysbio.rnet.missouri.edu/bdm_download/GenomeFlow/MiSeq_GM12878/bowtie2_align_Miseq/</w:t>
      </w:r>
      <w:r w:rsidRPr="00D300D9">
        <w:rPr>
          <w:rFonts w:ascii="Times New Roman" w:hAnsi="Times New Roman" w:cs="Times New Roman"/>
          <w:color w:val="000000" w:themeColor="text1"/>
          <w:sz w:val="24"/>
          <w:szCs w:val="24"/>
          <w:shd w:val="clear" w:color="auto" w:fill="FFFFFF"/>
        </w:rPr>
        <w:fldChar w:fldCharType="end"/>
      </w:r>
    </w:p>
    <w:p w14:paraId="6BE4F568" w14:textId="020E4E15" w:rsidR="00DF5BBB" w:rsidRPr="00D300D9" w:rsidRDefault="00DF5BBB" w:rsidP="00007B5F">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79D61E18" w14:textId="07A3AB86" w:rsidR="00DF5BBB" w:rsidRPr="00D300D9" w:rsidRDefault="00783873"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4" w:history="1">
        <w:r w:rsidR="00DF5BBB" w:rsidRPr="00D300D9">
          <w:rPr>
            <w:rStyle w:val="Hyperlink"/>
            <w:rFonts w:ascii="Times New Roman" w:hAnsi="Times New Roman" w:cs="Times New Roman"/>
            <w:sz w:val="24"/>
            <w:szCs w:val="24"/>
            <w:shd w:val="clear" w:color="auto" w:fill="FFFFFF"/>
          </w:rPr>
          <w:t>http://sysbio.rnet.missouri.edu/bdm_download/GenomeFlow/MiSeq_GM12878/bwa_align_Miseq/</w:t>
        </w:r>
      </w:hyperlink>
    </w:p>
    <w:p w14:paraId="2CF7EAAE" w14:textId="77777777" w:rsidR="00B72118" w:rsidRPr="00D300D9" w:rsidRDefault="00B72118" w:rsidP="00DF5BBB">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24F56A6F" w14:textId="77777777" w:rsidR="001208B0" w:rsidRPr="00D300D9" w:rsidRDefault="001208B0" w:rsidP="001208B0">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35" w:name="OLE_LINK17"/>
      <w:bookmarkStart w:id="36" w:name="OLE_LINK18"/>
      <w:r w:rsidRPr="00D300D9">
        <w:rPr>
          <w:rFonts w:ascii="Times New Roman" w:hAnsi="Times New Roman" w:cs="Times New Roman"/>
          <w:color w:val="000000" w:themeColor="text1"/>
          <w:sz w:val="24"/>
          <w:szCs w:val="24"/>
          <w:shd w:val="clear" w:color="auto" w:fill="FFFFFF"/>
        </w:rPr>
        <w:t>GM06990 Cell line:</w:t>
      </w:r>
    </w:p>
    <w:bookmarkEnd w:id="35"/>
    <w:bookmarkEnd w:id="36"/>
    <w:p w14:paraId="026E8206" w14:textId="18E12752" w:rsidR="00007B5F" w:rsidRPr="00D300D9" w:rsidRDefault="00A403CE" w:rsidP="00A403CE">
      <w:pPr>
        <w:pStyle w:val="ListParagraph"/>
        <w:numPr>
          <w:ilvl w:val="1"/>
          <w:numId w:val="31"/>
        </w:num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color w:val="000000" w:themeColor="text1"/>
          <w:sz w:val="24"/>
          <w:szCs w:val="24"/>
          <w:shd w:val="clear" w:color="auto" w:fill="FFFFFF"/>
        </w:rPr>
        <w:t>Bowtie2:</w:t>
      </w:r>
    </w:p>
    <w:p w14:paraId="10AE4078" w14:textId="3DE18E99" w:rsidR="00A403CE" w:rsidRPr="00D300D9" w:rsidRDefault="00783873" w:rsidP="00A403CE">
      <w:pPr>
        <w:pStyle w:val="ListParagraph"/>
        <w:spacing w:before="100" w:beforeAutospacing="1" w:after="0" w:line="360" w:lineRule="auto"/>
        <w:ind w:left="2700"/>
        <w:rPr>
          <w:rFonts w:ascii="Times New Roman" w:hAnsi="Times New Roman" w:cs="Times New Roman"/>
          <w:sz w:val="24"/>
          <w:szCs w:val="24"/>
        </w:rPr>
      </w:pPr>
      <w:hyperlink r:id="rId35" w:history="1">
        <w:r w:rsidR="00A403CE" w:rsidRPr="00D300D9">
          <w:rPr>
            <w:rStyle w:val="Hyperlink"/>
            <w:rFonts w:ascii="Times New Roman" w:hAnsi="Times New Roman" w:cs="Times New Roman"/>
            <w:sz w:val="24"/>
            <w:szCs w:val="24"/>
          </w:rPr>
          <w:t>http://sysbio.rnet.missouri.edu/bdm_download/GenomeFlow/GM06990/bowtie2_align/</w:t>
        </w:r>
      </w:hyperlink>
    </w:p>
    <w:p w14:paraId="7278872D" w14:textId="0F2DC3C3"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w:t>
      </w:r>
    </w:p>
    <w:p w14:paraId="69BBD4FF" w14:textId="2A26A45B" w:rsidR="00A403CE" w:rsidRPr="00D300D9" w:rsidRDefault="00783873" w:rsidP="00A403CE">
      <w:pPr>
        <w:pStyle w:val="ListParagraph"/>
        <w:spacing w:before="100" w:beforeAutospacing="1" w:after="0" w:line="360" w:lineRule="auto"/>
        <w:ind w:left="2700"/>
        <w:rPr>
          <w:rFonts w:ascii="Times New Roman" w:hAnsi="Times New Roman" w:cs="Times New Roman"/>
          <w:sz w:val="24"/>
          <w:szCs w:val="24"/>
        </w:rPr>
      </w:pPr>
      <w:hyperlink r:id="rId36" w:history="1">
        <w:r w:rsidR="00A403CE" w:rsidRPr="00D300D9">
          <w:rPr>
            <w:rStyle w:val="Hyperlink"/>
            <w:rFonts w:ascii="Times New Roman" w:hAnsi="Times New Roman" w:cs="Times New Roman"/>
            <w:sz w:val="24"/>
            <w:szCs w:val="24"/>
          </w:rPr>
          <w:t>http://sysbio.rnet.missouri.edu/bdm_download/GenomeFlow/GM06990/bwa_align/</w:t>
        </w:r>
      </w:hyperlink>
    </w:p>
    <w:p w14:paraId="69ED2E59"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4F2B0D3C"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sz w:val="24"/>
          <w:szCs w:val="24"/>
        </w:rPr>
      </w:pPr>
    </w:p>
    <w:p w14:paraId="07E5CD91" w14:textId="77777777" w:rsidR="00E7316D" w:rsidRPr="00D300D9" w:rsidRDefault="00E7316D" w:rsidP="008B78C0">
      <w:pPr>
        <w:pStyle w:val="Heading3"/>
      </w:pPr>
      <w:bookmarkStart w:id="37" w:name="_Toc510439808"/>
      <w:r w:rsidRPr="00D300D9">
        <w:t>Output</w:t>
      </w:r>
      <w:bookmarkEnd w:id="37"/>
    </w:p>
    <w:p w14:paraId="160BFB3C" w14:textId="4F545AA7"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Filter_script_samtools.sh</w:t>
      </w:r>
      <w:r w:rsidR="00DB67F2" w:rsidRPr="00D300D9">
        <w:rPr>
          <w:rFonts w:ascii="Times New Roman" w:hAnsi="Times New Roman" w:cs="Times New Roman"/>
          <w:sz w:val="24"/>
          <w:szCs w:val="24"/>
        </w:rPr>
        <w:t>.</w:t>
      </w:r>
    </w:p>
    <w:p w14:paraId="64B1F22E" w14:textId="77777777" w:rsidR="00E7316D" w:rsidRPr="00D300D9" w:rsidRDefault="00E7316D" w:rsidP="008B78C0">
      <w:pPr>
        <w:pStyle w:val="Heading3"/>
      </w:pPr>
      <w:bookmarkStart w:id="38" w:name="_Toc510439809"/>
      <w:r w:rsidRPr="00D300D9">
        <w:t>Output of the script:</w:t>
      </w:r>
      <w:bookmarkEnd w:id="38"/>
    </w:p>
    <w:p w14:paraId="19A4B032" w14:textId="008B6229" w:rsidR="00E7316D" w:rsidRPr="00D300D9" w:rsidRDefault="00E7316D" w:rsidP="00E7316D">
      <w:pPr>
        <w:spacing w:before="100" w:beforeAutospacing="1" w:after="0" w:line="360" w:lineRule="auto"/>
        <w:ind w:left="1260"/>
        <w:rPr>
          <w:rFonts w:ascii="Times New Roman" w:hAnsi="Times New Roman" w:cs="Times New Roman"/>
          <w:sz w:val="24"/>
          <w:szCs w:val="24"/>
          <w:shd w:val="clear" w:color="auto" w:fill="FFFFFF"/>
        </w:rPr>
      </w:pPr>
      <w:r w:rsidRPr="00D300D9">
        <w:rPr>
          <w:rFonts w:ascii="Times New Roman" w:hAnsi="Times New Roman" w:cs="Times New Roman"/>
          <w:color w:val="000000" w:themeColor="text1"/>
          <w:sz w:val="24"/>
          <w:szCs w:val="24"/>
        </w:rPr>
        <w:lastRenderedPageBreak/>
        <w:t xml:space="preserve">A </w:t>
      </w:r>
      <w:r w:rsidRPr="00D300D9">
        <w:rPr>
          <w:rFonts w:ascii="Times New Roman" w:hAnsi="Times New Roman" w:cs="Times New Roman"/>
          <w:color w:val="000000" w:themeColor="text1"/>
          <w:sz w:val="24"/>
          <w:szCs w:val="24"/>
          <w:shd w:val="clear" w:color="auto" w:fill="FFFFFF"/>
        </w:rPr>
        <w:t xml:space="preserve">BAM binary format (. bam) named </w:t>
      </w:r>
      <w:r w:rsidRPr="00D300D9">
        <w:rPr>
          <w:rFonts w:ascii="Times New Roman" w:hAnsi="Times New Roman" w:cs="Times New Roman"/>
          <w:i/>
          <w:color w:val="000000" w:themeColor="text1"/>
          <w:sz w:val="24"/>
          <w:szCs w:val="24"/>
          <w:shd w:val="clear" w:color="auto" w:fill="FFFFFF"/>
        </w:rPr>
        <w:t>bowtie2_mapped.filtered.bam</w:t>
      </w:r>
      <w:r w:rsidRPr="00D300D9">
        <w:rPr>
          <w:rFonts w:ascii="Times New Roman" w:hAnsi="Times New Roman" w:cs="Times New Roman"/>
          <w:color w:val="000000" w:themeColor="text1"/>
          <w:sz w:val="24"/>
          <w:szCs w:val="24"/>
          <w:shd w:val="clear" w:color="auto" w:fill="FFFFFF"/>
        </w:rPr>
        <w:t xml:space="preserve"> for </w:t>
      </w:r>
      <w:r w:rsidRPr="00D300D9">
        <w:rPr>
          <w:rFonts w:ascii="Times New Roman" w:hAnsi="Times New Roman" w:cs="Times New Roman"/>
          <w:color w:val="0070C0"/>
          <w:sz w:val="24"/>
          <w:szCs w:val="24"/>
          <w:shd w:val="clear" w:color="auto" w:fill="FFFFFF"/>
        </w:rPr>
        <w:t>bowtie2</w:t>
      </w:r>
      <w:r w:rsidRPr="00D300D9">
        <w:rPr>
          <w:rFonts w:ascii="Times New Roman" w:hAnsi="Times New Roman" w:cs="Times New Roman"/>
          <w:color w:val="000000" w:themeColor="text1"/>
          <w:sz w:val="24"/>
          <w:szCs w:val="24"/>
          <w:shd w:val="clear" w:color="auto" w:fill="FFFFFF"/>
        </w:rPr>
        <w:t xml:space="preserve"> and </w:t>
      </w:r>
      <w:proofErr w:type="spellStart"/>
      <w:r w:rsidRPr="00D300D9">
        <w:rPr>
          <w:rFonts w:ascii="Times New Roman" w:hAnsi="Times New Roman" w:cs="Times New Roman"/>
          <w:i/>
          <w:color w:val="000000" w:themeColor="text1"/>
          <w:sz w:val="24"/>
          <w:szCs w:val="24"/>
          <w:shd w:val="clear" w:color="auto" w:fill="FFFFFF"/>
        </w:rPr>
        <w:t>bwa_mapped.filtered.bam</w:t>
      </w:r>
      <w:proofErr w:type="spellEnd"/>
      <w:r w:rsidRPr="00D300D9">
        <w:rPr>
          <w:rFonts w:ascii="Times New Roman" w:hAnsi="Times New Roman" w:cs="Times New Roman"/>
          <w:color w:val="000000" w:themeColor="text1"/>
          <w:sz w:val="24"/>
          <w:szCs w:val="24"/>
          <w:shd w:val="clear" w:color="auto" w:fill="FFFFFF"/>
        </w:rPr>
        <w:t xml:space="preserve"> for </w:t>
      </w:r>
      <w:proofErr w:type="spellStart"/>
      <w:r w:rsidRPr="00D300D9">
        <w:rPr>
          <w:rFonts w:ascii="Times New Roman" w:hAnsi="Times New Roman" w:cs="Times New Roman"/>
          <w:color w:val="0070C0"/>
          <w:sz w:val="24"/>
          <w:szCs w:val="24"/>
          <w:shd w:val="clear" w:color="auto" w:fill="FFFFFF"/>
        </w:rPr>
        <w:t>bwa</w:t>
      </w:r>
      <w:proofErr w:type="spellEnd"/>
      <w:r w:rsidR="00DB67F2" w:rsidRPr="00D300D9">
        <w:rPr>
          <w:rFonts w:ascii="Times New Roman" w:hAnsi="Times New Roman" w:cs="Times New Roman"/>
          <w:sz w:val="24"/>
          <w:szCs w:val="24"/>
          <w:shd w:val="clear" w:color="auto" w:fill="FFFFFF"/>
        </w:rPr>
        <w:t>.</w:t>
      </w:r>
    </w:p>
    <w:p w14:paraId="51EEFD74" w14:textId="59C1A4C7" w:rsidR="00007B5F" w:rsidRPr="00D300D9" w:rsidRDefault="005D7F72" w:rsidP="005D7F72">
      <w:pPr>
        <w:pStyle w:val="Heading3"/>
      </w:pPr>
      <w:bookmarkStart w:id="39" w:name="_Toc510439810"/>
      <w:r w:rsidRPr="00D300D9">
        <w:t>Test Data Output</w:t>
      </w:r>
      <w:r w:rsidR="00007B5F" w:rsidRPr="00D300D9">
        <w:t>:</w:t>
      </w:r>
      <w:bookmarkEnd w:id="39"/>
    </w:p>
    <w:p w14:paraId="2F1F5039" w14:textId="70633692" w:rsidR="00007B5F" w:rsidRPr="00D300D9" w:rsidRDefault="00007B5F" w:rsidP="00007B5F">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A903A4" w:rsidRPr="00D300D9">
        <w:rPr>
          <w:rFonts w:ascii="Times New Roman" w:hAnsi="Times New Roman" w:cs="Times New Roman"/>
          <w:color w:val="000000" w:themeColor="text1"/>
          <w:sz w:val="24"/>
          <w:szCs w:val="24"/>
          <w:shd w:val="clear" w:color="auto" w:fill="FFFFFF"/>
        </w:rPr>
        <w:t xml:space="preserve">filtered </w:t>
      </w:r>
      <w:r w:rsidRPr="00D300D9">
        <w:rPr>
          <w:rFonts w:ascii="Times New Roman" w:hAnsi="Times New Roman" w:cs="Times New Roman"/>
          <w:color w:val="000000" w:themeColor="text1"/>
          <w:sz w:val="24"/>
          <w:szCs w:val="24"/>
          <w:shd w:val="clear" w:color="auto" w:fill="FFFFFF"/>
        </w:rPr>
        <w:t xml:space="preserve">bowtie2 </w:t>
      </w:r>
      <w:r w:rsidR="00DF5BBB" w:rsidRPr="00D300D9">
        <w:rPr>
          <w:rFonts w:ascii="Times New Roman" w:hAnsi="Times New Roman" w:cs="Times New Roman"/>
          <w:color w:val="000000" w:themeColor="text1"/>
          <w:sz w:val="24"/>
          <w:szCs w:val="24"/>
          <w:shd w:val="clear" w:color="auto" w:fill="FFFFFF"/>
        </w:rPr>
        <w:t xml:space="preserve">and </w:t>
      </w:r>
      <w:proofErr w:type="spellStart"/>
      <w:r w:rsidR="00DF5BBB" w:rsidRPr="00D300D9">
        <w:rPr>
          <w:rFonts w:ascii="Times New Roman" w:hAnsi="Times New Roman" w:cs="Times New Roman"/>
          <w:color w:val="000000" w:themeColor="text1"/>
          <w:sz w:val="24"/>
          <w:szCs w:val="24"/>
          <w:shd w:val="clear" w:color="auto" w:fill="FFFFFF"/>
        </w:rPr>
        <w:t>bwa</w:t>
      </w:r>
      <w:proofErr w:type="spellEnd"/>
      <w:r w:rsidR="00DF5BBB" w:rsidRPr="00D300D9">
        <w:rPr>
          <w:rFonts w:ascii="Times New Roman" w:hAnsi="Times New Roman" w:cs="Times New Roman"/>
          <w:color w:val="000000" w:themeColor="text1"/>
          <w:sz w:val="24"/>
          <w:szCs w:val="24"/>
          <w:shd w:val="clear" w:color="auto" w:fill="FFFFFF"/>
        </w:rPr>
        <w:t xml:space="preserve"> </w:t>
      </w:r>
      <w:r w:rsidRPr="00D300D9">
        <w:rPr>
          <w:rFonts w:ascii="Times New Roman" w:hAnsi="Times New Roman" w:cs="Times New Roman"/>
          <w:color w:val="000000" w:themeColor="text1"/>
          <w:sz w:val="24"/>
          <w:szCs w:val="24"/>
          <w:shd w:val="clear" w:color="auto" w:fill="FFFFFF"/>
        </w:rPr>
        <w:t>alignment BAM file can be download</w:t>
      </w:r>
      <w:r w:rsidR="00033C59" w:rsidRPr="00D300D9">
        <w:rPr>
          <w:rFonts w:ascii="Times New Roman" w:hAnsi="Times New Roman" w:cs="Times New Roman"/>
          <w:color w:val="000000" w:themeColor="text1"/>
          <w:sz w:val="24"/>
          <w:szCs w:val="24"/>
          <w:shd w:val="clear" w:color="auto" w:fill="FFFFFF"/>
        </w:rPr>
        <w:t xml:space="preserve">ed from the link below for the </w:t>
      </w:r>
      <w:proofErr w:type="spellStart"/>
      <w:r w:rsidR="00033C59" w:rsidRPr="00D300D9">
        <w:rPr>
          <w:rFonts w:ascii="Times New Roman" w:hAnsi="Times New Roman" w:cs="Times New Roman"/>
          <w:color w:val="000000" w:themeColor="text1"/>
          <w:sz w:val="24"/>
          <w:szCs w:val="24"/>
          <w:shd w:val="clear" w:color="auto" w:fill="FFFFFF"/>
        </w:rPr>
        <w:t>MiSeq</w:t>
      </w:r>
      <w:proofErr w:type="spellEnd"/>
      <w:r w:rsidR="00033C59" w:rsidRPr="00D300D9">
        <w:rPr>
          <w:rFonts w:ascii="Times New Roman" w:hAnsi="Times New Roman" w:cs="Times New Roman"/>
          <w:color w:val="000000" w:themeColor="text1"/>
          <w:sz w:val="24"/>
          <w:szCs w:val="24"/>
          <w:shd w:val="clear" w:color="auto" w:fill="FFFFFF"/>
        </w:rPr>
        <w:t xml:space="preserve"> GM12878 in-situ </w:t>
      </w:r>
      <w:r w:rsidR="00A145D7">
        <w:rPr>
          <w:rFonts w:ascii="Times New Roman" w:hAnsi="Times New Roman" w:cs="Times New Roman"/>
          <w:color w:val="000000" w:themeColor="text1"/>
          <w:sz w:val="24"/>
          <w:szCs w:val="24"/>
          <w:shd w:val="clear" w:color="auto" w:fill="FFFFFF"/>
        </w:rPr>
        <w:t xml:space="preserve">and </w:t>
      </w:r>
      <w:r w:rsidR="00A145D7" w:rsidRPr="00D300D9">
        <w:rPr>
          <w:rFonts w:ascii="Times New Roman" w:hAnsi="Times New Roman" w:cs="Times New Roman"/>
          <w:color w:val="000000" w:themeColor="text1"/>
          <w:sz w:val="24"/>
          <w:szCs w:val="24"/>
          <w:shd w:val="clear" w:color="auto" w:fill="FFFFFF"/>
        </w:rPr>
        <w:t>GM06990 Cell line</w:t>
      </w:r>
      <w:r w:rsidR="00A145D7" w:rsidRPr="00D300D9">
        <w:rPr>
          <w:rFonts w:ascii="Times New Roman" w:hAnsi="Times New Roman" w:cs="Times New Roman"/>
          <w:color w:val="000000" w:themeColor="text1"/>
          <w:sz w:val="24"/>
          <w:szCs w:val="24"/>
          <w:shd w:val="clear" w:color="auto" w:fill="FFFFFF"/>
        </w:rPr>
        <w:t xml:space="preserve"> </w:t>
      </w:r>
      <w:r w:rsidRPr="00D300D9">
        <w:rPr>
          <w:rFonts w:ascii="Times New Roman" w:hAnsi="Times New Roman" w:cs="Times New Roman"/>
          <w:color w:val="000000" w:themeColor="text1"/>
          <w:sz w:val="24"/>
          <w:szCs w:val="24"/>
          <w:shd w:val="clear" w:color="auto" w:fill="FFFFFF"/>
        </w:rPr>
        <w:t>test data</w:t>
      </w:r>
      <w:r w:rsidR="003B3697">
        <w:rPr>
          <w:rFonts w:ascii="Times New Roman" w:hAnsi="Times New Roman" w:cs="Times New Roman"/>
          <w:color w:val="000000" w:themeColor="text1"/>
          <w:sz w:val="24"/>
          <w:szCs w:val="24"/>
          <w:shd w:val="clear" w:color="auto" w:fill="FFFFFF"/>
        </w:rPr>
        <w:t>sets</w:t>
      </w:r>
      <w:r w:rsidR="00DB67F2" w:rsidRPr="00D300D9">
        <w:rPr>
          <w:rFonts w:ascii="Times New Roman" w:hAnsi="Times New Roman" w:cs="Times New Roman"/>
          <w:color w:val="000000" w:themeColor="text1"/>
          <w:sz w:val="24"/>
          <w:szCs w:val="24"/>
          <w:shd w:val="clear" w:color="auto" w:fill="FFFFFF"/>
        </w:rPr>
        <w:t>.</w:t>
      </w:r>
    </w:p>
    <w:p w14:paraId="6826616A" w14:textId="77777777" w:rsidR="00007B5F" w:rsidRPr="00D300D9" w:rsidRDefault="00007B5F" w:rsidP="00007B5F">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23741021" w14:textId="00DDA5CB" w:rsidR="00007B5F" w:rsidRPr="00D300D9" w:rsidRDefault="00007B5F" w:rsidP="00DF5BBB">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37" w:history="1">
        <w:r w:rsidR="001A6B02"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5243736F" w14:textId="123666CA" w:rsidR="001A6B02" w:rsidRPr="00D300D9" w:rsidRDefault="00DF5BBB" w:rsidP="00227AF0">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18CAB1BF" w14:textId="6EBD16DC" w:rsidR="001A6B02" w:rsidRPr="00D300D9" w:rsidRDefault="00783873"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8"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356527E0"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40" w:name="OLE_LINK19"/>
      <w:bookmarkStart w:id="41" w:name="OLE_LINK20"/>
      <w:r w:rsidRPr="00D300D9">
        <w:rPr>
          <w:rFonts w:ascii="Times New Roman" w:hAnsi="Times New Roman" w:cs="Times New Roman"/>
          <w:color w:val="000000" w:themeColor="text1"/>
          <w:sz w:val="24"/>
          <w:szCs w:val="24"/>
          <w:shd w:val="clear" w:color="auto" w:fill="FFFFFF"/>
        </w:rPr>
        <w:t>GM06990 Cell line:</w:t>
      </w:r>
    </w:p>
    <w:p w14:paraId="6095C835" w14:textId="37A514C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531AE1F8" w14:textId="0DF1692B" w:rsidR="00A403CE" w:rsidRPr="00D300D9" w:rsidRDefault="00783873"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39"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5FBF1A28" w14:textId="0888C3FA"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40"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bookmarkEnd w:id="40"/>
    <w:bookmarkEnd w:id="41"/>
    <w:p w14:paraId="6060DE28" w14:textId="77777777" w:rsidR="00A403CE" w:rsidRPr="00D300D9" w:rsidRDefault="00A403CE"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E082DB4" w14:textId="77777777" w:rsidR="00E7316D" w:rsidRPr="00D300D9" w:rsidRDefault="00E7316D" w:rsidP="008B78C0">
      <w:pPr>
        <w:pStyle w:val="Heading3"/>
      </w:pPr>
      <w:bookmarkStart w:id="42" w:name="_Toc510439811"/>
      <w:r w:rsidRPr="00D300D9">
        <w:t>Running</w:t>
      </w:r>
      <w:bookmarkEnd w:id="42"/>
    </w:p>
    <w:p w14:paraId="7ACE2D6D"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1D-Functions/Filter a BAM alignment file</w:t>
      </w:r>
    </w:p>
    <w:p w14:paraId="0C3F691E"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Filter_script_samtools.sh</w:t>
      </w:r>
      <w:r w:rsidR="00EC7E0A" w:rsidRPr="00D300D9">
        <w:rPr>
          <w:rFonts w:ascii="Times New Roman" w:hAnsi="Times New Roman" w:cs="Times New Roman"/>
          <w:sz w:val="24"/>
          <w:szCs w:val="24"/>
        </w:rPr>
        <w:t xml:space="preserve"> </w:t>
      </w:r>
    </w:p>
    <w:p w14:paraId="52B1A309" w14:textId="3C8E4741"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000CEA11" w14:textId="77777777" w:rsidR="00C018F9" w:rsidRPr="00D300D9" w:rsidRDefault="00E7316D" w:rsidP="00C018F9">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 xml:space="preserve">Run </w:t>
      </w:r>
      <w:r w:rsidRPr="00D300D9">
        <w:rPr>
          <w:rFonts w:ascii="Times New Roman" w:hAnsi="Times New Roman" w:cs="Times New Roman"/>
          <w:i/>
          <w:sz w:val="24"/>
          <w:szCs w:val="24"/>
        </w:rPr>
        <w:t>Filter_script_samtools.sh</w:t>
      </w:r>
      <w:r w:rsidRPr="00D300D9">
        <w:rPr>
          <w:rFonts w:ascii="Times New Roman" w:hAnsi="Times New Roman" w:cs="Times New Roman"/>
          <w:sz w:val="24"/>
          <w:szCs w:val="24"/>
        </w:rPr>
        <w:t xml:space="preserve"> in a Unix Terminal</w:t>
      </w:r>
    </w:p>
    <w:p w14:paraId="6122305C" w14:textId="77777777" w:rsidR="00C018F9" w:rsidRPr="00D300D9" w:rsidRDefault="00C018F9" w:rsidP="00C018F9">
      <w:pPr>
        <w:pStyle w:val="ListParagraph"/>
        <w:ind w:left="1620"/>
        <w:rPr>
          <w:rFonts w:ascii="Times New Roman" w:hAnsi="Times New Roman" w:cs="Times New Roman"/>
          <w:sz w:val="24"/>
          <w:szCs w:val="24"/>
        </w:rPr>
      </w:pPr>
    </w:p>
    <w:p w14:paraId="3C2DF3BD" w14:textId="77777777" w:rsidR="00E7316D" w:rsidRPr="00D300D9" w:rsidRDefault="00E7316D" w:rsidP="00E7316D">
      <w:pPr>
        <w:pStyle w:val="ListParagraph"/>
        <w:ind w:left="1620"/>
        <w:rPr>
          <w:rFonts w:ascii="Times New Roman" w:hAnsi="Times New Roman" w:cs="Times New Roman"/>
          <w:sz w:val="24"/>
          <w:szCs w:val="24"/>
        </w:rPr>
      </w:pPr>
    </w:p>
    <w:p w14:paraId="49EC718D" w14:textId="77777777" w:rsidR="00E7316D" w:rsidRPr="00D300D9" w:rsidRDefault="00E7316D" w:rsidP="00E7316D">
      <w:pPr>
        <w:ind w:left="1260"/>
        <w:rPr>
          <w:rFonts w:ascii="Times New Roman" w:hAnsi="Times New Roman" w:cs="Times New Roman"/>
          <w:sz w:val="24"/>
          <w:szCs w:val="24"/>
        </w:rPr>
      </w:pPr>
    </w:p>
    <w:p w14:paraId="0ECD0A8A" w14:textId="48694E55" w:rsidR="00E7316D" w:rsidRPr="00D300D9" w:rsidRDefault="007877B0" w:rsidP="00E7316D">
      <w:pPr>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AEEDD83" wp14:editId="2016D103">
            <wp:extent cx="6286500" cy="2922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6500" cy="2922270"/>
                    </a:xfrm>
                    <a:prstGeom prst="rect">
                      <a:avLst/>
                    </a:prstGeom>
                  </pic:spPr>
                </pic:pic>
              </a:graphicData>
            </a:graphic>
          </wp:inline>
        </w:drawing>
      </w:r>
    </w:p>
    <w:p w14:paraId="6B19FB37" w14:textId="77777777" w:rsidR="00E7316D" w:rsidRPr="00D300D9" w:rsidRDefault="00E7316D" w:rsidP="008B139E">
      <w:pPr>
        <w:pStyle w:val="Figures"/>
        <w:rPr>
          <w:rFonts w:cs="Times New Roman"/>
          <w:szCs w:val="24"/>
        </w:rPr>
      </w:pPr>
      <w:bookmarkStart w:id="43" w:name="_Toc510451528"/>
      <w:r w:rsidRPr="00D300D9">
        <w:rPr>
          <w:rFonts w:cs="Times New Roman"/>
          <w:szCs w:val="24"/>
        </w:rPr>
        <w:t>Figure 3: Filter a BAM alignment file</w:t>
      </w:r>
      <w:bookmarkEnd w:id="43"/>
    </w:p>
    <w:p w14:paraId="5EC757D4"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8FB3750" w14:textId="77777777" w:rsidTr="001F57D5">
        <w:tc>
          <w:tcPr>
            <w:tcW w:w="1705" w:type="dxa"/>
          </w:tcPr>
          <w:p w14:paraId="20813AC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18B7D6AE"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B39F82"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6AA09C72" w14:textId="77777777" w:rsidTr="001F57D5">
        <w:tc>
          <w:tcPr>
            <w:tcW w:w="1705" w:type="dxa"/>
          </w:tcPr>
          <w:p w14:paraId="2885BFE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2E207BA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using either BWA or bowtie2. Select the BAM file named </w:t>
            </w:r>
            <w:proofErr w:type="spellStart"/>
            <w:r w:rsidRPr="00D300D9">
              <w:rPr>
                <w:rFonts w:ascii="Times New Roman" w:hAnsi="Times New Roman" w:cs="Times New Roman"/>
                <w:sz w:val="24"/>
                <w:szCs w:val="24"/>
              </w:rPr>
              <w:t>bwa_mapped.bam</w:t>
            </w:r>
            <w:proofErr w:type="spellEnd"/>
            <w:r w:rsidRPr="00D300D9">
              <w:rPr>
                <w:rFonts w:ascii="Times New Roman" w:hAnsi="Times New Roman" w:cs="Times New Roman"/>
                <w:sz w:val="24"/>
                <w:szCs w:val="24"/>
              </w:rPr>
              <w:t xml:space="preserve"> for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sz w:val="24"/>
                <w:szCs w:val="24"/>
              </w:rPr>
              <w:t xml:space="preserve"> and BAM file named bowtie2_mapped.bam for </w:t>
            </w:r>
            <w:r w:rsidRPr="00D300D9">
              <w:rPr>
                <w:rFonts w:ascii="Times New Roman" w:hAnsi="Times New Roman" w:cs="Times New Roman"/>
                <w:b/>
                <w:color w:val="0070C0"/>
                <w:sz w:val="24"/>
                <w:szCs w:val="24"/>
              </w:rPr>
              <w:t>bowtie2</w:t>
            </w:r>
          </w:p>
        </w:tc>
        <w:tc>
          <w:tcPr>
            <w:tcW w:w="1435" w:type="dxa"/>
          </w:tcPr>
          <w:p w14:paraId="2F33A07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C7E90D0" w14:textId="77777777" w:rsidTr="001F57D5">
        <w:tc>
          <w:tcPr>
            <w:tcW w:w="1705" w:type="dxa"/>
          </w:tcPr>
          <w:p w14:paraId="2E9EB4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19883251"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18FF12B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3504759" w14:textId="77777777" w:rsidTr="001F57D5">
        <w:tc>
          <w:tcPr>
            <w:tcW w:w="1705" w:type="dxa"/>
          </w:tcPr>
          <w:p w14:paraId="6E863F3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2F34485F"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03C93643" w14:textId="2CB8F5C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5933625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D242E5B" w14:textId="77777777" w:rsidTr="001F57D5">
        <w:tc>
          <w:tcPr>
            <w:tcW w:w="1705" w:type="dxa"/>
          </w:tcPr>
          <w:p w14:paraId="59CDED75"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4C1B9053"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4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87C8C6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4223BF16" w14:textId="77777777" w:rsidTr="001F57D5">
        <w:tc>
          <w:tcPr>
            <w:tcW w:w="1705" w:type="dxa"/>
          </w:tcPr>
          <w:p w14:paraId="30131D1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4FF8DC" w14:textId="77777777"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Pr="00D300D9">
              <w:rPr>
                <w:rFonts w:ascii="Times New Roman" w:hAnsi="Times New Roman" w:cs="Times New Roman"/>
                <w:color w:val="000000" w:themeColor="text1"/>
                <w:sz w:val="24"/>
                <w:szCs w:val="24"/>
                <w:shd w:val="clear" w:color="auto" w:fill="FFFFFF"/>
              </w:rPr>
              <w:t>Skip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w:t>
            </w:r>
            <w:r w:rsidRPr="00D300D9">
              <w:rPr>
                <w:rFonts w:ascii="Times New Roman" w:hAnsi="Times New Roman" w:cs="Times New Roman"/>
                <w:color w:val="000000" w:themeColor="text1"/>
                <w:sz w:val="24"/>
                <w:szCs w:val="24"/>
                <w:shd w:val="clear" w:color="auto" w:fill="FFFFFF"/>
              </w:rPr>
              <w:lastRenderedPageBreak/>
              <w:t>genome, and we can't be sure of where the reads originated. To improve the quality of our data, we can remove these low quality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5F0AF34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1</w:t>
            </w:r>
          </w:p>
        </w:tc>
      </w:tr>
      <w:tr w:rsidR="00E7316D" w:rsidRPr="00D300D9" w14:paraId="2E69A386" w14:textId="77777777" w:rsidTr="001F57D5">
        <w:tc>
          <w:tcPr>
            <w:tcW w:w="1705" w:type="dxa"/>
          </w:tcPr>
          <w:p w14:paraId="7066961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2A98EE29" w14:textId="6BD9981D"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r w:rsidR="00FC774F" w:rsidRPr="00D300D9">
              <w:rPr>
                <w:rFonts w:ascii="Times New Roman" w:hAnsi="Times New Roman" w:cs="Times New Roman"/>
                <w:sz w:val="24"/>
                <w:szCs w:val="24"/>
              </w:rPr>
              <w:t xml:space="preserve"> This script contains the  basic parameters required by each tool for filtering.</w:t>
            </w:r>
          </w:p>
        </w:tc>
        <w:tc>
          <w:tcPr>
            <w:tcW w:w="1435" w:type="dxa"/>
          </w:tcPr>
          <w:p w14:paraId="47F573D6"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52572CC0" w14:textId="77777777" w:rsidR="00E7316D" w:rsidRPr="00D300D9" w:rsidRDefault="00E7316D" w:rsidP="00E7316D">
      <w:pPr>
        <w:jc w:val="center"/>
        <w:rPr>
          <w:rFonts w:ascii="Times New Roman" w:hAnsi="Times New Roman" w:cs="Times New Roman"/>
          <w:sz w:val="24"/>
          <w:szCs w:val="24"/>
        </w:rPr>
      </w:pPr>
    </w:p>
    <w:p w14:paraId="755CA9D3" w14:textId="77777777" w:rsidR="00E7316D" w:rsidRPr="00D300D9" w:rsidRDefault="00E7316D" w:rsidP="00E7316D">
      <w:pPr>
        <w:jc w:val="center"/>
        <w:rPr>
          <w:rFonts w:ascii="Times New Roman" w:hAnsi="Times New Roman" w:cs="Times New Roman"/>
          <w:sz w:val="24"/>
          <w:szCs w:val="24"/>
        </w:rPr>
      </w:pPr>
    </w:p>
    <w:p w14:paraId="7EEBE8F4" w14:textId="77777777" w:rsidR="00E7316D" w:rsidRPr="00D300D9" w:rsidRDefault="00E7316D" w:rsidP="008B78C0">
      <w:pPr>
        <w:pStyle w:val="Heading2"/>
      </w:pPr>
      <w:bookmarkStart w:id="44" w:name="_Toc510439812"/>
      <w:r w:rsidRPr="00D300D9">
        <w:t>Convert a BAM file to a HiC input file format</w:t>
      </w:r>
      <w:bookmarkEnd w:id="44"/>
    </w:p>
    <w:p w14:paraId="3B54C8A9" w14:textId="77777777" w:rsidR="00E7316D" w:rsidRPr="00D300D9" w:rsidRDefault="00E7316D" w:rsidP="008B78C0">
      <w:pPr>
        <w:pStyle w:val="Heading3"/>
      </w:pPr>
      <w:bookmarkStart w:id="45" w:name="_Toc510439813"/>
      <w:r w:rsidRPr="00D300D9">
        <w:t>Purpose</w:t>
      </w:r>
      <w:bookmarkEnd w:id="45"/>
    </w:p>
    <w:p w14:paraId="09812BA2" w14:textId="5CBD1FCC" w:rsidR="00E82DE4" w:rsidRPr="00D300D9" w:rsidRDefault="00E7316D" w:rsidP="00E82DE4">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bookmarkStart w:id="46" w:name="OLE_LINK28"/>
      <w:bookmarkStart w:id="47" w:name="OLE_LINK29"/>
      <w:bookmarkStart w:id="48" w:name="OLE_LINK30"/>
      <w:r w:rsidRPr="00D300D9">
        <w:rPr>
          <w:rFonts w:ascii="Times New Roman" w:hAnsi="Times New Roman" w:cs="Times New Roman"/>
          <w:sz w:val="24"/>
          <w:szCs w:val="24"/>
        </w:rPr>
        <w:t>T</w:t>
      </w:r>
      <w:r w:rsidR="00E65500" w:rsidRPr="00D300D9">
        <w:rPr>
          <w:rFonts w:ascii="Times New Roman" w:hAnsi="Times New Roman" w:cs="Times New Roman"/>
          <w:sz w:val="24"/>
          <w:szCs w:val="24"/>
        </w:rPr>
        <w:t xml:space="preserve">o </w:t>
      </w:r>
      <w:r w:rsidR="00E65500" w:rsidRPr="003B3697">
        <w:rPr>
          <w:rFonts w:ascii="Times New Roman" w:hAnsi="Times New Roman" w:cs="Times New Roman"/>
          <w:sz w:val="24"/>
          <w:szCs w:val="24"/>
        </w:rPr>
        <w:t>generate a</w:t>
      </w:r>
      <w:r w:rsidR="003B3697" w:rsidRPr="003B3697">
        <w:rPr>
          <w:rFonts w:ascii="Times New Roman" w:hAnsi="Times New Roman" w:cs="Times New Roman"/>
          <w:sz w:val="24"/>
          <w:szCs w:val="24"/>
        </w:rPr>
        <w:t xml:space="preserve"> </w:t>
      </w:r>
      <w:r w:rsidR="003B3697" w:rsidRPr="003B3697">
        <w:rPr>
          <w:rFonts w:ascii="Times New Roman" w:hAnsi="Times New Roman" w:cs="Times New Roman"/>
          <w:sz w:val="24"/>
          <w:szCs w:val="24"/>
        </w:rPr>
        <w:t>HiC input file format</w:t>
      </w:r>
      <w:r w:rsidR="003B3697" w:rsidRPr="003B3697">
        <w:rPr>
          <w:rFonts w:ascii="Times New Roman" w:hAnsi="Times New Roman" w:cs="Times New Roman"/>
          <w:sz w:val="24"/>
          <w:szCs w:val="24"/>
        </w:rPr>
        <w:t xml:space="preserve"> in </w:t>
      </w:r>
      <w:r w:rsidR="00E65500" w:rsidRPr="003B3697">
        <w:rPr>
          <w:rFonts w:ascii="Times New Roman" w:hAnsi="Times New Roman" w:cs="Times New Roman"/>
          <w:sz w:val="24"/>
          <w:szCs w:val="24"/>
        </w:rPr>
        <w:t xml:space="preserve"> </w:t>
      </w:r>
      <w:hyperlink w:anchor="MediumFormat" w:history="1">
        <w:r w:rsidR="00E65500" w:rsidRPr="003B3697">
          <w:rPr>
            <w:rStyle w:val="Hyperlink"/>
            <w:rFonts w:ascii="Times New Roman" w:hAnsi="Times New Roman" w:cs="Times New Roman"/>
            <w:sz w:val="24"/>
            <w:szCs w:val="24"/>
          </w:rPr>
          <w:t>medium</w:t>
        </w:r>
        <w:r w:rsidRPr="003B3697">
          <w:rPr>
            <w:rStyle w:val="Hyperlink"/>
            <w:rFonts w:ascii="Times New Roman" w:hAnsi="Times New Roman" w:cs="Times New Roman"/>
            <w:sz w:val="24"/>
            <w:szCs w:val="24"/>
          </w:rPr>
          <w:t xml:space="preserve"> file form</w:t>
        </w:r>
        <w:r w:rsidR="00E65500" w:rsidRPr="003B3697">
          <w:rPr>
            <w:rStyle w:val="Hyperlink"/>
            <w:rFonts w:ascii="Times New Roman" w:hAnsi="Times New Roman" w:cs="Times New Roman"/>
            <w:sz w:val="24"/>
            <w:szCs w:val="24"/>
          </w:rPr>
          <w:t>at</w:t>
        </w:r>
      </w:hyperlink>
      <w:r w:rsidR="001C199D" w:rsidRPr="003B3697">
        <w:rPr>
          <w:rFonts w:ascii="Times New Roman" w:hAnsi="Times New Roman" w:cs="Times New Roman"/>
          <w:sz w:val="24"/>
          <w:szCs w:val="24"/>
        </w:rPr>
        <w:t xml:space="preserve"> –</w:t>
      </w:r>
      <w:r w:rsidR="00E82DE4" w:rsidRPr="003B3697">
        <w:rPr>
          <w:rFonts w:ascii="Times New Roman" w:hAnsi="Times New Roman" w:cs="Times New Roman"/>
          <w:sz w:val="24"/>
          <w:szCs w:val="24"/>
        </w:rPr>
        <w:t xml:space="preserve"> a text file describing mapped Hi-C reads </w:t>
      </w:r>
      <w:r w:rsidR="00E65500" w:rsidRPr="003B3697">
        <w:rPr>
          <w:rFonts w:ascii="Times New Roman" w:hAnsi="Times New Roman" w:cs="Times New Roman"/>
          <w:sz w:val="24"/>
          <w:szCs w:val="24"/>
        </w:rPr>
        <w:t>that can be used as input to create a</w:t>
      </w:r>
      <w:r w:rsidRPr="003B3697">
        <w:rPr>
          <w:rFonts w:ascii="Times New Roman" w:hAnsi="Times New Roman" w:cs="Times New Roman"/>
          <w:sz w:val="24"/>
          <w:szCs w:val="24"/>
        </w:rPr>
        <w:t xml:space="preserve"> </w:t>
      </w:r>
      <w:r w:rsidRPr="003B3697">
        <w:rPr>
          <w:rFonts w:ascii="Times New Roman" w:hAnsi="Times New Roman" w:cs="Times New Roman"/>
          <w:b/>
          <w:sz w:val="24"/>
          <w:szCs w:val="24"/>
        </w:rPr>
        <w:t>.</w:t>
      </w:r>
      <w:r w:rsidRPr="003B3697">
        <w:rPr>
          <w:rFonts w:ascii="Times New Roman" w:hAnsi="Times New Roman" w:cs="Times New Roman"/>
          <w:i/>
          <w:sz w:val="24"/>
          <w:szCs w:val="24"/>
        </w:rPr>
        <w:t xml:space="preserve">hic </w:t>
      </w:r>
      <w:r w:rsidRPr="003B3697">
        <w:rPr>
          <w:rFonts w:ascii="Times New Roman" w:hAnsi="Times New Roman" w:cs="Times New Roman"/>
          <w:sz w:val="24"/>
          <w:szCs w:val="24"/>
        </w:rPr>
        <w:t>file.</w:t>
      </w:r>
      <w:r w:rsidR="00E82DE4" w:rsidRPr="003B3697">
        <w:rPr>
          <w:rFonts w:ascii="Times New Roman" w:hAnsi="Times New Roman" w:cs="Times New Roman"/>
          <w:sz w:val="24"/>
          <w:szCs w:val="24"/>
        </w:rPr>
        <w:t xml:space="preserve"> A hic format file is a binary file containing contact matrices at different resolutions</w:t>
      </w:r>
      <w:r w:rsidR="00E82DE4" w:rsidRPr="00D300D9">
        <w:rPr>
          <w:rFonts w:ascii="Times New Roman" w:hAnsi="Times New Roman" w:cs="Times New Roman"/>
          <w:sz w:val="24"/>
          <w:szCs w:val="24"/>
        </w:rPr>
        <w:t xml:space="preserve"> and normalized by different methods. </w:t>
      </w:r>
      <w:bookmarkEnd w:id="46"/>
      <w:bookmarkEnd w:id="47"/>
      <w:bookmarkEnd w:id="48"/>
    </w:p>
    <w:p w14:paraId="3EA2C426" w14:textId="32490E8E"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p>
    <w:p w14:paraId="4828F5E9" w14:textId="77777777" w:rsidR="00E7316D" w:rsidRPr="00D300D9" w:rsidRDefault="00E7316D" w:rsidP="008B78C0">
      <w:pPr>
        <w:pStyle w:val="Heading3"/>
      </w:pPr>
      <w:bookmarkStart w:id="49" w:name="_Toc510439814"/>
      <w:r w:rsidRPr="00D300D9">
        <w:t>Input</w:t>
      </w:r>
      <w:bookmarkEnd w:id="49"/>
    </w:p>
    <w:p w14:paraId="666ED78A" w14:textId="1E905A8D" w:rsidR="00E7316D" w:rsidRPr="00D300D9" w:rsidRDefault="00E7316D" w:rsidP="00E7316D">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A filtered BAM alignment file. e.g </w:t>
      </w:r>
      <w:proofErr w:type="spellStart"/>
      <w:r w:rsidRPr="00D300D9">
        <w:rPr>
          <w:rFonts w:ascii="Times New Roman" w:hAnsi="Times New Roman" w:cs="Times New Roman"/>
          <w:sz w:val="24"/>
          <w:szCs w:val="24"/>
        </w:rPr>
        <w:t>bwa_mapped.filtered.bam</w:t>
      </w:r>
      <w:proofErr w:type="spellEnd"/>
      <w:r w:rsidR="00516B81" w:rsidRPr="00D300D9">
        <w:rPr>
          <w:rFonts w:ascii="Times New Roman" w:hAnsi="Times New Roman" w:cs="Times New Roman"/>
          <w:sz w:val="24"/>
          <w:szCs w:val="24"/>
        </w:rPr>
        <w:t>.</w:t>
      </w:r>
    </w:p>
    <w:p w14:paraId="79FDEF6E" w14:textId="77B97F93" w:rsidR="001A6B02" w:rsidRPr="00D300D9" w:rsidRDefault="005D7F72" w:rsidP="005D7F72">
      <w:pPr>
        <w:pStyle w:val="Heading3"/>
      </w:pPr>
      <w:bookmarkStart w:id="50" w:name="_Toc510439815"/>
      <w:r w:rsidRPr="00D300D9">
        <w:t>Test Data</w:t>
      </w:r>
      <w:bookmarkEnd w:id="50"/>
    </w:p>
    <w:p w14:paraId="1DD74D38" w14:textId="7C7AB3FB"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filtered bowtie2 and </w:t>
      </w: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alignment BAM file </w:t>
      </w:r>
      <w:r w:rsidR="00FF4AA6" w:rsidRPr="00D300D9">
        <w:rPr>
          <w:rFonts w:ascii="Times New Roman" w:hAnsi="Times New Roman" w:cs="Times New Roman"/>
          <w:color w:val="000000" w:themeColor="text1"/>
          <w:sz w:val="24"/>
          <w:szCs w:val="24"/>
          <w:shd w:val="clear" w:color="auto" w:fill="FFFFFF"/>
        </w:rPr>
        <w:t xml:space="preserve">for the </w:t>
      </w:r>
      <w:proofErr w:type="spellStart"/>
      <w:r w:rsidR="00FF4AA6" w:rsidRPr="00D300D9">
        <w:rPr>
          <w:rFonts w:ascii="Times New Roman" w:hAnsi="Times New Roman" w:cs="Times New Roman"/>
          <w:color w:val="000000" w:themeColor="text1"/>
          <w:sz w:val="24"/>
          <w:szCs w:val="24"/>
          <w:shd w:val="clear" w:color="auto" w:fill="FFFFFF"/>
        </w:rPr>
        <w:t>MiSeq</w:t>
      </w:r>
      <w:proofErr w:type="spellEnd"/>
      <w:r w:rsidR="00FF4AA6" w:rsidRPr="00D300D9">
        <w:rPr>
          <w:rFonts w:ascii="Times New Roman" w:hAnsi="Times New Roman" w:cs="Times New Roman"/>
          <w:color w:val="000000" w:themeColor="text1"/>
          <w:sz w:val="24"/>
          <w:szCs w:val="24"/>
          <w:shd w:val="clear" w:color="auto" w:fill="FFFFFF"/>
        </w:rPr>
        <w:t xml:space="preserve"> GM12878 in-situ </w:t>
      </w:r>
      <w:r w:rsidR="00A65435">
        <w:rPr>
          <w:rFonts w:ascii="Times New Roman" w:hAnsi="Times New Roman" w:cs="Times New Roman"/>
          <w:color w:val="000000" w:themeColor="text1"/>
          <w:sz w:val="24"/>
          <w:szCs w:val="24"/>
          <w:shd w:val="clear" w:color="auto" w:fill="FFFFFF"/>
        </w:rPr>
        <w:t xml:space="preserve">and </w:t>
      </w:r>
      <w:r w:rsidR="00A65435" w:rsidRPr="00D300D9">
        <w:rPr>
          <w:rFonts w:ascii="Times New Roman" w:hAnsi="Times New Roman" w:cs="Times New Roman"/>
          <w:color w:val="000000" w:themeColor="text1"/>
          <w:sz w:val="24"/>
          <w:szCs w:val="24"/>
          <w:shd w:val="clear" w:color="auto" w:fill="FFFFFF"/>
        </w:rPr>
        <w:t>GM06990 Cell line test data</w:t>
      </w:r>
      <w:r w:rsidR="00A65435">
        <w:rPr>
          <w:rFonts w:ascii="Times New Roman" w:hAnsi="Times New Roman" w:cs="Times New Roman"/>
          <w:color w:val="000000" w:themeColor="text1"/>
          <w:sz w:val="24"/>
          <w:szCs w:val="24"/>
          <w:shd w:val="clear" w:color="auto" w:fill="FFFFFF"/>
        </w:rPr>
        <w:t>sets</w:t>
      </w:r>
      <w:r w:rsidR="00A65435">
        <w:rPr>
          <w:rFonts w:ascii="Times New Roman" w:hAnsi="Times New Roman" w:cs="Times New Roman"/>
          <w:color w:val="000000" w:themeColor="text1"/>
          <w:sz w:val="24"/>
          <w:szCs w:val="24"/>
          <w:shd w:val="clear" w:color="auto" w:fill="FFFFFF"/>
        </w:rPr>
        <w:t xml:space="preserve"> </w:t>
      </w:r>
      <w:r w:rsidRPr="00D300D9">
        <w:rPr>
          <w:rFonts w:ascii="Times New Roman" w:hAnsi="Times New Roman" w:cs="Times New Roman"/>
          <w:color w:val="000000" w:themeColor="text1"/>
          <w:sz w:val="24"/>
          <w:szCs w:val="24"/>
          <w:shd w:val="clear" w:color="auto" w:fill="FFFFFF"/>
        </w:rPr>
        <w:t>can be downloaded from the link below</w:t>
      </w:r>
      <w:r w:rsidR="00FF4AA6" w:rsidRPr="00D300D9">
        <w:rPr>
          <w:rFonts w:ascii="Times New Roman" w:hAnsi="Times New Roman" w:cs="Times New Roman"/>
          <w:color w:val="000000" w:themeColor="text1"/>
          <w:sz w:val="24"/>
          <w:szCs w:val="24"/>
          <w:shd w:val="clear" w:color="auto" w:fill="FFFFFF"/>
        </w:rPr>
        <w:t>:</w:t>
      </w:r>
      <w:r w:rsidRPr="00D300D9">
        <w:rPr>
          <w:rFonts w:ascii="Times New Roman" w:hAnsi="Times New Roman" w:cs="Times New Roman"/>
          <w:color w:val="000000" w:themeColor="text1"/>
          <w:sz w:val="24"/>
          <w:szCs w:val="24"/>
          <w:shd w:val="clear" w:color="auto" w:fill="FFFFFF"/>
        </w:rPr>
        <w:t xml:space="preserve"> </w:t>
      </w:r>
    </w:p>
    <w:p w14:paraId="67BA135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6885D590"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3" w:history="1">
        <w:r w:rsidRPr="00D300D9">
          <w:rPr>
            <w:rStyle w:val="Hyperlink"/>
            <w:rFonts w:ascii="Times New Roman" w:hAnsi="Times New Roman" w:cs="Times New Roman"/>
            <w:sz w:val="24"/>
            <w:szCs w:val="24"/>
            <w:shd w:val="clear" w:color="auto" w:fill="FFFFFF"/>
          </w:rPr>
          <w:t>http://sysbio.rnet.missouri.edu/bdm_download/GenomeFlow/MiSeq_GM12878/bowtie2_Miseq_mapped.filtered.bam</w:t>
        </w:r>
      </w:hyperlink>
    </w:p>
    <w:p w14:paraId="715EDC09" w14:textId="77777777" w:rsidR="001A6B02" w:rsidRPr="00D300D9" w:rsidRDefault="001A6B02" w:rsidP="001A6B02">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5F2C4698" w14:textId="10454431" w:rsidR="001A6B02" w:rsidRPr="00D300D9" w:rsidRDefault="00783873"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4" w:history="1">
        <w:r w:rsidR="001A6B02" w:rsidRPr="00D300D9">
          <w:rPr>
            <w:rStyle w:val="Hyperlink"/>
            <w:rFonts w:ascii="Times New Roman" w:hAnsi="Times New Roman" w:cs="Times New Roman"/>
            <w:sz w:val="24"/>
            <w:szCs w:val="24"/>
            <w:shd w:val="clear" w:color="auto" w:fill="FFFFFF"/>
          </w:rPr>
          <w:t>http://sysbio.rnet.missouri.edu/bdm_download/GenomeFlow/MiSeq_GM12878/bwa_Miseq_mapped.filtered.bam</w:t>
        </w:r>
      </w:hyperlink>
    </w:p>
    <w:p w14:paraId="4C55C5F2" w14:textId="77777777" w:rsidR="00A403CE" w:rsidRPr="00D300D9" w:rsidRDefault="00A403CE" w:rsidP="001A6B02">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43F74DA6" w14:textId="77777777" w:rsidR="00A403CE" w:rsidRPr="00D300D9" w:rsidRDefault="00A403CE" w:rsidP="00A403CE">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lastRenderedPageBreak/>
        <w:t>GM06990 Cell line:</w:t>
      </w:r>
    </w:p>
    <w:p w14:paraId="016AC056"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77614D59" w14:textId="77777777" w:rsidR="00A403CE" w:rsidRPr="00D300D9" w:rsidRDefault="00783873" w:rsidP="00A403CE">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5" w:history="1">
        <w:r w:rsidR="00A403CE" w:rsidRPr="00D300D9">
          <w:rPr>
            <w:rStyle w:val="Hyperlink"/>
            <w:rFonts w:ascii="Times New Roman" w:hAnsi="Times New Roman" w:cs="Times New Roman"/>
            <w:sz w:val="24"/>
            <w:szCs w:val="24"/>
            <w:shd w:val="clear" w:color="auto" w:fill="FFFFFF"/>
          </w:rPr>
          <w:t>http://sysbio.rnet.missouri.edu/bdm_download/GenomeFlow/GM06990/bowtie2_mapped.filtered.bam</w:t>
        </w:r>
      </w:hyperlink>
    </w:p>
    <w:p w14:paraId="6AE152AE" w14:textId="77777777" w:rsidR="00A403CE" w:rsidRPr="00D300D9" w:rsidRDefault="00A403CE" w:rsidP="00A403CE">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46" w:history="1">
        <w:r w:rsidRPr="00D300D9">
          <w:rPr>
            <w:rStyle w:val="Hyperlink"/>
            <w:rFonts w:ascii="Times New Roman" w:hAnsi="Times New Roman" w:cs="Times New Roman"/>
            <w:sz w:val="24"/>
            <w:szCs w:val="24"/>
            <w:shd w:val="clear" w:color="auto" w:fill="FFFFFF"/>
          </w:rPr>
          <w:t>http://sysbio.rnet.missouri.edu/bdm_download/GenomeFlow/GM06990/bwa_mapped.filtered.bam</w:t>
        </w:r>
      </w:hyperlink>
    </w:p>
    <w:p w14:paraId="454FB88D" w14:textId="77777777" w:rsidR="00E7316D" w:rsidRPr="00D300D9" w:rsidRDefault="00E7316D" w:rsidP="008B78C0">
      <w:pPr>
        <w:pStyle w:val="Heading3"/>
      </w:pPr>
      <w:bookmarkStart w:id="51" w:name="_Toc510439816"/>
      <w:r w:rsidRPr="00D300D9">
        <w:t>Output</w:t>
      </w:r>
      <w:bookmarkEnd w:id="51"/>
    </w:p>
    <w:p w14:paraId="1E67D6E3" w14:textId="22EE8EB8"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 xml:space="preserve">It generates a shell script with name </w:t>
      </w:r>
      <w:r w:rsidRPr="00D300D9">
        <w:rPr>
          <w:rFonts w:ascii="Times New Roman" w:hAnsi="Times New Roman" w:cs="Times New Roman"/>
          <w:i/>
          <w:sz w:val="24"/>
          <w:szCs w:val="24"/>
        </w:rPr>
        <w:t>Format_script_samtools.sh</w:t>
      </w:r>
      <w:r w:rsidR="00516B81" w:rsidRPr="00D300D9">
        <w:rPr>
          <w:rFonts w:ascii="Times New Roman" w:hAnsi="Times New Roman" w:cs="Times New Roman"/>
          <w:sz w:val="24"/>
          <w:szCs w:val="24"/>
        </w:rPr>
        <w:t>.</w:t>
      </w:r>
    </w:p>
    <w:p w14:paraId="10AB77E4" w14:textId="77777777" w:rsidR="00E7316D" w:rsidRPr="00D300D9" w:rsidRDefault="00E7316D" w:rsidP="008B78C0">
      <w:pPr>
        <w:pStyle w:val="Heading3"/>
      </w:pPr>
      <w:bookmarkStart w:id="52" w:name="_Toc510439817"/>
      <w:r w:rsidRPr="00D300D9">
        <w:t>Output of the script:</w:t>
      </w:r>
      <w:bookmarkEnd w:id="52"/>
    </w:p>
    <w:p w14:paraId="1D232CDD" w14:textId="4CC61BDA" w:rsidR="00E7316D" w:rsidRPr="00D300D9" w:rsidRDefault="00E7316D" w:rsidP="00E7316D">
      <w:pPr>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A medium input file format with 11 columns that can be used to create a .</w:t>
      </w:r>
      <w:r w:rsidRPr="00D300D9">
        <w:rPr>
          <w:rFonts w:ascii="Times New Roman" w:hAnsi="Times New Roman" w:cs="Times New Roman"/>
          <w:i/>
          <w:sz w:val="24"/>
          <w:szCs w:val="24"/>
        </w:rPr>
        <w:t>hic</w:t>
      </w:r>
      <w:r w:rsidRPr="00D300D9">
        <w:rPr>
          <w:rFonts w:ascii="Times New Roman" w:hAnsi="Times New Roman" w:cs="Times New Roman"/>
          <w:sz w:val="24"/>
          <w:szCs w:val="24"/>
        </w:rPr>
        <w:t xml:space="preserve"> file This file format is explained in details </w:t>
      </w:r>
      <w:r w:rsidR="0077480E" w:rsidRPr="00D300D9">
        <w:rPr>
          <w:rFonts w:ascii="Times New Roman" w:hAnsi="Times New Roman" w:cs="Times New Roman"/>
          <w:color w:val="000000" w:themeColor="text1"/>
          <w:sz w:val="24"/>
          <w:szCs w:val="24"/>
        </w:rPr>
        <w:t xml:space="preserve">here: </w:t>
      </w:r>
      <w:hyperlink w:anchor="MediumFormat" w:history="1">
        <w:r w:rsidR="0077480E" w:rsidRPr="00D300D9">
          <w:rPr>
            <w:rStyle w:val="Hyperlink"/>
            <w:rFonts w:ascii="Times New Roman" w:hAnsi="Times New Roman" w:cs="Times New Roman"/>
            <w:sz w:val="24"/>
            <w:szCs w:val="24"/>
          </w:rPr>
          <w:t>HiC Input Medium File Format</w:t>
        </w:r>
      </w:hyperlink>
      <w:r w:rsidR="00516B81" w:rsidRPr="00D300D9">
        <w:rPr>
          <w:rStyle w:val="Hyperlink"/>
          <w:rFonts w:ascii="Times New Roman" w:hAnsi="Times New Roman" w:cs="Times New Roman"/>
          <w:color w:val="auto"/>
          <w:sz w:val="24"/>
          <w:szCs w:val="24"/>
          <w:u w:val="none"/>
        </w:rPr>
        <w:t>.</w:t>
      </w:r>
    </w:p>
    <w:p w14:paraId="20C1EEDA" w14:textId="077FFDC7" w:rsidR="001A6B02" w:rsidRPr="00D300D9" w:rsidRDefault="005D7F72" w:rsidP="005D7F72">
      <w:pPr>
        <w:pStyle w:val="Heading3"/>
      </w:pPr>
      <w:bookmarkStart w:id="53" w:name="_Toc510439818"/>
      <w:bookmarkStart w:id="54" w:name="OLE_LINK21"/>
      <w:bookmarkStart w:id="55" w:name="OLE_LINK22"/>
      <w:r w:rsidRPr="00D300D9">
        <w:t>Test Data Output</w:t>
      </w:r>
      <w:bookmarkEnd w:id="53"/>
    </w:p>
    <w:p w14:paraId="4AF4F198" w14:textId="574F0671" w:rsidR="001A6B02" w:rsidRPr="00D300D9" w:rsidRDefault="001A6B02" w:rsidP="001A6B02">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w:t>
      </w:r>
      <w:r w:rsidR="0048484C" w:rsidRPr="00D300D9">
        <w:rPr>
          <w:rFonts w:ascii="Times New Roman" w:hAnsi="Times New Roman" w:cs="Times New Roman"/>
          <w:color w:val="000000" w:themeColor="text1"/>
          <w:sz w:val="24"/>
          <w:szCs w:val="24"/>
          <w:shd w:val="clear" w:color="auto" w:fill="FFFFFF"/>
        </w:rPr>
        <w:t xml:space="preserve">input medium file format file </w:t>
      </w:r>
      <w:r w:rsidR="00906099" w:rsidRPr="00D300D9">
        <w:rPr>
          <w:rFonts w:ascii="Times New Roman" w:hAnsi="Times New Roman" w:cs="Times New Roman"/>
          <w:color w:val="000000" w:themeColor="text1"/>
          <w:sz w:val="24"/>
          <w:szCs w:val="24"/>
          <w:shd w:val="clear" w:color="auto" w:fill="FFFFFF"/>
        </w:rPr>
        <w:t xml:space="preserve">for the </w:t>
      </w:r>
      <w:r w:rsidR="00887391" w:rsidRPr="00D300D9">
        <w:rPr>
          <w:rFonts w:ascii="Times New Roman" w:hAnsi="Times New Roman" w:cs="Times New Roman"/>
          <w:color w:val="000000" w:themeColor="text1"/>
          <w:sz w:val="24"/>
          <w:szCs w:val="24"/>
          <w:shd w:val="clear" w:color="auto" w:fill="FFFFFF"/>
        </w:rPr>
        <w:t xml:space="preserve">input </w:t>
      </w:r>
      <w:r w:rsidR="00906099" w:rsidRPr="00D300D9">
        <w:rPr>
          <w:rFonts w:ascii="Times New Roman" w:hAnsi="Times New Roman" w:cs="Times New Roman"/>
          <w:color w:val="000000" w:themeColor="text1"/>
          <w:sz w:val="24"/>
          <w:szCs w:val="24"/>
          <w:shd w:val="clear" w:color="auto" w:fill="FFFFFF"/>
        </w:rPr>
        <w:t xml:space="preserve">test datasets </w:t>
      </w:r>
      <w:r w:rsidRPr="00D300D9">
        <w:rPr>
          <w:rFonts w:ascii="Times New Roman" w:hAnsi="Times New Roman" w:cs="Times New Roman"/>
          <w:color w:val="000000" w:themeColor="text1"/>
          <w:sz w:val="24"/>
          <w:szCs w:val="24"/>
          <w:shd w:val="clear" w:color="auto" w:fill="FFFFFF"/>
        </w:rPr>
        <w:t xml:space="preserve">can be downloaded </w:t>
      </w:r>
      <w:r w:rsidR="00906099" w:rsidRPr="00D300D9">
        <w:rPr>
          <w:rFonts w:ascii="Times New Roman" w:hAnsi="Times New Roman" w:cs="Times New Roman"/>
          <w:color w:val="000000" w:themeColor="text1"/>
          <w:sz w:val="24"/>
          <w:szCs w:val="24"/>
          <w:shd w:val="clear" w:color="auto" w:fill="FFFFFF"/>
        </w:rPr>
        <w:t>from the link below:</w:t>
      </w:r>
    </w:p>
    <w:p w14:paraId="31E52A3D" w14:textId="77777777" w:rsidR="001A6B02" w:rsidRPr="00D300D9" w:rsidRDefault="001A6B02" w:rsidP="001A6B02">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3F922DB8" w14:textId="6FE54839" w:rsidR="001A6B02"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47"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0794064F" w14:textId="77777777" w:rsidR="00B61C43" w:rsidRPr="00D300D9" w:rsidRDefault="001A6B02" w:rsidP="00B61C43">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5F715CF8" w14:textId="77777777" w:rsidR="00B61C43" w:rsidRPr="00D300D9" w:rsidRDefault="00B61C43" w:rsidP="00B61C43">
      <w:pPr>
        <w:pStyle w:val="ListParagraph"/>
        <w:rPr>
          <w:rFonts w:ascii="Times New Roman" w:hAnsi="Times New Roman" w:cs="Times New Roman"/>
          <w:color w:val="000000" w:themeColor="text1"/>
          <w:sz w:val="24"/>
          <w:szCs w:val="24"/>
          <w:shd w:val="clear" w:color="auto" w:fill="FFFFFF"/>
        </w:rPr>
      </w:pPr>
    </w:p>
    <w:p w14:paraId="5EC2D209" w14:textId="0ADB5857" w:rsidR="001A6B02" w:rsidRPr="00D300D9" w:rsidRDefault="00783873"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8" w:history="1">
        <w:r w:rsidR="00B61C43"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1BD8BEE6" w14:textId="77777777" w:rsidR="00C458C9" w:rsidRPr="00D300D9" w:rsidRDefault="00C458C9" w:rsidP="00B61C43">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98DE4A5" w14:textId="77777777" w:rsidR="00C458C9" w:rsidRPr="00D300D9" w:rsidRDefault="00C458C9" w:rsidP="00C458C9">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33896562" w14:textId="2462242A" w:rsidR="00C458C9"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641215E1" w14:textId="5AB4084C" w:rsidR="00C458C9" w:rsidRPr="00D300D9" w:rsidRDefault="00783873" w:rsidP="00C458C9">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49" w:history="1">
        <w:r w:rsidR="00C458C9"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6A73CDA" w14:textId="25F14DDD" w:rsidR="00B61C43" w:rsidRPr="00D300D9" w:rsidRDefault="00C458C9" w:rsidP="00C458C9">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50"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697CD540" w14:textId="77777777" w:rsidR="00E7316D" w:rsidRPr="00D300D9" w:rsidRDefault="00E7316D" w:rsidP="008B78C0">
      <w:pPr>
        <w:pStyle w:val="Heading3"/>
      </w:pPr>
      <w:bookmarkStart w:id="56" w:name="_Toc510439819"/>
      <w:bookmarkEnd w:id="54"/>
      <w:bookmarkEnd w:id="55"/>
      <w:r w:rsidRPr="00D300D9">
        <w:t>Running</w:t>
      </w:r>
      <w:bookmarkEnd w:id="56"/>
    </w:p>
    <w:p w14:paraId="750DF694" w14:textId="77777777"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1D-Functions/Convert a BAM file to a HiC input file format</w:t>
      </w:r>
    </w:p>
    <w:p w14:paraId="6A5CA6C3" w14:textId="77777777"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w:t>
      </w:r>
    </w:p>
    <w:p w14:paraId="33B96F0C" w14:textId="1BDE4E72" w:rsidR="00E7316D"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6BE5ECC2" w14:textId="77777777" w:rsidR="00E7316D" w:rsidRPr="00D300D9" w:rsidRDefault="00E7316D" w:rsidP="00E7316D">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Execute </w:t>
      </w:r>
      <w:r w:rsidRPr="00D300D9">
        <w:rPr>
          <w:rFonts w:ascii="Times New Roman" w:hAnsi="Times New Roman" w:cs="Times New Roman"/>
          <w:i/>
          <w:sz w:val="24"/>
          <w:szCs w:val="24"/>
        </w:rPr>
        <w:t>Format_script_samtools.sh</w:t>
      </w:r>
      <w:r w:rsidRPr="00D300D9">
        <w:rPr>
          <w:rFonts w:ascii="Times New Roman" w:hAnsi="Times New Roman" w:cs="Times New Roman"/>
          <w:sz w:val="24"/>
          <w:szCs w:val="24"/>
        </w:rPr>
        <w:t xml:space="preserve"> in a Unix Terminal</w:t>
      </w:r>
    </w:p>
    <w:p w14:paraId="6EB8C0AA" w14:textId="21FEBE78" w:rsidR="00E7316D" w:rsidRPr="00D300D9" w:rsidRDefault="007877B0" w:rsidP="00E7316D">
      <w:pP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4DDC208" wp14:editId="6320EB3A">
            <wp:extent cx="6286500" cy="2516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86500" cy="2516505"/>
                    </a:xfrm>
                    <a:prstGeom prst="rect">
                      <a:avLst/>
                    </a:prstGeom>
                  </pic:spPr>
                </pic:pic>
              </a:graphicData>
            </a:graphic>
          </wp:inline>
        </w:drawing>
      </w:r>
    </w:p>
    <w:p w14:paraId="40C43311" w14:textId="77777777" w:rsidR="00E7316D" w:rsidRPr="00D300D9" w:rsidRDefault="00E7316D" w:rsidP="008B139E">
      <w:pPr>
        <w:pStyle w:val="Figures"/>
        <w:rPr>
          <w:rFonts w:cs="Times New Roman"/>
          <w:szCs w:val="24"/>
        </w:rPr>
      </w:pPr>
      <w:bookmarkStart w:id="57" w:name="_Toc510451529"/>
      <w:r w:rsidRPr="00D300D9">
        <w:rPr>
          <w:rFonts w:cs="Times New Roman"/>
          <w:szCs w:val="24"/>
        </w:rPr>
        <w:t>Figure 4: Convert to HiC Input File Format</w:t>
      </w:r>
      <w:bookmarkEnd w:id="57"/>
    </w:p>
    <w:p w14:paraId="41E7F003" w14:textId="77777777" w:rsidR="00E7316D" w:rsidRPr="00D300D9" w:rsidRDefault="00E7316D"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4AADF1AB" w14:textId="77777777" w:rsidTr="001F57D5">
        <w:tc>
          <w:tcPr>
            <w:tcW w:w="1705" w:type="dxa"/>
          </w:tcPr>
          <w:p w14:paraId="79EF7EF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73E624A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5F1884DD"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451665B5" w14:textId="77777777" w:rsidTr="001F57D5">
        <w:tc>
          <w:tcPr>
            <w:tcW w:w="1705" w:type="dxa"/>
          </w:tcPr>
          <w:p w14:paraId="0E1D0FBB"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.bam file</w:t>
            </w:r>
          </w:p>
        </w:tc>
        <w:tc>
          <w:tcPr>
            <w:tcW w:w="6210" w:type="dxa"/>
          </w:tcPr>
          <w:p w14:paraId="0BF12DE9"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Select the BAM file generated from the filtering. </w:t>
            </w:r>
          </w:p>
          <w:p w14:paraId="3E7B073B" w14:textId="77777777" w:rsidR="00E7316D" w:rsidRPr="00D300D9" w:rsidRDefault="00E7316D" w:rsidP="00E7316D">
            <w:pPr>
              <w:spacing w:before="100" w:beforeAutospacing="1" w:line="360" w:lineRule="auto"/>
              <w:rPr>
                <w:rFonts w:ascii="Times New Roman" w:hAnsi="Times New Roman" w:cs="Times New Roman"/>
                <w:color w:val="000000" w:themeColor="text1"/>
                <w:sz w:val="24"/>
                <w:szCs w:val="24"/>
              </w:rPr>
            </w:pPr>
            <w:r w:rsidRPr="00D300D9">
              <w:rPr>
                <w:rFonts w:ascii="Times New Roman" w:hAnsi="Times New Roman" w:cs="Times New Roman"/>
                <w:sz w:val="24"/>
                <w:szCs w:val="24"/>
              </w:rPr>
              <w:t xml:space="preserve">By default, </w:t>
            </w:r>
            <w:proofErr w:type="spellStart"/>
            <w:r w:rsidRPr="00D300D9">
              <w:rPr>
                <w:rFonts w:ascii="Times New Roman" w:hAnsi="Times New Roman" w:cs="Times New Roman"/>
                <w:b/>
                <w:color w:val="0070C0"/>
                <w:sz w:val="24"/>
                <w:szCs w:val="24"/>
              </w:rPr>
              <w:t>bwa</w:t>
            </w:r>
            <w:proofErr w:type="spellEnd"/>
            <w:r w:rsidRPr="00D300D9">
              <w:rPr>
                <w:rFonts w:ascii="Times New Roman" w:hAnsi="Times New Roman" w:cs="Times New Roman"/>
                <w:sz w:val="24"/>
                <w:szCs w:val="24"/>
              </w:rPr>
              <w:t xml:space="preserve"> filtered BAM file is named </w:t>
            </w:r>
            <w:proofErr w:type="spellStart"/>
            <w:r w:rsidRPr="00D300D9">
              <w:rPr>
                <w:rFonts w:ascii="Times New Roman" w:hAnsi="Times New Roman" w:cs="Times New Roman"/>
                <w:sz w:val="24"/>
                <w:szCs w:val="24"/>
              </w:rPr>
              <w:t>bwa_mapped.filtered.bam</w:t>
            </w:r>
            <w:proofErr w:type="spellEnd"/>
            <w:r w:rsidRPr="00D300D9">
              <w:rPr>
                <w:rFonts w:ascii="Times New Roman" w:hAnsi="Times New Roman" w:cs="Times New Roman"/>
                <w:sz w:val="24"/>
                <w:szCs w:val="24"/>
              </w:rPr>
              <w:t xml:space="preserve"> and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filtered BAM file is named</w:t>
            </w:r>
            <w:r w:rsidRPr="00D300D9">
              <w:rPr>
                <w:rFonts w:ascii="Times New Roman" w:hAnsi="Times New Roman" w:cs="Times New Roman"/>
                <w:b/>
                <w:color w:val="000000" w:themeColor="text1"/>
                <w:sz w:val="24"/>
                <w:szCs w:val="24"/>
              </w:rPr>
              <w:t xml:space="preserve"> </w:t>
            </w:r>
            <w:r w:rsidRPr="00D300D9">
              <w:rPr>
                <w:rFonts w:ascii="Times New Roman" w:hAnsi="Times New Roman" w:cs="Times New Roman"/>
                <w:sz w:val="24"/>
                <w:szCs w:val="24"/>
              </w:rPr>
              <w:t>bowtie2_mapped.filtered.bam</w:t>
            </w:r>
          </w:p>
        </w:tc>
        <w:tc>
          <w:tcPr>
            <w:tcW w:w="1435" w:type="dxa"/>
          </w:tcPr>
          <w:p w14:paraId="10D1362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426BB7C" w14:textId="77777777" w:rsidTr="001F57D5">
        <w:tc>
          <w:tcPr>
            <w:tcW w:w="1705" w:type="dxa"/>
          </w:tcPr>
          <w:p w14:paraId="0748A2C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089A6858"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26A1B19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055C6D4" w14:textId="77777777" w:rsidTr="001F57D5">
        <w:tc>
          <w:tcPr>
            <w:tcW w:w="1705" w:type="dxa"/>
          </w:tcPr>
          <w:p w14:paraId="7CF33E6A"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Samtools binary file</w:t>
            </w:r>
          </w:p>
        </w:tc>
        <w:tc>
          <w:tcPr>
            <w:tcW w:w="6210" w:type="dxa"/>
          </w:tcPr>
          <w:p w14:paraId="1AAE5575" w14:textId="77777777" w:rsidR="00E7316D" w:rsidRPr="00D300D9" w:rsidRDefault="00E7316D" w:rsidP="00E7316D">
            <w:pPr>
              <w:spacing w:before="100" w:beforeAutospacing="1" w:line="360" w:lineRule="auto"/>
              <w:jc w:val="both"/>
              <w:rPr>
                <w:rFonts w:ascii="Times New Roman" w:hAnsi="Times New Roman" w:cs="Times New Roman"/>
                <w:color w:val="444444"/>
                <w:sz w:val="24"/>
                <w:szCs w:val="24"/>
                <w:shd w:val="clear" w:color="auto" w:fill="FFFFFF"/>
              </w:rPr>
            </w:pPr>
            <w:r w:rsidRPr="00D300D9">
              <w:rPr>
                <w:rStyle w:val="Strong"/>
                <w:rFonts w:ascii="Times New Roman" w:hAnsi="Times New Roman" w:cs="Times New Roman"/>
                <w:color w:val="0070C0"/>
                <w:sz w:val="24"/>
                <w:szCs w:val="24"/>
                <w:shd w:val="clear" w:color="auto" w:fill="FFFFFF"/>
              </w:rPr>
              <w:t>samtools</w:t>
            </w:r>
            <w:r w:rsidRPr="00D300D9">
              <w:rPr>
                <w:rFonts w:ascii="Times New Roman" w:hAnsi="Times New Roman" w:cs="Times New Roman"/>
                <w:color w:val="444444"/>
                <w:sz w:val="24"/>
                <w:szCs w:val="24"/>
                <w:shd w:val="clear" w:color="auto" w:fill="FFFFFF"/>
              </w:rPr>
              <w:t> </w:t>
            </w:r>
            <w:r w:rsidRPr="00D300D9">
              <w:rPr>
                <w:rFonts w:ascii="Times New Roman" w:hAnsi="Times New Roman" w:cs="Times New Roman"/>
                <w:color w:val="000000" w:themeColor="text1"/>
                <w:sz w:val="24"/>
                <w:szCs w:val="24"/>
                <w:shd w:val="clear" w:color="auto" w:fill="FFFFFF"/>
              </w:rPr>
              <w:t>is a collection of tools for manipulating and analyzing SAM and BAM alignment files. Using these tools together allows you to get from alignments in SAM format </w:t>
            </w:r>
          </w:p>
          <w:p w14:paraId="2D11212D" w14:textId="7BE119A3" w:rsidR="00E7316D" w:rsidRPr="00D300D9" w:rsidRDefault="00764783" w:rsidP="00E7316D">
            <w:pPr>
              <w:spacing w:before="100" w:beforeAutospacing="1" w:line="360" w:lineRule="auto"/>
              <w:jc w:val="both"/>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0532939E"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7B269C72" w14:textId="77777777" w:rsidTr="001F57D5">
        <w:tc>
          <w:tcPr>
            <w:tcW w:w="1705" w:type="dxa"/>
          </w:tcPr>
          <w:p w14:paraId="75B96FD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Generate Scripts</w:t>
            </w:r>
          </w:p>
        </w:tc>
        <w:tc>
          <w:tcPr>
            <w:tcW w:w="6210" w:type="dxa"/>
          </w:tcPr>
          <w:p w14:paraId="66051147" w14:textId="56FA3D8E"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6B74CE9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0A815AE4" w14:textId="77777777" w:rsidR="00E7316D" w:rsidRPr="00D300D9" w:rsidRDefault="00E7316D" w:rsidP="008B78C0">
      <w:pPr>
        <w:pStyle w:val="Heading2"/>
      </w:pPr>
      <w:bookmarkStart w:id="58" w:name="_Toc510439820"/>
      <w:r w:rsidRPr="00D300D9">
        <w:t>HiC-Express</w:t>
      </w:r>
      <w:bookmarkEnd w:id="58"/>
    </w:p>
    <w:p w14:paraId="1F8896C0" w14:textId="77777777" w:rsidR="00E7316D" w:rsidRPr="00D300D9" w:rsidRDefault="00E7316D" w:rsidP="008B78C0">
      <w:pPr>
        <w:pStyle w:val="Heading3"/>
      </w:pPr>
      <w:bookmarkStart w:id="59" w:name="_Toc510439821"/>
      <w:r w:rsidRPr="00D300D9">
        <w:t>Purpose</w:t>
      </w:r>
      <w:bookmarkEnd w:id="59"/>
    </w:p>
    <w:p w14:paraId="560C06E2" w14:textId="3B6D38B5" w:rsidR="00E7316D" w:rsidRPr="00D300D9" w:rsidRDefault="00BC4ECF" w:rsidP="00E7316D">
      <w:pPr>
        <w:pStyle w:val="ListParagraph"/>
        <w:spacing w:before="100" w:beforeAutospacing="1" w:after="0" w:line="360" w:lineRule="auto"/>
        <w:ind w:left="1260"/>
        <w:rPr>
          <w:rFonts w:ascii="Times New Roman" w:hAnsi="Times New Roman" w:cs="Times New Roman"/>
          <w:sz w:val="24"/>
          <w:szCs w:val="24"/>
        </w:rPr>
      </w:pPr>
      <w:r w:rsidRPr="00BC4ECF">
        <w:t xml:space="preserve"> </w:t>
      </w:r>
      <w:r w:rsidRPr="00BC4ECF">
        <w:rPr>
          <w:rFonts w:ascii="Times New Roman" w:hAnsi="Times New Roman" w:cs="Times New Roman"/>
          <w:sz w:val="24"/>
          <w:szCs w:val="24"/>
        </w:rPr>
        <w:t>To generate a HiC input file format in</w:t>
      </w:r>
      <w:r w:rsidR="00F17822" w:rsidRPr="00D300D9">
        <w:rPr>
          <w:rFonts w:ascii="Times New Roman" w:hAnsi="Times New Roman" w:cs="Times New Roman"/>
          <w:sz w:val="24"/>
          <w:szCs w:val="24"/>
        </w:rPr>
        <w:t xml:space="preserve"> generate a </w:t>
      </w:r>
      <w:hyperlink w:anchor="MediumFormat" w:history="1">
        <w:r w:rsidR="00F17822" w:rsidRPr="00D300D9">
          <w:rPr>
            <w:rStyle w:val="Hyperlink"/>
            <w:rFonts w:ascii="Times New Roman" w:hAnsi="Times New Roman" w:cs="Times New Roman"/>
            <w:sz w:val="24"/>
            <w:szCs w:val="24"/>
          </w:rPr>
          <w:t>medium file format</w:t>
        </w:r>
      </w:hyperlink>
      <w:r w:rsidR="00CA531C">
        <w:rPr>
          <w:rFonts w:ascii="Times New Roman" w:hAnsi="Times New Roman" w:cs="Times New Roman"/>
          <w:sz w:val="24"/>
          <w:szCs w:val="24"/>
        </w:rPr>
        <w:t xml:space="preserve"> -</w:t>
      </w:r>
      <w:r w:rsidR="00F17822" w:rsidRPr="00D300D9">
        <w:rPr>
          <w:rFonts w:ascii="Times New Roman" w:hAnsi="Times New Roman" w:cs="Times New Roman"/>
          <w:sz w:val="24"/>
          <w:szCs w:val="24"/>
        </w:rPr>
        <w:t xml:space="preserve"> a text file describing mapped Hi-C reads that can be used as input to create a </w:t>
      </w:r>
      <w:r w:rsidR="00F17822" w:rsidRPr="00D300D9">
        <w:rPr>
          <w:rFonts w:ascii="Times New Roman" w:hAnsi="Times New Roman" w:cs="Times New Roman"/>
          <w:b/>
          <w:sz w:val="24"/>
          <w:szCs w:val="24"/>
        </w:rPr>
        <w:t>.</w:t>
      </w:r>
      <w:r w:rsidR="00F17822" w:rsidRPr="00D300D9">
        <w:rPr>
          <w:rFonts w:ascii="Times New Roman" w:hAnsi="Times New Roman" w:cs="Times New Roman"/>
          <w:i/>
          <w:sz w:val="24"/>
          <w:szCs w:val="24"/>
        </w:rPr>
        <w:t xml:space="preserve">hic </w:t>
      </w:r>
      <w:r w:rsidR="00F17822" w:rsidRPr="00D300D9">
        <w:rPr>
          <w:rFonts w:ascii="Times New Roman" w:hAnsi="Times New Roman" w:cs="Times New Roman"/>
          <w:sz w:val="24"/>
          <w:szCs w:val="24"/>
        </w:rPr>
        <w:t xml:space="preserve">file from a raw fastq files derived from a Hi-C experiment.. A hic format file is a binary file containing contact matrices at different resolutions and normalized by different methods. </w:t>
      </w:r>
    </w:p>
    <w:p w14:paraId="267102B7" w14:textId="7A655681" w:rsidR="00E7316D" w:rsidRPr="00D300D9" w:rsidRDefault="00E7316D" w:rsidP="008B78C0">
      <w:pPr>
        <w:pStyle w:val="Heading3"/>
      </w:pPr>
      <w:bookmarkStart w:id="60" w:name="_Toc510439822"/>
      <w:r w:rsidRPr="00D300D9">
        <w:t>Input</w:t>
      </w:r>
      <w:bookmarkEnd w:id="60"/>
    </w:p>
    <w:p w14:paraId="5881EE8F" w14:textId="54BDE0C2" w:rsidR="00E7316D" w:rsidRPr="00D300D9" w:rsidRDefault="00E7316D" w:rsidP="00E7316D">
      <w:pPr>
        <w:pStyle w:val="ListParagraph"/>
        <w:spacing w:before="100" w:beforeAutospacing="1" w:after="0" w:line="360" w:lineRule="auto"/>
        <w:ind w:left="1260"/>
        <w:rPr>
          <w:rStyle w:val="Hyperlink"/>
          <w:rFonts w:ascii="Times New Roman" w:hAnsi="Times New Roman" w:cs="Times New Roman"/>
          <w:sz w:val="24"/>
          <w:szCs w:val="24"/>
        </w:rPr>
      </w:pPr>
      <w:r w:rsidRPr="00D300D9">
        <w:rPr>
          <w:rFonts w:ascii="Times New Roman" w:hAnsi="Times New Roman" w:cs="Times New Roman"/>
          <w:sz w:val="24"/>
          <w:szCs w:val="24"/>
        </w:rPr>
        <w:t>A FASTQ read files usually with extension</w:t>
      </w:r>
      <w:proofErr w:type="gramStart"/>
      <w:r w:rsidRPr="00D300D9">
        <w:rPr>
          <w:rFonts w:ascii="Times New Roman" w:hAnsi="Times New Roman" w:cs="Times New Roman"/>
          <w:sz w:val="24"/>
          <w:szCs w:val="24"/>
        </w:rPr>
        <w:t>, .fq</w:t>
      </w:r>
      <w:proofErr w:type="gramEnd"/>
      <w:r w:rsidRPr="00D300D9">
        <w:rPr>
          <w:rFonts w:ascii="Times New Roman" w:hAnsi="Times New Roman" w:cs="Times New Roman"/>
          <w:sz w:val="24"/>
          <w:szCs w:val="24"/>
        </w:rPr>
        <w:t xml:space="preserve"> or .fastq. </w:t>
      </w:r>
      <w:r w:rsidR="005C1F01" w:rsidRPr="00D300D9">
        <w:rPr>
          <w:rFonts w:ascii="Times New Roman" w:hAnsi="Times New Roman" w:cs="Times New Roman"/>
          <w:sz w:val="24"/>
          <w:szCs w:val="24"/>
          <w:shd w:val="clear" w:color="auto" w:fill="FFFFFF"/>
        </w:rPr>
        <w:t>Read more about FASTQ</w:t>
      </w:r>
      <w:r w:rsidRPr="00D300D9">
        <w:rPr>
          <w:rFonts w:ascii="Times New Roman" w:hAnsi="Times New Roman" w:cs="Times New Roman"/>
          <w:sz w:val="24"/>
          <w:szCs w:val="24"/>
          <w:shd w:val="clear" w:color="auto" w:fill="FFFFFF"/>
        </w:rPr>
        <w:t xml:space="preserve"> files here: </w:t>
      </w:r>
      <w:hyperlink r:id="rId52" w:history="1">
        <w:r w:rsidRPr="00D300D9">
          <w:rPr>
            <w:rStyle w:val="Hyperlink"/>
            <w:rFonts w:ascii="Times New Roman" w:hAnsi="Times New Roman" w:cs="Times New Roman"/>
            <w:sz w:val="24"/>
            <w:szCs w:val="24"/>
          </w:rPr>
          <w:t>https://en.wikipedia.org/wiki/FASTQ_format</w:t>
        </w:r>
      </w:hyperlink>
    </w:p>
    <w:p w14:paraId="218A1FAF" w14:textId="443CCD68" w:rsidR="00A35910" w:rsidRPr="00D300D9" w:rsidRDefault="005D7F72" w:rsidP="005D7F72">
      <w:pPr>
        <w:pStyle w:val="Heading3"/>
      </w:pPr>
      <w:bookmarkStart w:id="61" w:name="_Toc510439823"/>
      <w:r w:rsidRPr="00D300D9">
        <w:t>Test Data</w:t>
      </w:r>
      <w:bookmarkEnd w:id="61"/>
    </w:p>
    <w:p w14:paraId="4AEE457B" w14:textId="77777777" w:rsidR="00A35910" w:rsidRPr="00D300D9" w:rsidRDefault="00A35910" w:rsidP="00A35910">
      <w:pPr>
        <w:pStyle w:val="ListParagraph"/>
        <w:spacing w:before="100" w:beforeAutospacing="1" w:after="0" w:line="360" w:lineRule="auto"/>
        <w:ind w:left="1260"/>
        <w:rPr>
          <w:rFonts w:ascii="Times New Roman" w:hAnsi="Times New Roman" w:cs="Times New Roman"/>
          <w:sz w:val="24"/>
          <w:szCs w:val="24"/>
        </w:rPr>
      </w:pPr>
      <w:r w:rsidRPr="00D300D9">
        <w:rPr>
          <w:rFonts w:ascii="Times New Roman" w:hAnsi="Times New Roman" w:cs="Times New Roman"/>
          <w:sz w:val="24"/>
          <w:szCs w:val="24"/>
        </w:rPr>
        <w:t>Test datasets can be found here:</w:t>
      </w:r>
    </w:p>
    <w:p w14:paraId="31EC4F69"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color w:val="24292E"/>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 </w:t>
      </w:r>
      <w:hyperlink r:id="rId53" w:history="1">
        <w:r w:rsidRPr="00D300D9">
          <w:rPr>
            <w:rStyle w:val="Hyperlink"/>
            <w:rFonts w:ascii="Times New Roman" w:hAnsi="Times New Roman" w:cs="Times New Roman"/>
            <w:sz w:val="24"/>
            <w:szCs w:val="24"/>
            <w:shd w:val="clear" w:color="auto" w:fill="FFFFFF"/>
          </w:rPr>
          <w:t>http://sysbio.rnet.missouri.edu/bdm_download/GenomeFlow/MiSeq_GM12878/MiSeq_GM12878_Data/</w:t>
        </w:r>
      </w:hyperlink>
    </w:p>
    <w:p w14:paraId="51AF2CCF" w14:textId="77777777" w:rsidR="00A35910" w:rsidRPr="00D300D9" w:rsidRDefault="00A35910" w:rsidP="00A35910">
      <w:pPr>
        <w:pStyle w:val="ListParagraph"/>
        <w:numPr>
          <w:ilvl w:val="0"/>
          <w:numId w:val="30"/>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color w:val="000000" w:themeColor="text1"/>
          <w:sz w:val="24"/>
          <w:szCs w:val="24"/>
          <w:shd w:val="clear" w:color="auto" w:fill="FFFFFF"/>
        </w:rPr>
        <w:t xml:space="preserve">A karyotypically normal human </w:t>
      </w:r>
      <w:proofErr w:type="spellStart"/>
      <w:r w:rsidRPr="00D300D9">
        <w:rPr>
          <w:rFonts w:ascii="Times New Roman" w:hAnsi="Times New Roman" w:cs="Times New Roman"/>
          <w:color w:val="000000" w:themeColor="text1"/>
          <w:sz w:val="24"/>
          <w:szCs w:val="24"/>
          <w:shd w:val="clear" w:color="auto" w:fill="FFFFFF"/>
        </w:rPr>
        <w:t>lymphoblastoid</w:t>
      </w:r>
      <w:proofErr w:type="spellEnd"/>
      <w:r w:rsidRPr="00D300D9">
        <w:rPr>
          <w:rFonts w:ascii="Times New Roman" w:hAnsi="Times New Roman" w:cs="Times New Roman"/>
          <w:color w:val="000000" w:themeColor="text1"/>
          <w:sz w:val="24"/>
          <w:szCs w:val="24"/>
          <w:shd w:val="clear" w:color="auto" w:fill="FFFFFF"/>
        </w:rPr>
        <w:t xml:space="preserve"> cell line (GM06990) from Aiden et al:</w:t>
      </w:r>
      <w:r w:rsidRPr="00D300D9">
        <w:rPr>
          <w:rFonts w:ascii="Times New Roman" w:hAnsi="Times New Roman" w:cs="Times New Roman"/>
          <w:color w:val="000000" w:themeColor="text1"/>
          <w:sz w:val="24"/>
          <w:szCs w:val="24"/>
        </w:rPr>
        <w:t xml:space="preserve"> </w:t>
      </w:r>
      <w:hyperlink r:id="rId54" w:history="1">
        <w:r w:rsidRPr="00D300D9">
          <w:rPr>
            <w:rStyle w:val="Hyperlink"/>
            <w:rFonts w:ascii="Times New Roman" w:hAnsi="Times New Roman" w:cs="Times New Roman"/>
            <w:sz w:val="24"/>
            <w:szCs w:val="24"/>
          </w:rPr>
          <w:t>http://sysbio.rnet.missouri.edu/bdm_download/GenomeFlow/GM06990/GM06990_Data/</w:t>
        </w:r>
      </w:hyperlink>
    </w:p>
    <w:p w14:paraId="0E214F2C" w14:textId="77777777" w:rsidR="00E7316D" w:rsidRPr="00D300D9" w:rsidRDefault="00E7316D" w:rsidP="008B78C0">
      <w:pPr>
        <w:pStyle w:val="Heading3"/>
      </w:pPr>
      <w:bookmarkStart w:id="62" w:name="_Toc510439824"/>
      <w:r w:rsidRPr="00D300D9">
        <w:t>Output</w:t>
      </w:r>
      <w:bookmarkEnd w:id="62"/>
    </w:p>
    <w:p w14:paraId="2EE70D26" w14:textId="77777777" w:rsidR="00E7316D" w:rsidRPr="00D300D9" w:rsidRDefault="00E7316D" w:rsidP="00E7316D">
      <w:pPr>
        <w:spacing w:before="100" w:beforeAutospacing="1" w:after="0" w:line="360" w:lineRule="auto"/>
        <w:ind w:left="1260"/>
        <w:rPr>
          <w:rFonts w:ascii="Times New Roman" w:hAnsi="Times New Roman" w:cs="Times New Roman"/>
          <w:i/>
          <w:sz w:val="24"/>
          <w:szCs w:val="24"/>
        </w:rPr>
      </w:pPr>
      <w:r w:rsidRPr="00D300D9">
        <w:rPr>
          <w:rFonts w:ascii="Times New Roman" w:hAnsi="Times New Roman" w:cs="Times New Roman"/>
          <w:sz w:val="24"/>
          <w:szCs w:val="24"/>
        </w:rPr>
        <w:lastRenderedPageBreak/>
        <w:t xml:space="preserve">It generates a shell script with name </w:t>
      </w:r>
      <w:r w:rsidRPr="00D300D9">
        <w:rPr>
          <w:rFonts w:ascii="Times New Roman" w:hAnsi="Times New Roman" w:cs="Times New Roman"/>
          <w:i/>
          <w:sz w:val="24"/>
          <w:szCs w:val="24"/>
        </w:rPr>
        <w:t>HiC-Express.sh</w:t>
      </w:r>
    </w:p>
    <w:p w14:paraId="70F02D30" w14:textId="77777777" w:rsidR="00E7316D" w:rsidRPr="00D300D9" w:rsidRDefault="00E7316D" w:rsidP="008B78C0">
      <w:pPr>
        <w:pStyle w:val="Heading3"/>
      </w:pPr>
      <w:bookmarkStart w:id="63" w:name="_Toc510439825"/>
      <w:r w:rsidRPr="00D300D9">
        <w:t>Output of the script:</w:t>
      </w:r>
      <w:bookmarkEnd w:id="63"/>
    </w:p>
    <w:p w14:paraId="49028818" w14:textId="403FA07F" w:rsidR="00E7316D" w:rsidRPr="00D300D9" w:rsidRDefault="00DC490F" w:rsidP="00E7316D">
      <w:pPr>
        <w:spacing w:before="100" w:beforeAutospacing="1" w:after="0" w:line="360" w:lineRule="auto"/>
        <w:ind w:left="1260"/>
        <w:rPr>
          <w:rFonts w:ascii="Times New Roman" w:hAnsi="Times New Roman" w:cs="Times New Roman"/>
          <w:color w:val="000000" w:themeColor="text1"/>
          <w:sz w:val="24"/>
          <w:szCs w:val="24"/>
        </w:rPr>
      </w:pPr>
      <w:r w:rsidRPr="00D300D9">
        <w:rPr>
          <w:rFonts w:ascii="Times New Roman" w:hAnsi="Times New Roman" w:cs="Times New Roman"/>
          <w:sz w:val="24"/>
          <w:szCs w:val="24"/>
        </w:rPr>
        <w:t>A</w:t>
      </w:r>
      <w:r w:rsidR="00642589" w:rsidRPr="00D300D9">
        <w:rPr>
          <w:rFonts w:ascii="Times New Roman" w:hAnsi="Times New Roman" w:cs="Times New Roman"/>
          <w:sz w:val="24"/>
          <w:szCs w:val="24"/>
        </w:rPr>
        <w:t>n input</w:t>
      </w:r>
      <w:r w:rsidRPr="00D300D9">
        <w:rPr>
          <w:rFonts w:ascii="Times New Roman" w:hAnsi="Times New Roman" w:cs="Times New Roman"/>
          <w:sz w:val="24"/>
          <w:szCs w:val="24"/>
        </w:rPr>
        <w:t xml:space="preserve"> M</w:t>
      </w:r>
      <w:r w:rsidR="00642589" w:rsidRPr="00D300D9">
        <w:rPr>
          <w:rFonts w:ascii="Times New Roman" w:hAnsi="Times New Roman" w:cs="Times New Roman"/>
          <w:sz w:val="24"/>
          <w:szCs w:val="24"/>
        </w:rPr>
        <w:t xml:space="preserve">edium </w:t>
      </w:r>
      <w:r w:rsidR="00E7316D" w:rsidRPr="00D300D9">
        <w:rPr>
          <w:rFonts w:ascii="Times New Roman" w:hAnsi="Times New Roman" w:cs="Times New Roman"/>
          <w:sz w:val="24"/>
          <w:szCs w:val="24"/>
        </w:rPr>
        <w:t>file format with 11 columns that can be used to create a .</w:t>
      </w:r>
      <w:r w:rsidR="00E7316D" w:rsidRPr="00D300D9">
        <w:rPr>
          <w:rFonts w:ascii="Times New Roman" w:hAnsi="Times New Roman" w:cs="Times New Roman"/>
          <w:i/>
          <w:sz w:val="24"/>
          <w:szCs w:val="24"/>
        </w:rPr>
        <w:t>hic</w:t>
      </w:r>
      <w:r w:rsidR="00E7316D" w:rsidRPr="00D300D9">
        <w:rPr>
          <w:rFonts w:ascii="Times New Roman" w:hAnsi="Times New Roman" w:cs="Times New Roman"/>
          <w:sz w:val="24"/>
          <w:szCs w:val="24"/>
        </w:rPr>
        <w:t xml:space="preserve"> file This file format is explained in </w:t>
      </w:r>
      <w:r w:rsidR="00E7316D" w:rsidRPr="00D300D9">
        <w:rPr>
          <w:rFonts w:ascii="Times New Roman" w:hAnsi="Times New Roman" w:cs="Times New Roman"/>
          <w:color w:val="000000" w:themeColor="text1"/>
          <w:sz w:val="24"/>
          <w:szCs w:val="24"/>
        </w:rPr>
        <w:t>details here</w:t>
      </w:r>
      <w:r w:rsidR="00C75546" w:rsidRPr="00D300D9">
        <w:rPr>
          <w:rFonts w:ascii="Times New Roman" w:hAnsi="Times New Roman" w:cs="Times New Roman"/>
          <w:color w:val="000000" w:themeColor="text1"/>
          <w:sz w:val="24"/>
          <w:szCs w:val="24"/>
        </w:rPr>
        <w:t xml:space="preserve">: </w:t>
      </w:r>
      <w:hyperlink w:anchor="MediumFormat" w:history="1">
        <w:r w:rsidR="00C75546" w:rsidRPr="00D300D9">
          <w:rPr>
            <w:rStyle w:val="Hyperlink"/>
            <w:rFonts w:ascii="Times New Roman" w:hAnsi="Times New Roman" w:cs="Times New Roman"/>
            <w:sz w:val="24"/>
            <w:szCs w:val="24"/>
          </w:rPr>
          <w:t>HiC Input Medium File Format</w:t>
        </w:r>
      </w:hyperlink>
    </w:p>
    <w:p w14:paraId="4491093F" w14:textId="56039040" w:rsidR="006149B1" w:rsidRPr="00D300D9" w:rsidRDefault="005D7F72" w:rsidP="005D7F72">
      <w:pPr>
        <w:pStyle w:val="Heading3"/>
      </w:pPr>
      <w:bookmarkStart w:id="64" w:name="_Toc510439826"/>
      <w:r w:rsidRPr="00D300D9">
        <w:t>Test Data Output</w:t>
      </w:r>
      <w:bookmarkEnd w:id="64"/>
    </w:p>
    <w:p w14:paraId="0B1C7F78" w14:textId="338F98B2" w:rsidR="006149B1" w:rsidRPr="00D300D9" w:rsidRDefault="006149B1" w:rsidP="006149B1">
      <w:pPr>
        <w:pStyle w:val="ListParagraph"/>
        <w:spacing w:before="100" w:beforeAutospacing="1" w:after="0" w:line="360" w:lineRule="auto"/>
        <w:ind w:left="126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The generated input medium </w:t>
      </w:r>
      <w:r w:rsidR="005D7F72" w:rsidRPr="00D300D9">
        <w:rPr>
          <w:rFonts w:ascii="Times New Roman" w:hAnsi="Times New Roman" w:cs="Times New Roman"/>
          <w:color w:val="000000" w:themeColor="text1"/>
          <w:sz w:val="24"/>
          <w:szCs w:val="24"/>
          <w:shd w:val="clear" w:color="auto" w:fill="FFFFFF"/>
        </w:rPr>
        <w:t xml:space="preserve">file format file for the input </w:t>
      </w:r>
      <w:r w:rsidRPr="00D300D9">
        <w:rPr>
          <w:rFonts w:ascii="Times New Roman" w:hAnsi="Times New Roman" w:cs="Times New Roman"/>
          <w:color w:val="000000" w:themeColor="text1"/>
          <w:sz w:val="24"/>
          <w:szCs w:val="24"/>
          <w:shd w:val="clear" w:color="auto" w:fill="FFFFFF"/>
        </w:rPr>
        <w:t>test datasets can be downloaded from the link below:</w:t>
      </w:r>
    </w:p>
    <w:p w14:paraId="5F52E04E"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MiSeq</w:t>
      </w:r>
      <w:proofErr w:type="spellEnd"/>
      <w:r w:rsidRPr="00D300D9">
        <w:rPr>
          <w:rFonts w:ascii="Times New Roman" w:hAnsi="Times New Roman" w:cs="Times New Roman"/>
          <w:color w:val="000000" w:themeColor="text1"/>
          <w:sz w:val="24"/>
          <w:szCs w:val="24"/>
          <w:shd w:val="clear" w:color="auto" w:fill="FFFFFF"/>
        </w:rPr>
        <w:t xml:space="preserve"> GM12878 in-situ files:</w:t>
      </w:r>
    </w:p>
    <w:p w14:paraId="0973F5A5"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Bowtie2: </w:t>
      </w:r>
      <w:hyperlink r:id="rId55" w:history="1">
        <w:r w:rsidRPr="00D300D9">
          <w:rPr>
            <w:rStyle w:val="Hyperlink"/>
            <w:rFonts w:ascii="Times New Roman" w:hAnsi="Times New Roman" w:cs="Times New Roman"/>
            <w:sz w:val="24"/>
            <w:szCs w:val="24"/>
            <w:shd w:val="clear" w:color="auto" w:fill="FFFFFF"/>
          </w:rPr>
          <w:t>http://sysbio.rnet.missouri.edu/bdm_download/GenomeFlow/MiSeq_GM12878/GenomeFlow_Miseq_formatted.bowtie2.input</w:t>
        </w:r>
      </w:hyperlink>
    </w:p>
    <w:p w14:paraId="2C16E581" w14:textId="23B4F8B0" w:rsidR="006149B1" w:rsidRPr="00D300D9" w:rsidRDefault="006149B1" w:rsidP="00D7604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w:t>
      </w:r>
    </w:p>
    <w:p w14:paraId="056F4FE5" w14:textId="77777777" w:rsidR="006149B1" w:rsidRPr="00D300D9" w:rsidRDefault="00783873"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6" w:history="1">
        <w:r w:rsidR="006149B1" w:rsidRPr="00D300D9">
          <w:rPr>
            <w:rStyle w:val="Hyperlink"/>
            <w:rFonts w:ascii="Times New Roman" w:hAnsi="Times New Roman" w:cs="Times New Roman"/>
            <w:sz w:val="24"/>
            <w:szCs w:val="24"/>
            <w:shd w:val="clear" w:color="auto" w:fill="FFFFFF"/>
          </w:rPr>
          <w:t>http://sysbio.rnet.missouri.edu/bdm_download/GenomeFlow/MiSeq_GM12878/GenomeFlow_Miseq_formatted.bwa.input</w:t>
        </w:r>
      </w:hyperlink>
    </w:p>
    <w:p w14:paraId="5B314E45" w14:textId="77777777" w:rsidR="006149B1" w:rsidRPr="00D300D9" w:rsidRDefault="006149B1" w:rsidP="006149B1">
      <w:pPr>
        <w:pStyle w:val="ListParagraph"/>
        <w:numPr>
          <w:ilvl w:val="0"/>
          <w:numId w:val="31"/>
        </w:numPr>
        <w:spacing w:before="100" w:beforeAutospacing="1" w:after="0" w:line="360" w:lineRule="auto"/>
        <w:rPr>
          <w:rFonts w:ascii="Times New Roman" w:hAnsi="Times New Roman" w:cs="Times New Roman"/>
          <w:color w:val="000000" w:themeColor="text1"/>
          <w:sz w:val="24"/>
          <w:szCs w:val="24"/>
          <w:shd w:val="clear" w:color="auto" w:fill="FFFFFF"/>
        </w:rPr>
      </w:pPr>
      <w:bookmarkStart w:id="65" w:name="OLE_LINK23"/>
      <w:bookmarkStart w:id="66" w:name="OLE_LINK24"/>
      <w:r w:rsidRPr="00D300D9">
        <w:rPr>
          <w:rFonts w:ascii="Times New Roman" w:hAnsi="Times New Roman" w:cs="Times New Roman"/>
          <w:color w:val="000000" w:themeColor="text1"/>
          <w:sz w:val="24"/>
          <w:szCs w:val="24"/>
          <w:shd w:val="clear" w:color="auto" w:fill="FFFFFF"/>
        </w:rPr>
        <w:t>GM06990 Cell line:</w:t>
      </w:r>
    </w:p>
    <w:p w14:paraId="0D949F56"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19B159CC" w14:textId="77777777" w:rsidR="006149B1" w:rsidRPr="00D300D9" w:rsidRDefault="00783873" w:rsidP="006149B1">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hyperlink r:id="rId57" w:history="1">
        <w:r w:rsidR="006149B1" w:rsidRPr="00D300D9">
          <w:rPr>
            <w:rStyle w:val="Hyperlink"/>
            <w:rFonts w:ascii="Times New Roman" w:hAnsi="Times New Roman" w:cs="Times New Roman"/>
            <w:sz w:val="24"/>
            <w:szCs w:val="24"/>
            <w:shd w:val="clear" w:color="auto" w:fill="FFFFFF"/>
          </w:rPr>
          <w:t>http://sysbio.rnet.missouri.edu/bdm_download/GenomeFlow/GM06990/GenomeFlow_formatted.bowtie2.input</w:t>
        </w:r>
      </w:hyperlink>
    </w:p>
    <w:p w14:paraId="43CE9963" w14:textId="77777777" w:rsidR="006149B1" w:rsidRPr="00D300D9" w:rsidRDefault="006149B1" w:rsidP="006149B1">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r w:rsidRPr="00D300D9">
        <w:rPr>
          <w:rFonts w:ascii="Times New Roman" w:hAnsi="Times New Roman" w:cs="Times New Roman"/>
          <w:color w:val="000000" w:themeColor="text1"/>
          <w:sz w:val="24"/>
          <w:szCs w:val="24"/>
          <w:shd w:val="clear" w:color="auto" w:fill="FFFFFF"/>
        </w:rPr>
        <w:t xml:space="preserve">: </w:t>
      </w:r>
      <w:hyperlink r:id="rId58" w:history="1">
        <w:r w:rsidRPr="00D300D9">
          <w:rPr>
            <w:rStyle w:val="Hyperlink"/>
            <w:rFonts w:ascii="Times New Roman" w:hAnsi="Times New Roman" w:cs="Times New Roman"/>
            <w:sz w:val="24"/>
            <w:szCs w:val="24"/>
            <w:shd w:val="clear" w:color="auto" w:fill="FFFFFF"/>
          </w:rPr>
          <w:t>http://sysbio.rnet.missouri.edu/bdm_download/GenomeFlow/GM06990/GenomeFlow_formatted.bwa.input</w:t>
        </w:r>
      </w:hyperlink>
    </w:p>
    <w:p w14:paraId="012BCBBA" w14:textId="77777777" w:rsidR="00E7316D" w:rsidRPr="00D300D9" w:rsidRDefault="00E7316D" w:rsidP="008B78C0">
      <w:pPr>
        <w:pStyle w:val="Heading3"/>
      </w:pPr>
      <w:bookmarkStart w:id="67" w:name="_Toc510439827"/>
      <w:bookmarkEnd w:id="65"/>
      <w:bookmarkEnd w:id="66"/>
      <w:r w:rsidRPr="00D300D9">
        <w:t>Running</w:t>
      </w:r>
      <w:bookmarkEnd w:id="67"/>
    </w:p>
    <w:p w14:paraId="08334B3B" w14:textId="7A2E79E2" w:rsidR="00E7316D" w:rsidRPr="00D300D9" w:rsidRDefault="00E7316D" w:rsidP="00E7316D">
      <w:pPr>
        <w:pStyle w:val="ListParagraph"/>
        <w:numPr>
          <w:ilvl w:val="0"/>
          <w:numId w:val="27"/>
        </w:numPr>
        <w:ind w:left="162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1D-Functions/HiC-Express</w:t>
      </w:r>
    </w:p>
    <w:p w14:paraId="3D6357E2" w14:textId="68C21F0F" w:rsidR="00EC7E0A" w:rsidRPr="00D300D9" w:rsidRDefault="00E7316D" w:rsidP="00EC7E0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 xml:space="preserve">Generate a script called </w:t>
      </w:r>
      <w:r w:rsidRPr="00D300D9">
        <w:rPr>
          <w:rFonts w:ascii="Times New Roman" w:hAnsi="Times New Roman" w:cs="Times New Roman"/>
          <w:i/>
          <w:sz w:val="24"/>
          <w:szCs w:val="24"/>
        </w:rPr>
        <w:t>HiC-Express.sh</w:t>
      </w:r>
    </w:p>
    <w:p w14:paraId="35D26359" w14:textId="7661765E" w:rsidR="00EC7E0A" w:rsidRPr="00D300D9" w:rsidRDefault="00EC7E0A" w:rsidP="0094343A">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sz w:val="24"/>
          <w:szCs w:val="24"/>
        </w:rPr>
        <w:t>Open a Unix Terminal</w:t>
      </w:r>
    </w:p>
    <w:p w14:paraId="2E1EE929" w14:textId="1406ED16" w:rsidR="00267D87" w:rsidRPr="00D300D9" w:rsidRDefault="00E7316D" w:rsidP="00D7604C">
      <w:pPr>
        <w:pStyle w:val="ListParagraph"/>
        <w:numPr>
          <w:ilvl w:val="0"/>
          <w:numId w:val="27"/>
        </w:numPr>
        <w:spacing w:before="100" w:beforeAutospacing="1" w:after="0" w:line="360" w:lineRule="auto"/>
        <w:ind w:left="1620"/>
        <w:rPr>
          <w:rFonts w:ascii="Times New Roman" w:hAnsi="Times New Roman" w:cs="Times New Roman"/>
          <w:sz w:val="24"/>
          <w:szCs w:val="24"/>
        </w:rPr>
      </w:pPr>
      <w:r w:rsidRPr="00D300D9">
        <w:rPr>
          <w:rFonts w:ascii="Times New Roman" w:hAnsi="Times New Roman" w:cs="Times New Roman"/>
          <w:b/>
          <w:sz w:val="24"/>
          <w:szCs w:val="24"/>
        </w:rPr>
        <w:t>Execute</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HiC-Express.sh</w:t>
      </w:r>
      <w:r w:rsidRPr="00D300D9">
        <w:rPr>
          <w:rFonts w:ascii="Times New Roman" w:hAnsi="Times New Roman" w:cs="Times New Roman"/>
          <w:sz w:val="24"/>
          <w:szCs w:val="24"/>
        </w:rPr>
        <w:t xml:space="preserve"> in a Unix Terminal</w:t>
      </w:r>
    </w:p>
    <w:p w14:paraId="565EDE4F" w14:textId="77777777" w:rsidR="00BC1E0C" w:rsidRPr="00D300D9" w:rsidRDefault="00BC1E0C" w:rsidP="00BC1E0C">
      <w:pPr>
        <w:pStyle w:val="ListParagraph"/>
        <w:spacing w:before="100" w:beforeAutospacing="1" w:after="0" w:line="360" w:lineRule="auto"/>
        <w:ind w:left="1620"/>
        <w:rPr>
          <w:rFonts w:ascii="Times New Roman" w:hAnsi="Times New Roman" w:cs="Times New Roman"/>
          <w:sz w:val="24"/>
          <w:szCs w:val="24"/>
        </w:rPr>
      </w:pPr>
    </w:p>
    <w:p w14:paraId="37AA1D10" w14:textId="4DBEE8BC" w:rsidR="00C018F9" w:rsidRPr="00D300D9" w:rsidRDefault="00C018F9" w:rsidP="00C018F9">
      <w:pPr>
        <w:pStyle w:val="ListParagraph"/>
        <w:numPr>
          <w:ilvl w:val="0"/>
          <w:numId w:val="27"/>
        </w:numPr>
        <w:spacing w:before="100" w:beforeAutospacing="1" w:after="0" w:line="360" w:lineRule="auto"/>
        <w:ind w:left="1620"/>
        <w:rPr>
          <w:rStyle w:val="Emphasis"/>
          <w:rFonts w:ascii="Times New Roman" w:hAnsi="Times New Roman" w:cs="Times New Roman"/>
          <w:i w:val="0"/>
          <w:iCs w:val="0"/>
          <w:sz w:val="24"/>
          <w:szCs w:val="24"/>
        </w:rPr>
      </w:pPr>
      <w:r w:rsidRPr="00D300D9">
        <w:rPr>
          <w:rStyle w:val="Emphasis"/>
          <w:rFonts w:ascii="Times New Roman" w:hAnsi="Times New Roman" w:cs="Times New Roman"/>
          <w:i w:val="0"/>
          <w:color w:val="FF0000"/>
          <w:sz w:val="24"/>
          <w:szCs w:val="24"/>
          <w:bdr w:val="none" w:sz="0" w:space="0" w:color="auto" w:frame="1"/>
          <w:shd w:val="clear" w:color="auto" w:fill="FFFFFF"/>
        </w:rPr>
        <w:lastRenderedPageBreak/>
        <w:t>Note to Bowtie2 and Cygwin/</w:t>
      </w:r>
      <w:proofErr w:type="spellStart"/>
      <w:r w:rsidRPr="00D300D9">
        <w:rPr>
          <w:rStyle w:val="Emphasis"/>
          <w:rFonts w:ascii="Times New Roman" w:hAnsi="Times New Roman" w:cs="Times New Roman"/>
          <w:i w:val="0"/>
          <w:color w:val="FF0000"/>
          <w:sz w:val="24"/>
          <w:szCs w:val="24"/>
          <w:bdr w:val="none" w:sz="0" w:space="0" w:color="auto" w:frame="1"/>
          <w:shd w:val="clear" w:color="auto" w:fill="FFFFFF"/>
        </w:rPr>
        <w:t>MinGW</w:t>
      </w:r>
      <w:proofErr w:type="spellEnd"/>
      <w:r w:rsidRPr="00D300D9">
        <w:rPr>
          <w:rStyle w:val="Emphasis"/>
          <w:rFonts w:ascii="Times New Roman" w:hAnsi="Times New Roman" w:cs="Times New Roman"/>
          <w:i w:val="0"/>
          <w:color w:val="FF0000"/>
          <w:sz w:val="24"/>
          <w:szCs w:val="24"/>
          <w:bdr w:val="none" w:sz="0" w:space="0" w:color="auto" w:frame="1"/>
          <w:shd w:val="clear" w:color="auto" w:fill="FFFFFF"/>
        </w:rPr>
        <w:t xml:space="preserve"> Users</w:t>
      </w:r>
      <w:r w:rsidRPr="00D300D9">
        <w:rPr>
          <w:rStyle w:val="Emphasis"/>
          <w:rFonts w:ascii="Times New Roman" w:hAnsi="Times New Roman" w:cs="Times New Roman"/>
          <w:i w:val="0"/>
          <w:sz w:val="24"/>
          <w:szCs w:val="24"/>
          <w:bdr w:val="none" w:sz="0" w:space="0" w:color="auto" w:frame="1"/>
          <w:shd w:val="clear" w:color="auto" w:fill="FFFFFF"/>
        </w:rPr>
        <w:t>: To use Bowtie2 in Cygwin/</w:t>
      </w:r>
      <w:proofErr w:type="spellStart"/>
      <w:r w:rsidRPr="00D300D9">
        <w:rPr>
          <w:rStyle w:val="Emphasis"/>
          <w:rFonts w:ascii="Times New Roman" w:hAnsi="Times New Roman" w:cs="Times New Roman"/>
          <w:i w:val="0"/>
          <w:sz w:val="24"/>
          <w:szCs w:val="24"/>
          <w:bdr w:val="none" w:sz="0" w:space="0" w:color="auto" w:frame="1"/>
          <w:shd w:val="clear" w:color="auto" w:fill="FFFFFF"/>
        </w:rPr>
        <w:t>MinGW</w:t>
      </w:r>
      <w:proofErr w:type="spellEnd"/>
      <w:r w:rsidRPr="00D300D9">
        <w:rPr>
          <w:rStyle w:val="Emphasis"/>
          <w:rFonts w:ascii="Times New Roman" w:hAnsi="Times New Roman" w:cs="Times New Roman"/>
          <w:i w:val="0"/>
          <w:sz w:val="24"/>
          <w:szCs w:val="24"/>
          <w:bdr w:val="none" w:sz="0" w:space="0" w:color="auto" w:frame="1"/>
          <w:shd w:val="clear" w:color="auto" w:fill="FFFFFF"/>
        </w:rPr>
        <w:t>, the absolute path to the input file generated from GenomeFlow might produce a</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color w:val="000000" w:themeColor="text1"/>
          <w:sz w:val="24"/>
          <w:szCs w:val="24"/>
          <w:bdr w:val="none" w:sz="0" w:space="0" w:color="auto" w:frame="1"/>
          <w:shd w:val="clear" w:color="auto" w:fill="FFFFFF"/>
        </w:rPr>
        <w:t>Warning:</w:t>
      </w:r>
      <w:r w:rsidRPr="00D300D9">
        <w:rPr>
          <w:rStyle w:val="Emphasis"/>
          <w:rFonts w:ascii="Times New Roman" w:hAnsi="Times New Roman" w:cs="Times New Roman"/>
          <w:color w:val="000000" w:themeColor="text1"/>
          <w:sz w:val="24"/>
          <w:szCs w:val="24"/>
          <w:bdr w:val="none" w:sz="0" w:space="0" w:color="auto" w:frame="1"/>
          <w:shd w:val="clear" w:color="auto" w:fill="FFFFFF"/>
        </w:rPr>
        <w:t xml:space="preserve"> Could not open read file</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for some users</w:t>
      </w:r>
      <w:r w:rsidRPr="00D300D9">
        <w:rPr>
          <w:rStyle w:val="Emphasis"/>
          <w:rFonts w:ascii="Times New Roman" w:hAnsi="Times New Roman" w:cs="Times New Roman"/>
          <w:sz w:val="24"/>
          <w:szCs w:val="24"/>
          <w:bdr w:val="none" w:sz="0" w:space="0" w:color="auto" w:frame="1"/>
          <w:shd w:val="clear" w:color="auto" w:fill="FFFFFF"/>
        </w:rPr>
        <w:t xml:space="preserve">. </w:t>
      </w:r>
      <w:r w:rsidRPr="00D300D9">
        <w:rPr>
          <w:rStyle w:val="Emphasis"/>
          <w:rFonts w:ascii="Times New Roman" w:hAnsi="Times New Roman" w:cs="Times New Roman"/>
          <w:i w:val="0"/>
          <w:sz w:val="24"/>
          <w:szCs w:val="24"/>
          <w:bdr w:val="none" w:sz="0" w:space="0" w:color="auto" w:frame="1"/>
          <w:shd w:val="clear" w:color="auto" w:fill="FFFFFF"/>
        </w:rPr>
        <w:t>Use a relative path to the input file to locate the file by editing the generated GenomeFlow script.</w:t>
      </w:r>
    </w:p>
    <w:p w14:paraId="5E220DAF" w14:textId="77777777" w:rsidR="00C018F9" w:rsidRPr="00D300D9" w:rsidRDefault="00C018F9" w:rsidP="00C018F9">
      <w:pPr>
        <w:pStyle w:val="ListParagraph"/>
        <w:spacing w:before="100" w:beforeAutospacing="1" w:after="0" w:line="360" w:lineRule="auto"/>
        <w:ind w:left="1620"/>
        <w:rPr>
          <w:rFonts w:ascii="Times New Roman" w:hAnsi="Times New Roman" w:cs="Times New Roman"/>
          <w:sz w:val="24"/>
          <w:szCs w:val="24"/>
        </w:rPr>
      </w:pPr>
    </w:p>
    <w:p w14:paraId="1CC3EF89" w14:textId="5F924818" w:rsidR="00E7316D" w:rsidRPr="00D300D9" w:rsidRDefault="007877B0" w:rsidP="00E7316D">
      <w:pPr>
        <w:jc w:val="center"/>
        <w:rPr>
          <w:rFonts w:ascii="Times New Roman" w:hAnsi="Times New Roman" w:cs="Times New Roman"/>
          <w:b/>
          <w:sz w:val="24"/>
          <w:szCs w:val="24"/>
        </w:rPr>
      </w:pPr>
      <w:r w:rsidRPr="00D300D9">
        <w:rPr>
          <w:rFonts w:ascii="Times New Roman" w:hAnsi="Times New Roman" w:cs="Times New Roman"/>
          <w:noProof/>
          <w:sz w:val="24"/>
          <w:szCs w:val="24"/>
        </w:rPr>
        <w:drawing>
          <wp:inline distT="0" distB="0" distL="0" distR="0" wp14:anchorId="09E49D1C" wp14:editId="6EC23579">
            <wp:extent cx="5930093" cy="344244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9193" cy="3465145"/>
                    </a:xfrm>
                    <a:prstGeom prst="rect">
                      <a:avLst/>
                    </a:prstGeom>
                  </pic:spPr>
                </pic:pic>
              </a:graphicData>
            </a:graphic>
          </wp:inline>
        </w:drawing>
      </w:r>
    </w:p>
    <w:p w14:paraId="23C90E2C" w14:textId="639C7546" w:rsidR="00E7316D" w:rsidRPr="00D300D9" w:rsidRDefault="00E7316D" w:rsidP="008B139E">
      <w:pPr>
        <w:pStyle w:val="Figures"/>
        <w:rPr>
          <w:rFonts w:cs="Times New Roman"/>
          <w:szCs w:val="24"/>
        </w:rPr>
      </w:pPr>
      <w:bookmarkStart w:id="68" w:name="_Toc510451530"/>
      <w:r w:rsidRPr="00D300D9">
        <w:rPr>
          <w:rFonts w:cs="Times New Roman"/>
          <w:szCs w:val="24"/>
        </w:rPr>
        <w:t>Figure 5: HiC-Express</w:t>
      </w:r>
      <w:bookmarkEnd w:id="68"/>
    </w:p>
    <w:p w14:paraId="044BDE31" w14:textId="77777777" w:rsidR="0094343A" w:rsidRPr="00D300D9" w:rsidRDefault="0094343A" w:rsidP="00E7316D">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1705"/>
        <w:gridCol w:w="6210"/>
        <w:gridCol w:w="1435"/>
      </w:tblGrid>
      <w:tr w:rsidR="00E7316D" w:rsidRPr="00D300D9" w14:paraId="04F371C4" w14:textId="77777777" w:rsidTr="001F57D5">
        <w:tc>
          <w:tcPr>
            <w:tcW w:w="1705" w:type="dxa"/>
          </w:tcPr>
          <w:p w14:paraId="733178AF"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BEFD573"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4ADC6AA1" w14:textId="77777777" w:rsidR="00E7316D" w:rsidRPr="00D300D9" w:rsidRDefault="00E7316D" w:rsidP="00E7316D">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E7316D" w:rsidRPr="00D300D9" w14:paraId="36D8E4F7" w14:textId="77777777" w:rsidTr="001F57D5">
        <w:tc>
          <w:tcPr>
            <w:tcW w:w="1705" w:type="dxa"/>
          </w:tcPr>
          <w:p w14:paraId="0A60266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Created Index Directory</w:t>
            </w:r>
          </w:p>
        </w:tc>
        <w:tc>
          <w:tcPr>
            <w:tcW w:w="6210" w:type="dxa"/>
          </w:tcPr>
          <w:p w14:paraId="25AEDC3F"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path to the index created using </w:t>
            </w:r>
            <w:proofErr w:type="spellStart"/>
            <w:r w:rsidRPr="00D300D9">
              <w:rPr>
                <w:rFonts w:ascii="Times New Roman" w:hAnsi="Times New Roman" w:cs="Times New Roman"/>
                <w:sz w:val="24"/>
                <w:szCs w:val="24"/>
              </w:rPr>
              <w:t>bwa</w:t>
            </w:r>
            <w:proofErr w:type="spellEnd"/>
            <w:r w:rsidRPr="00D300D9">
              <w:rPr>
                <w:rFonts w:ascii="Times New Roman" w:hAnsi="Times New Roman" w:cs="Times New Roman"/>
                <w:sz w:val="24"/>
                <w:szCs w:val="24"/>
              </w:rPr>
              <w:t xml:space="preserve"> or bowtie2</w:t>
            </w:r>
          </w:p>
          <w:p w14:paraId="40441CA7" w14:textId="77777777" w:rsidR="00E7316D" w:rsidRPr="00D300D9" w:rsidRDefault="00E7316D" w:rsidP="00E7316D">
            <w:pPr>
              <w:spacing w:before="100" w:beforeAutospacing="1" w:line="360" w:lineRule="auto"/>
              <w:rPr>
                <w:rFonts w:ascii="Times New Roman" w:hAnsi="Times New Roman" w:cs="Times New Roman"/>
                <w:sz w:val="24"/>
                <w:szCs w:val="24"/>
              </w:rPr>
            </w:pPr>
          </w:p>
        </w:tc>
        <w:tc>
          <w:tcPr>
            <w:tcW w:w="1435" w:type="dxa"/>
          </w:tcPr>
          <w:p w14:paraId="100BFC40"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5604AA9" w14:textId="77777777" w:rsidTr="001F57D5">
        <w:tc>
          <w:tcPr>
            <w:tcW w:w="1705" w:type="dxa"/>
          </w:tcPr>
          <w:p w14:paraId="39D496AC"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Output Directory</w:t>
            </w:r>
          </w:p>
        </w:tc>
        <w:tc>
          <w:tcPr>
            <w:tcW w:w="6210" w:type="dxa"/>
          </w:tcPr>
          <w:p w14:paraId="2BA50E2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output directory path to output the script</w:t>
            </w:r>
          </w:p>
        </w:tc>
        <w:tc>
          <w:tcPr>
            <w:tcW w:w="1435" w:type="dxa"/>
          </w:tcPr>
          <w:p w14:paraId="761C43C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267F9D31" w14:textId="77777777" w:rsidTr="001F57D5">
        <w:tc>
          <w:tcPr>
            <w:tcW w:w="1705" w:type="dxa"/>
          </w:tcPr>
          <w:p w14:paraId="4A1CFF8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Read-1(.fastq)</w:t>
            </w:r>
          </w:p>
        </w:tc>
        <w:tc>
          <w:tcPr>
            <w:tcW w:w="6210" w:type="dxa"/>
          </w:tcPr>
          <w:p w14:paraId="55829DA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1, or file for a single read e.g HIC003_S2_L001_R1_001.fastq</w:t>
            </w:r>
          </w:p>
        </w:tc>
        <w:tc>
          <w:tcPr>
            <w:tcW w:w="1435" w:type="dxa"/>
          </w:tcPr>
          <w:p w14:paraId="0EE5F1F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0D2A177B" w14:textId="77777777" w:rsidTr="001F57D5">
        <w:tc>
          <w:tcPr>
            <w:tcW w:w="1705" w:type="dxa"/>
          </w:tcPr>
          <w:p w14:paraId="08BE373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Load Read-2(.fastq)</w:t>
            </w:r>
          </w:p>
        </w:tc>
        <w:tc>
          <w:tcPr>
            <w:tcW w:w="6210" w:type="dxa"/>
          </w:tcPr>
          <w:p w14:paraId="04583D34"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The file containing mate 2 e.g HIC003_S2_L001_R2_001.fastq</w:t>
            </w:r>
          </w:p>
        </w:tc>
        <w:tc>
          <w:tcPr>
            <w:tcW w:w="1435" w:type="dxa"/>
          </w:tcPr>
          <w:p w14:paraId="4830A4AB"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5ED28665" w14:textId="77777777" w:rsidTr="001F57D5">
        <w:tc>
          <w:tcPr>
            <w:tcW w:w="1705" w:type="dxa"/>
          </w:tcPr>
          <w:p w14:paraId="22D3779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lastRenderedPageBreak/>
              <w:t>Is Pair-End Read</w:t>
            </w:r>
          </w:p>
        </w:tc>
        <w:tc>
          <w:tcPr>
            <w:tcW w:w="6210" w:type="dxa"/>
          </w:tcPr>
          <w:p w14:paraId="25A0A923"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Check if the data is a pair end read data</w:t>
            </w:r>
          </w:p>
        </w:tc>
        <w:tc>
          <w:tcPr>
            <w:tcW w:w="1435" w:type="dxa"/>
          </w:tcPr>
          <w:p w14:paraId="1F857B29"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E7316D" w:rsidRPr="00D300D9" w14:paraId="3610860B" w14:textId="77777777" w:rsidTr="001F57D5">
        <w:tc>
          <w:tcPr>
            <w:tcW w:w="1705" w:type="dxa"/>
          </w:tcPr>
          <w:p w14:paraId="4D7ABADD"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Choose tool to use</w:t>
            </w:r>
          </w:p>
        </w:tc>
        <w:tc>
          <w:tcPr>
            <w:tcW w:w="6210" w:type="dxa"/>
          </w:tcPr>
          <w:p w14:paraId="785F98E2"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Two options are made available for indexing. Select</w:t>
            </w:r>
            <w:hyperlink r:id="rId60" w:history="1">
              <w:r w:rsidRPr="00D300D9">
                <w:rPr>
                  <w:rStyle w:val="Hyperlink"/>
                  <w:rFonts w:ascii="Times New Roman" w:hAnsi="Times New Roman" w:cs="Times New Roman"/>
                  <w:sz w:val="24"/>
                  <w:szCs w:val="24"/>
                </w:rPr>
                <w:t xml:space="preserve"> </w:t>
              </w:r>
              <w:proofErr w:type="spellStart"/>
              <w:r w:rsidRPr="00D300D9">
                <w:rPr>
                  <w:rStyle w:val="Hyperlink"/>
                  <w:rFonts w:ascii="Times New Roman" w:hAnsi="Times New Roman" w:cs="Times New Roman"/>
                  <w:sz w:val="24"/>
                  <w:szCs w:val="24"/>
                </w:rPr>
                <w:t>bwa</w:t>
              </w:r>
              <w:proofErr w:type="spellEnd"/>
              <w:r w:rsidRPr="00D300D9">
                <w:rPr>
                  <w:rStyle w:val="Hyperlink"/>
                  <w:rFonts w:ascii="Times New Roman" w:hAnsi="Times New Roman" w:cs="Times New Roman"/>
                  <w:sz w:val="24"/>
                  <w:szCs w:val="24"/>
                </w:rPr>
                <w:t>- Burrows-Wheeler alignment</w:t>
              </w:r>
            </w:hyperlink>
            <w:r w:rsidRPr="00D300D9">
              <w:rPr>
                <w:rFonts w:ascii="Times New Roman" w:hAnsi="Times New Roman" w:cs="Times New Roman"/>
                <w:sz w:val="24"/>
                <w:szCs w:val="24"/>
              </w:rPr>
              <w:t xml:space="preserve"> or </w:t>
            </w:r>
            <w:hyperlink r:id="rId61" w:history="1">
              <w:r w:rsidRPr="00D300D9">
                <w:rPr>
                  <w:rStyle w:val="Hyperlink"/>
                  <w:rFonts w:ascii="Times New Roman" w:hAnsi="Times New Roman" w:cs="Times New Roman"/>
                  <w:sz w:val="24"/>
                  <w:szCs w:val="24"/>
                </w:rPr>
                <w:t>Bowtie2</w:t>
              </w:r>
            </w:hyperlink>
            <w:r w:rsidRPr="00D300D9">
              <w:rPr>
                <w:rFonts w:ascii="Times New Roman" w:hAnsi="Times New Roman" w:cs="Times New Roman"/>
                <w:sz w:val="24"/>
                <w:szCs w:val="24"/>
              </w:rPr>
              <w:t xml:space="preserve">. </w:t>
            </w:r>
          </w:p>
          <w:p w14:paraId="067905D3" w14:textId="3B404CB9"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b/>
                <w:sz w:val="24"/>
                <w:szCs w:val="24"/>
              </w:rPr>
              <w:t>Important</w:t>
            </w:r>
            <w:r w:rsidRPr="00D300D9">
              <w:rPr>
                <w:rFonts w:ascii="Times New Roman" w:hAnsi="Times New Roman" w:cs="Times New Roman"/>
                <w:sz w:val="24"/>
                <w:szCs w:val="24"/>
              </w:rPr>
              <w:t xml:space="preserve">: Only select the </w:t>
            </w:r>
            <w:r w:rsidR="008621BE">
              <w:rPr>
                <w:rFonts w:ascii="Times New Roman" w:hAnsi="Times New Roman" w:cs="Times New Roman"/>
                <w:sz w:val="24"/>
                <w:szCs w:val="24"/>
              </w:rPr>
              <w:t>tool which was used to create</w:t>
            </w:r>
            <w:r w:rsidRPr="00D300D9">
              <w:rPr>
                <w:rFonts w:ascii="Times New Roman" w:hAnsi="Times New Roman" w:cs="Times New Roman"/>
                <w:sz w:val="24"/>
                <w:szCs w:val="24"/>
              </w:rPr>
              <w:t xml:space="preserve"> the reference genome Index. </w:t>
            </w:r>
            <w:proofErr w:type="spellStart"/>
            <w:r w:rsidR="008621BE">
              <w:rPr>
                <w:rFonts w:ascii="Times New Roman" w:hAnsi="Times New Roman" w:cs="Times New Roman"/>
                <w:i/>
                <w:sz w:val="24"/>
                <w:szCs w:val="24"/>
              </w:rPr>
              <w:t>bwa</w:t>
            </w:r>
            <w:proofErr w:type="spellEnd"/>
            <w:r w:rsidR="008621BE">
              <w:rPr>
                <w:rFonts w:ascii="Times New Roman" w:hAnsi="Times New Roman" w:cs="Times New Roman"/>
                <w:i/>
                <w:sz w:val="24"/>
                <w:szCs w:val="24"/>
              </w:rPr>
              <w:t xml:space="preserve"> can only be used to m</w:t>
            </w:r>
            <w:r w:rsidRPr="00D300D9">
              <w:rPr>
                <w:rFonts w:ascii="Times New Roman" w:hAnsi="Times New Roman" w:cs="Times New Roman"/>
                <w:i/>
                <w:sz w:val="24"/>
                <w:szCs w:val="24"/>
              </w:rPr>
              <w:t xml:space="preserve">ap </w:t>
            </w:r>
            <w:proofErr w:type="spellStart"/>
            <w:r w:rsidRPr="00D300D9">
              <w:rPr>
                <w:rFonts w:ascii="Times New Roman" w:hAnsi="Times New Roman" w:cs="Times New Roman"/>
                <w:i/>
                <w:sz w:val="24"/>
                <w:szCs w:val="24"/>
              </w:rPr>
              <w:t>bwa</w:t>
            </w:r>
            <w:proofErr w:type="spellEnd"/>
            <w:r w:rsidRPr="00D300D9">
              <w:rPr>
                <w:rFonts w:ascii="Times New Roman" w:hAnsi="Times New Roman" w:cs="Times New Roman"/>
                <w:i/>
                <w:sz w:val="24"/>
                <w:szCs w:val="24"/>
              </w:rPr>
              <w:t xml:space="preserve"> index, and bowtie2 can only be used to map bowtie2 index</w:t>
            </w:r>
            <w:r w:rsidRPr="00D300D9">
              <w:rPr>
                <w:rFonts w:ascii="Times New Roman" w:hAnsi="Times New Roman" w:cs="Times New Roman"/>
                <w:sz w:val="24"/>
                <w:szCs w:val="24"/>
              </w:rPr>
              <w:t>.</w:t>
            </w:r>
          </w:p>
        </w:tc>
        <w:tc>
          <w:tcPr>
            <w:tcW w:w="1435" w:type="dxa"/>
          </w:tcPr>
          <w:p w14:paraId="6BE11C8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bwa</w:t>
            </w:r>
            <w:proofErr w:type="spellEnd"/>
          </w:p>
        </w:tc>
      </w:tr>
      <w:tr w:rsidR="00E7316D" w:rsidRPr="00D300D9" w14:paraId="4A2852C4" w14:textId="77777777" w:rsidTr="001F57D5">
        <w:tc>
          <w:tcPr>
            <w:tcW w:w="1705" w:type="dxa"/>
          </w:tcPr>
          <w:p w14:paraId="32F3188E"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Binary file</w:t>
            </w:r>
          </w:p>
        </w:tc>
        <w:tc>
          <w:tcPr>
            <w:tcW w:w="6210" w:type="dxa"/>
          </w:tcPr>
          <w:p w14:paraId="0A03D02B" w14:textId="77777777" w:rsidR="00764783"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 binary file for the chosen tool</w:t>
            </w:r>
          </w:p>
          <w:p w14:paraId="4F55ABCE" w14:textId="34C02067" w:rsidR="00764783" w:rsidRPr="00D300D9" w:rsidRDefault="008621BE" w:rsidP="00764783">
            <w:pPr>
              <w:spacing w:before="100" w:beforeAutospacing="1" w:line="360" w:lineRule="auto"/>
              <w:rPr>
                <w:rFonts w:ascii="Times New Roman" w:hAnsi="Times New Roman" w:cs="Times New Roman"/>
                <w:sz w:val="24"/>
                <w:szCs w:val="24"/>
              </w:rPr>
            </w:pPr>
            <w:proofErr w:type="spellStart"/>
            <w:r>
              <w:rPr>
                <w:rFonts w:ascii="Times New Roman" w:hAnsi="Times New Roman" w:cs="Times New Roman"/>
                <w:sz w:val="24"/>
                <w:szCs w:val="24"/>
              </w:rPr>
              <w:t>bwa</w:t>
            </w:r>
            <w:proofErr w:type="spellEnd"/>
            <w:r w:rsidR="00764783" w:rsidRPr="00D300D9">
              <w:rPr>
                <w:rFonts w:ascii="Times New Roman" w:hAnsi="Times New Roman" w:cs="Times New Roman"/>
                <w:sz w:val="24"/>
                <w:szCs w:val="24"/>
              </w:rPr>
              <w:t>: Select the</w:t>
            </w:r>
            <w:r w:rsidR="00764783" w:rsidRPr="00D300D9">
              <w:rPr>
                <w:rFonts w:ascii="Times New Roman" w:hAnsi="Times New Roman" w:cs="Times New Roman"/>
                <w:color w:val="0070C0"/>
                <w:sz w:val="24"/>
                <w:szCs w:val="24"/>
              </w:rPr>
              <w:t xml:space="preserve"> </w:t>
            </w:r>
            <w:proofErr w:type="spellStart"/>
            <w:r w:rsidR="00764783" w:rsidRPr="00D300D9">
              <w:rPr>
                <w:rFonts w:ascii="Times New Roman" w:hAnsi="Times New Roman" w:cs="Times New Roman"/>
                <w:b/>
                <w:color w:val="0070C0"/>
                <w:sz w:val="24"/>
                <w:szCs w:val="24"/>
              </w:rPr>
              <w:t>bwa</w:t>
            </w:r>
            <w:proofErr w:type="spellEnd"/>
            <w:r w:rsidR="00764783" w:rsidRPr="00D300D9">
              <w:rPr>
                <w:rFonts w:ascii="Times New Roman" w:hAnsi="Times New Roman" w:cs="Times New Roman"/>
                <w:color w:val="0070C0"/>
                <w:sz w:val="24"/>
                <w:szCs w:val="24"/>
              </w:rPr>
              <w:t xml:space="preserve"> </w:t>
            </w:r>
            <w:r w:rsidR="00764783" w:rsidRPr="00D300D9">
              <w:rPr>
                <w:rFonts w:ascii="Times New Roman" w:hAnsi="Times New Roman" w:cs="Times New Roman"/>
                <w:sz w:val="24"/>
                <w:szCs w:val="24"/>
              </w:rPr>
              <w:t xml:space="preserve">binary you compiled from </w:t>
            </w:r>
            <w:proofErr w:type="spellStart"/>
            <w:r w:rsidR="00764783" w:rsidRPr="00D300D9">
              <w:rPr>
                <w:rFonts w:ascii="Times New Roman" w:hAnsi="Times New Roman" w:cs="Times New Roman"/>
                <w:sz w:val="24"/>
                <w:szCs w:val="24"/>
              </w:rPr>
              <w:t>bwa</w:t>
            </w:r>
            <w:proofErr w:type="spellEnd"/>
            <w:r w:rsidR="00764783" w:rsidRPr="00D300D9">
              <w:rPr>
                <w:rFonts w:ascii="Times New Roman" w:hAnsi="Times New Roman" w:cs="Times New Roman"/>
                <w:sz w:val="24"/>
                <w:szCs w:val="24"/>
              </w:rPr>
              <w:t>-* directory</w:t>
            </w:r>
          </w:p>
          <w:p w14:paraId="77755731" w14:textId="24ACE1CB" w:rsidR="00E7316D" w:rsidRPr="00D300D9" w:rsidRDefault="00764783" w:rsidP="00764783">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Bowtie2: Select the</w:t>
            </w:r>
            <w:r w:rsidRPr="00D300D9">
              <w:rPr>
                <w:rFonts w:ascii="Times New Roman" w:hAnsi="Times New Roman" w:cs="Times New Roman"/>
                <w:color w:val="0070C0"/>
                <w:sz w:val="24"/>
                <w:szCs w:val="24"/>
              </w:rPr>
              <w:t xml:space="preserve"> </w:t>
            </w:r>
            <w:r w:rsidRPr="00D300D9">
              <w:rPr>
                <w:rFonts w:ascii="Times New Roman" w:hAnsi="Times New Roman" w:cs="Times New Roman"/>
                <w:b/>
                <w:color w:val="0070C0"/>
                <w:sz w:val="24"/>
                <w:szCs w:val="24"/>
              </w:rPr>
              <w:t xml:space="preserve">bowtie2 </w:t>
            </w:r>
            <w:r w:rsidRPr="00D300D9">
              <w:rPr>
                <w:rFonts w:ascii="Times New Roman" w:hAnsi="Times New Roman" w:cs="Times New Roman"/>
                <w:color w:val="000000" w:themeColor="text1"/>
                <w:sz w:val="24"/>
                <w:szCs w:val="24"/>
              </w:rPr>
              <w:t xml:space="preserve">binary file </w:t>
            </w:r>
            <w:r w:rsidRPr="00D300D9">
              <w:rPr>
                <w:rFonts w:ascii="Times New Roman" w:hAnsi="Times New Roman" w:cs="Times New Roman"/>
                <w:sz w:val="24"/>
                <w:szCs w:val="24"/>
              </w:rPr>
              <w:t>to align from the bowtie2-* directory</w:t>
            </w:r>
          </w:p>
        </w:tc>
        <w:tc>
          <w:tcPr>
            <w:tcW w:w="1435" w:type="dxa"/>
          </w:tcPr>
          <w:p w14:paraId="6B9EE79D"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32DB16CD" w14:textId="77777777" w:rsidTr="001F57D5">
        <w:tc>
          <w:tcPr>
            <w:tcW w:w="1705" w:type="dxa"/>
          </w:tcPr>
          <w:p w14:paraId="07FC163A"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threads</w:t>
            </w:r>
          </w:p>
        </w:tc>
        <w:tc>
          <w:tcPr>
            <w:tcW w:w="6210" w:type="dxa"/>
          </w:tcPr>
          <w:p w14:paraId="6CED6D8F" w14:textId="240E9848" w:rsidR="00E7316D" w:rsidRPr="00D300D9" w:rsidRDefault="00396B67" w:rsidP="00E7316D">
            <w:pPr>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This option is</w:t>
            </w:r>
            <w:r w:rsidR="00E7316D" w:rsidRPr="00D300D9">
              <w:rPr>
                <w:rFonts w:ascii="Times New Roman" w:hAnsi="Times New Roman" w:cs="Times New Roman"/>
                <w:sz w:val="24"/>
                <w:szCs w:val="24"/>
              </w:rPr>
              <w:t xml:space="preserve"> available </w:t>
            </w:r>
            <w:r>
              <w:rPr>
                <w:rFonts w:ascii="Times New Roman" w:hAnsi="Times New Roman" w:cs="Times New Roman"/>
                <w:sz w:val="24"/>
                <w:szCs w:val="24"/>
              </w:rPr>
              <w:t xml:space="preserve">only </w:t>
            </w:r>
            <w:r w:rsidR="00E7316D" w:rsidRPr="00D300D9">
              <w:rPr>
                <w:rFonts w:ascii="Times New Roman" w:hAnsi="Times New Roman" w:cs="Times New Roman"/>
                <w:sz w:val="24"/>
                <w:szCs w:val="24"/>
              </w:rPr>
              <w:t xml:space="preserve">for the </w:t>
            </w:r>
            <w:r w:rsidR="00E7316D" w:rsidRPr="00D300D9">
              <w:rPr>
                <w:rFonts w:ascii="Times New Roman" w:hAnsi="Times New Roman" w:cs="Times New Roman"/>
                <w:b/>
                <w:sz w:val="24"/>
                <w:szCs w:val="24"/>
              </w:rPr>
              <w:t>bowtie2-biuild</w:t>
            </w:r>
            <w:r w:rsidR="00E7316D" w:rsidRPr="00D300D9">
              <w:rPr>
                <w:rFonts w:ascii="Times New Roman" w:hAnsi="Times New Roman" w:cs="Times New Roman"/>
                <w:sz w:val="24"/>
                <w:szCs w:val="24"/>
              </w:rPr>
              <w:t xml:space="preserve"> indexer, Specify the number of threads to use for this task. More threads means less processing time taken.</w:t>
            </w:r>
          </w:p>
        </w:tc>
        <w:tc>
          <w:tcPr>
            <w:tcW w:w="1435" w:type="dxa"/>
          </w:tcPr>
          <w:p w14:paraId="6B90F385"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w:t>
            </w:r>
          </w:p>
        </w:tc>
      </w:tr>
      <w:tr w:rsidR="00E7316D" w:rsidRPr="00D300D9" w14:paraId="25D9DCDD" w14:textId="77777777" w:rsidTr="001F57D5">
        <w:tc>
          <w:tcPr>
            <w:tcW w:w="1705" w:type="dxa"/>
          </w:tcPr>
          <w:p w14:paraId="1A0676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binary file</w:t>
            </w:r>
          </w:p>
        </w:tc>
        <w:tc>
          <w:tcPr>
            <w:tcW w:w="6210" w:type="dxa"/>
          </w:tcPr>
          <w:p w14:paraId="04ED0C01" w14:textId="64367719" w:rsidR="00E7316D" w:rsidRPr="00D300D9" w:rsidRDefault="0082223A" w:rsidP="00E7316D">
            <w:pPr>
              <w:spacing w:before="100" w:beforeAutospacing="1"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b/>
                <w:color w:val="0070C0"/>
                <w:sz w:val="24"/>
                <w:szCs w:val="24"/>
              </w:rPr>
              <w:t>samtools</w:t>
            </w:r>
            <w:r w:rsidRPr="00D300D9">
              <w:rPr>
                <w:rFonts w:ascii="Times New Roman" w:hAnsi="Times New Roman" w:cs="Times New Roman"/>
                <w:color w:val="0070C0"/>
                <w:sz w:val="24"/>
                <w:szCs w:val="24"/>
              </w:rPr>
              <w:t xml:space="preserve"> i</w:t>
            </w:r>
            <w:r w:rsidR="00E7316D" w:rsidRPr="00D300D9">
              <w:rPr>
                <w:rFonts w:ascii="Times New Roman" w:hAnsi="Times New Roman" w:cs="Times New Roman"/>
                <w:color w:val="000000" w:themeColor="text1"/>
                <w:sz w:val="24"/>
                <w:szCs w:val="24"/>
                <w:shd w:val="clear" w:color="auto" w:fill="FFFFFF"/>
              </w:rPr>
              <w:t>s a collection of tools for manipulating and analyzing SAM and BAM alignment files. Using these tools together allows you to get from alignments in SAM format </w:t>
            </w:r>
          </w:p>
          <w:p w14:paraId="14F225F5" w14:textId="7A50BDCD" w:rsidR="00E7316D" w:rsidRPr="00D300D9" w:rsidRDefault="00764783"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Browse and select the</w:t>
            </w:r>
            <w:r w:rsidRPr="00D300D9">
              <w:rPr>
                <w:rFonts w:ascii="Times New Roman" w:hAnsi="Times New Roman" w:cs="Times New Roman"/>
                <w:b/>
                <w:color w:val="0070C0"/>
                <w:sz w:val="24"/>
                <w:szCs w:val="24"/>
              </w:rPr>
              <w:t xml:space="preserve"> samtools</w:t>
            </w:r>
            <w:r w:rsidRPr="00D300D9">
              <w:rPr>
                <w:rFonts w:ascii="Times New Roman" w:hAnsi="Times New Roman" w:cs="Times New Roman"/>
                <w:color w:val="0070C0"/>
                <w:sz w:val="24"/>
                <w:szCs w:val="24"/>
              </w:rPr>
              <w:t xml:space="preserve"> </w:t>
            </w:r>
            <w:r w:rsidRPr="00D300D9">
              <w:rPr>
                <w:rFonts w:ascii="Times New Roman" w:hAnsi="Times New Roman" w:cs="Times New Roman"/>
                <w:sz w:val="24"/>
                <w:szCs w:val="24"/>
              </w:rPr>
              <w:t xml:space="preserve">binary file from the </w:t>
            </w:r>
            <w:r w:rsidRPr="00D300D9">
              <w:rPr>
                <w:rStyle w:val="Strong"/>
                <w:rFonts w:ascii="Times New Roman" w:hAnsi="Times New Roman" w:cs="Times New Roman"/>
                <w:b w:val="0"/>
                <w:color w:val="000000" w:themeColor="text1"/>
                <w:sz w:val="24"/>
                <w:szCs w:val="24"/>
                <w:shd w:val="clear" w:color="auto" w:fill="FFFFFF"/>
              </w:rPr>
              <w:t>samtools-*</w:t>
            </w:r>
            <w:r w:rsidRPr="00D300D9">
              <w:rPr>
                <w:rStyle w:val="Strong"/>
                <w:rFonts w:ascii="Times New Roman" w:hAnsi="Times New Roman" w:cs="Times New Roman"/>
                <w:color w:val="0070C0"/>
                <w:sz w:val="24"/>
                <w:szCs w:val="24"/>
                <w:shd w:val="clear" w:color="auto" w:fill="FFFFFF"/>
              </w:rPr>
              <w:t xml:space="preserve"> </w:t>
            </w:r>
            <w:r w:rsidRPr="00D300D9">
              <w:rPr>
                <w:rStyle w:val="Strong"/>
                <w:rFonts w:ascii="Times New Roman" w:hAnsi="Times New Roman" w:cs="Times New Roman"/>
                <w:b w:val="0"/>
                <w:color w:val="000000" w:themeColor="text1"/>
                <w:sz w:val="24"/>
                <w:szCs w:val="24"/>
                <w:shd w:val="clear" w:color="auto" w:fill="FFFFFF"/>
              </w:rPr>
              <w:t>directory</w:t>
            </w:r>
          </w:p>
        </w:tc>
        <w:tc>
          <w:tcPr>
            <w:tcW w:w="1435" w:type="dxa"/>
          </w:tcPr>
          <w:p w14:paraId="28A6E632"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E7316D" w:rsidRPr="00D300D9" w14:paraId="62BCD9A5" w14:textId="77777777" w:rsidTr="001F57D5">
        <w:tc>
          <w:tcPr>
            <w:tcW w:w="1705" w:type="dxa"/>
          </w:tcPr>
          <w:p w14:paraId="31FAD5D0"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Flag (-F)</w:t>
            </w:r>
          </w:p>
        </w:tc>
        <w:tc>
          <w:tcPr>
            <w:tcW w:w="6210" w:type="dxa"/>
          </w:tcPr>
          <w:p w14:paraId="7EE969FF" w14:textId="77777777" w:rsidR="00E7316D" w:rsidRPr="00D300D9" w:rsidRDefault="00E7316D" w:rsidP="00E7316D">
            <w:pPr>
              <w:spacing w:before="100" w:beforeAutospacing="1" w:line="360" w:lineRule="auto"/>
              <w:jc w:val="both"/>
              <w:rPr>
                <w:rFonts w:ascii="Times New Roman" w:hAnsi="Times New Roman" w:cs="Times New Roman"/>
                <w:sz w:val="24"/>
                <w:szCs w:val="24"/>
              </w:rPr>
            </w:pPr>
            <w:r w:rsidRPr="00D300D9">
              <w:rPr>
                <w:rStyle w:val="Strong"/>
                <w:rFonts w:ascii="Times New Roman" w:hAnsi="Times New Roman" w:cs="Times New Roman"/>
                <w:color w:val="0070C0"/>
                <w:sz w:val="24"/>
                <w:szCs w:val="24"/>
                <w:shd w:val="clear" w:color="auto" w:fill="FFFFFF"/>
              </w:rPr>
              <w:t>samtools</w:t>
            </w:r>
            <w:r w:rsidRPr="00D300D9">
              <w:rPr>
                <w:rStyle w:val="Strong"/>
                <w:rFonts w:ascii="Times New Roman" w:hAnsi="Times New Roman" w:cs="Times New Roman"/>
                <w:color w:val="333333"/>
                <w:sz w:val="24"/>
                <w:szCs w:val="24"/>
                <w:shd w:val="clear" w:color="auto" w:fill="FFFFFF"/>
              </w:rPr>
              <w:t> </w:t>
            </w:r>
            <w:r w:rsidRPr="00D300D9">
              <w:rPr>
                <w:rFonts w:ascii="Times New Roman" w:hAnsi="Times New Roman" w:cs="Times New Roman"/>
                <w:color w:val="333333"/>
                <w:sz w:val="24"/>
                <w:szCs w:val="24"/>
                <w:shd w:val="clear" w:color="auto" w:fill="FFFFFF"/>
              </w:rPr>
              <w:t>allows you to sort based on certain flags that are specified on </w:t>
            </w:r>
            <w:hyperlink r:id="rId62" w:history="1">
              <w:r w:rsidRPr="00D300D9">
                <w:rPr>
                  <w:rStyle w:val="Hyperlink"/>
                  <w:rFonts w:ascii="Times New Roman" w:hAnsi="Times New Roman" w:cs="Times New Roman"/>
                  <w:color w:val="3B73AF"/>
                  <w:sz w:val="24"/>
                  <w:szCs w:val="24"/>
                  <w:shd w:val="clear" w:color="auto" w:fill="FFFFFF"/>
                </w:rPr>
                <w:t>page 5 on the SAM format specification</w:t>
              </w:r>
            </w:hyperlink>
          </w:p>
        </w:tc>
        <w:tc>
          <w:tcPr>
            <w:tcW w:w="1435" w:type="dxa"/>
          </w:tcPr>
          <w:p w14:paraId="5B9448E1"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0x4</w:t>
            </w:r>
          </w:p>
        </w:tc>
      </w:tr>
      <w:tr w:rsidR="00E7316D" w:rsidRPr="00D300D9" w14:paraId="1C7A8576" w14:textId="77777777" w:rsidTr="001F57D5">
        <w:tc>
          <w:tcPr>
            <w:tcW w:w="1705" w:type="dxa"/>
          </w:tcPr>
          <w:p w14:paraId="01F67D17" w14:textId="77777777" w:rsidR="00E7316D" w:rsidRPr="00D300D9" w:rsidRDefault="00E7316D"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Samtools MAPQ (-q)</w:t>
            </w:r>
          </w:p>
        </w:tc>
        <w:tc>
          <w:tcPr>
            <w:tcW w:w="6210" w:type="dxa"/>
          </w:tcPr>
          <w:p w14:paraId="68298F47" w14:textId="5E420EF8" w:rsidR="00E7316D" w:rsidRPr="00D300D9" w:rsidRDefault="00E7316D" w:rsidP="00E7316D">
            <w:pPr>
              <w:spacing w:before="100" w:beforeAutospacing="1" w:line="360" w:lineRule="auto"/>
              <w:rPr>
                <w:rFonts w:ascii="Times New Roman" w:hAnsi="Times New Roman" w:cs="Times New Roman"/>
                <w:color w:val="333333"/>
                <w:sz w:val="24"/>
                <w:szCs w:val="24"/>
                <w:shd w:val="clear" w:color="auto" w:fill="FFFFFF"/>
              </w:rPr>
            </w:pPr>
            <w:r w:rsidRPr="00D300D9">
              <w:rPr>
                <w:rFonts w:ascii="Times New Roman" w:hAnsi="Times New Roman" w:cs="Times New Roman"/>
                <w:color w:val="000000" w:themeColor="text1"/>
                <w:sz w:val="24"/>
                <w:szCs w:val="24"/>
              </w:rPr>
              <w:t xml:space="preserve">An integer value to </w:t>
            </w:r>
            <w:r w:rsidR="001C060B" w:rsidRPr="00D300D9">
              <w:rPr>
                <w:rFonts w:ascii="Times New Roman" w:hAnsi="Times New Roman" w:cs="Times New Roman"/>
                <w:color w:val="000000" w:themeColor="text1"/>
                <w:sz w:val="24"/>
                <w:szCs w:val="24"/>
              </w:rPr>
              <w:t>s</w:t>
            </w:r>
            <w:r w:rsidRPr="00D300D9">
              <w:rPr>
                <w:rFonts w:ascii="Times New Roman" w:hAnsi="Times New Roman" w:cs="Times New Roman"/>
                <w:color w:val="000000" w:themeColor="text1"/>
                <w:sz w:val="24"/>
                <w:szCs w:val="24"/>
                <w:shd w:val="clear" w:color="auto" w:fill="FFFFFF"/>
              </w:rPr>
              <w:t>kip alignments with MAPQ smaller than </w:t>
            </w:r>
            <w:r w:rsidRPr="00D300D9">
              <w:rPr>
                <w:rStyle w:val="Emphasis"/>
                <w:rFonts w:ascii="Times New Roman" w:hAnsi="Times New Roman" w:cs="Times New Roman"/>
                <w:color w:val="000000" w:themeColor="text1"/>
                <w:sz w:val="24"/>
                <w:szCs w:val="24"/>
                <w:shd w:val="clear" w:color="auto" w:fill="FFFFFF"/>
              </w:rPr>
              <w:t xml:space="preserve">INT. </w:t>
            </w:r>
            <w:r w:rsidRPr="00D300D9">
              <w:rPr>
                <w:rFonts w:ascii="Times New Roman" w:hAnsi="Times New Roman" w:cs="Times New Roman"/>
                <w:color w:val="000000" w:themeColor="text1"/>
                <w:sz w:val="24"/>
                <w:szCs w:val="24"/>
                <w:shd w:val="clear" w:color="auto" w:fill="FFFFFF"/>
              </w:rPr>
              <w:t>The lowest score is a mapping quality of zero, or </w:t>
            </w:r>
            <w:r w:rsidRPr="00D300D9">
              <w:rPr>
                <w:rStyle w:val="Strong"/>
                <w:rFonts w:ascii="Times New Roman" w:hAnsi="Times New Roman" w:cs="Times New Roman"/>
                <w:color w:val="000000" w:themeColor="text1"/>
                <w:sz w:val="24"/>
                <w:szCs w:val="24"/>
                <w:shd w:val="clear" w:color="auto" w:fill="FFFFFF"/>
              </w:rPr>
              <w:t>mq0</w:t>
            </w:r>
            <w:r w:rsidRPr="00D300D9">
              <w:rPr>
                <w:rFonts w:ascii="Times New Roman" w:hAnsi="Times New Roman" w:cs="Times New Roman"/>
                <w:color w:val="000000" w:themeColor="text1"/>
                <w:sz w:val="24"/>
                <w:szCs w:val="24"/>
                <w:shd w:val="clear" w:color="auto" w:fill="FFFFFF"/>
              </w:rPr>
              <w:t xml:space="preserve"> for short. The reads map to multiple places on the genome, and we can't be sure of where the reads originated. To improve the quality of our data, we can remove these </w:t>
            </w:r>
            <w:r w:rsidR="004F6854" w:rsidRPr="00D300D9">
              <w:rPr>
                <w:rFonts w:ascii="Times New Roman" w:hAnsi="Times New Roman" w:cs="Times New Roman"/>
                <w:color w:val="000000" w:themeColor="text1"/>
                <w:sz w:val="24"/>
                <w:szCs w:val="24"/>
                <w:shd w:val="clear" w:color="auto" w:fill="FFFFFF"/>
              </w:rPr>
              <w:t>low-quality</w:t>
            </w:r>
            <w:r w:rsidRPr="00D300D9">
              <w:rPr>
                <w:rFonts w:ascii="Times New Roman" w:hAnsi="Times New Roman" w:cs="Times New Roman"/>
                <w:color w:val="000000" w:themeColor="text1"/>
                <w:sz w:val="24"/>
                <w:szCs w:val="24"/>
                <w:shd w:val="clear" w:color="auto" w:fill="FFFFFF"/>
              </w:rPr>
              <w:t xml:space="preserve"> reads. Generally, we select reads with MAPQ &gt; 1</w:t>
            </w:r>
            <w:r w:rsidRPr="00D300D9">
              <w:rPr>
                <w:rFonts w:ascii="Times New Roman" w:hAnsi="Times New Roman" w:cs="Times New Roman"/>
                <w:color w:val="333333"/>
                <w:sz w:val="24"/>
                <w:szCs w:val="24"/>
                <w:shd w:val="clear" w:color="auto" w:fill="FFFFFF"/>
              </w:rPr>
              <w:t>.</w:t>
            </w:r>
          </w:p>
        </w:tc>
        <w:tc>
          <w:tcPr>
            <w:tcW w:w="1435" w:type="dxa"/>
          </w:tcPr>
          <w:p w14:paraId="1D6A9248"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1</w:t>
            </w:r>
          </w:p>
        </w:tc>
      </w:tr>
      <w:tr w:rsidR="00E7316D" w:rsidRPr="00D300D9" w14:paraId="61F6D241" w14:textId="77777777" w:rsidTr="001F57D5">
        <w:tc>
          <w:tcPr>
            <w:tcW w:w="1705" w:type="dxa"/>
          </w:tcPr>
          <w:p w14:paraId="235EC747"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Generate Scripts</w:t>
            </w:r>
          </w:p>
        </w:tc>
        <w:tc>
          <w:tcPr>
            <w:tcW w:w="6210" w:type="dxa"/>
          </w:tcPr>
          <w:p w14:paraId="060FA63E" w14:textId="4C76F9DC" w:rsidR="00E7316D" w:rsidRPr="00D300D9" w:rsidRDefault="00FD2B5A" w:rsidP="00E7316D">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This button generates a shell script (.</w:t>
            </w:r>
            <w:proofErr w:type="spellStart"/>
            <w:r w:rsidRPr="00D300D9">
              <w:rPr>
                <w:rFonts w:ascii="Times New Roman" w:hAnsi="Times New Roman" w:cs="Times New Roman"/>
                <w:sz w:val="24"/>
                <w:szCs w:val="24"/>
              </w:rPr>
              <w:t>sh</w:t>
            </w:r>
            <w:proofErr w:type="spellEnd"/>
            <w:r w:rsidRPr="00D300D9">
              <w:rPr>
                <w:rFonts w:ascii="Times New Roman" w:hAnsi="Times New Roman" w:cs="Times New Roman"/>
                <w:sz w:val="24"/>
                <w:szCs w:val="24"/>
              </w:rPr>
              <w:t>) that can be executed in a UNIX terminal by the user.</w:t>
            </w:r>
          </w:p>
        </w:tc>
        <w:tc>
          <w:tcPr>
            <w:tcW w:w="1435" w:type="dxa"/>
          </w:tcPr>
          <w:p w14:paraId="21695BE3" w14:textId="77777777" w:rsidR="00E7316D" w:rsidRPr="00D300D9" w:rsidRDefault="00E7316D" w:rsidP="00E7316D">
            <w:pPr>
              <w:spacing w:before="100" w:beforeAutospacing="1" w:line="360" w:lineRule="auto"/>
              <w:jc w:val="center"/>
              <w:rPr>
                <w:rFonts w:ascii="Times New Roman" w:hAnsi="Times New Roman" w:cs="Times New Roman"/>
                <w:sz w:val="24"/>
                <w:szCs w:val="24"/>
              </w:rPr>
            </w:pPr>
          </w:p>
        </w:tc>
      </w:tr>
    </w:tbl>
    <w:p w14:paraId="660A94FD" w14:textId="77777777" w:rsidR="00E7316D" w:rsidRPr="00D300D9" w:rsidRDefault="00E7316D" w:rsidP="00E7316D">
      <w:pPr>
        <w:jc w:val="center"/>
        <w:rPr>
          <w:rFonts w:ascii="Times New Roman" w:hAnsi="Times New Roman" w:cs="Times New Roman"/>
          <w:b/>
          <w:sz w:val="24"/>
          <w:szCs w:val="24"/>
        </w:rPr>
      </w:pPr>
    </w:p>
    <w:p w14:paraId="445EE6F6" w14:textId="77777777" w:rsidR="00E7316D" w:rsidRPr="00D300D9" w:rsidRDefault="00E7316D" w:rsidP="00E7316D">
      <w:pPr>
        <w:rPr>
          <w:rFonts w:ascii="Times New Roman" w:hAnsi="Times New Roman" w:cs="Times New Roman"/>
          <w:sz w:val="24"/>
          <w:szCs w:val="24"/>
        </w:rPr>
      </w:pPr>
    </w:p>
    <w:p w14:paraId="1F982FEA" w14:textId="33FCB1DE" w:rsidR="002D70D5" w:rsidRPr="00D300D9" w:rsidRDefault="002D70D5" w:rsidP="003E12CB">
      <w:pPr>
        <w:pStyle w:val="Heading1"/>
        <w:rPr>
          <w:sz w:val="24"/>
          <w:szCs w:val="24"/>
        </w:rPr>
      </w:pPr>
      <w:bookmarkStart w:id="69" w:name="_Toc510439828"/>
      <w:r w:rsidRPr="00D300D9">
        <w:rPr>
          <w:sz w:val="24"/>
          <w:szCs w:val="24"/>
        </w:rPr>
        <w:t>2D-Functions</w:t>
      </w:r>
      <w:bookmarkEnd w:id="69"/>
    </w:p>
    <w:p w14:paraId="57296966" w14:textId="77777777" w:rsidR="003E12CB" w:rsidRPr="00D300D9" w:rsidRDefault="003E12CB" w:rsidP="003E12CB">
      <w:pPr>
        <w:pStyle w:val="Heading2"/>
      </w:pPr>
      <w:bookmarkStart w:id="70" w:name="_Toc510439829"/>
      <w:r w:rsidRPr="00D300D9">
        <w:t>Convert mapped Hi-C reads to hic format file</w:t>
      </w:r>
      <w:bookmarkEnd w:id="70"/>
    </w:p>
    <w:p w14:paraId="7D560D03" w14:textId="77777777" w:rsidR="003E12CB" w:rsidRPr="00D300D9" w:rsidRDefault="003E12CB" w:rsidP="003E12CB">
      <w:pPr>
        <w:pStyle w:val="Heading3"/>
      </w:pPr>
      <w:bookmarkStart w:id="71" w:name="_Toc510439830"/>
      <w:r w:rsidRPr="00D300D9">
        <w:t>Purpose</w:t>
      </w:r>
      <w:bookmarkEnd w:id="71"/>
      <w:r w:rsidRPr="00D300D9">
        <w:t xml:space="preserve"> </w:t>
      </w:r>
    </w:p>
    <w:p w14:paraId="693E20E7" w14:textId="471894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bookmarkStart w:id="72" w:name="OLE_LINK25"/>
      <w:bookmarkStart w:id="73" w:name="OLE_LINK26"/>
      <w:bookmarkStart w:id="74" w:name="OLE_LINK27"/>
      <w:r w:rsidRPr="00D300D9">
        <w:rPr>
          <w:rFonts w:ascii="Times New Roman" w:hAnsi="Times New Roman" w:cs="Times New Roman"/>
          <w:sz w:val="24"/>
          <w:szCs w:val="24"/>
        </w:rPr>
        <w:t>To create a binary hic format file containing contact matrices at different resolutions and normalized by different methods from a text file describing mapped Hi-C reads</w:t>
      </w:r>
      <w:r w:rsidR="001C060B" w:rsidRPr="00D300D9">
        <w:rPr>
          <w:rFonts w:ascii="Times New Roman" w:hAnsi="Times New Roman" w:cs="Times New Roman"/>
          <w:sz w:val="24"/>
          <w:szCs w:val="24"/>
        </w:rPr>
        <w:t>.</w:t>
      </w:r>
    </w:p>
    <w:p w14:paraId="6781B340" w14:textId="77777777" w:rsidR="003E12CB" w:rsidRPr="00D300D9" w:rsidRDefault="003E12CB" w:rsidP="003E12CB">
      <w:pPr>
        <w:pStyle w:val="Heading3"/>
      </w:pPr>
      <w:bookmarkStart w:id="75" w:name="_Toc510439831"/>
      <w:bookmarkEnd w:id="72"/>
      <w:bookmarkEnd w:id="73"/>
      <w:bookmarkEnd w:id="74"/>
      <w:r w:rsidRPr="00D300D9">
        <w:t>Input file format</w:t>
      </w:r>
      <w:bookmarkEnd w:id="75"/>
    </w:p>
    <w:p w14:paraId="5A95150B" w14:textId="59F4A929"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Five formats are acceptable: short format, short format with score, medium format, long format and 4DN DCIC format. A sample file is</w:t>
      </w:r>
      <w:r w:rsidR="00A82344"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 </w:t>
      </w:r>
      <w:r w:rsidRPr="00396B67">
        <w:rPr>
          <w:rFonts w:ascii="Times New Roman" w:hAnsi="Times New Roman" w:cs="Times New Roman"/>
          <w:i/>
          <w:sz w:val="24"/>
          <w:szCs w:val="24"/>
        </w:rPr>
        <w:t>executable/</w:t>
      </w:r>
      <w:proofErr w:type="spellStart"/>
      <w:r w:rsidRPr="00396B67">
        <w:rPr>
          <w:rFonts w:ascii="Times New Roman" w:hAnsi="Times New Roman" w:cs="Times New Roman"/>
          <w:i/>
          <w:sz w:val="24"/>
          <w:szCs w:val="24"/>
        </w:rPr>
        <w:t>sample_data</w:t>
      </w:r>
      <w:proofErr w:type="spellEnd"/>
      <w:r w:rsidRPr="00396B67">
        <w:rPr>
          <w:rFonts w:ascii="Times New Roman" w:hAnsi="Times New Roman" w:cs="Times New Roman"/>
          <w:i/>
          <w:sz w:val="24"/>
          <w:szCs w:val="24"/>
        </w:rPr>
        <w:t>/GSM1551688_HIC143_merged_nodups.zip</w:t>
      </w:r>
      <w:r w:rsidRPr="00D300D9">
        <w:rPr>
          <w:rFonts w:ascii="Times New Roman" w:hAnsi="Times New Roman" w:cs="Times New Roman"/>
          <w:sz w:val="24"/>
          <w:szCs w:val="24"/>
        </w:rPr>
        <w:t xml:space="preserve"> (unzip it before use)</w:t>
      </w:r>
      <w:r w:rsidR="0078065A" w:rsidRPr="00D300D9">
        <w:rPr>
          <w:rFonts w:ascii="Times New Roman" w:hAnsi="Times New Roman" w:cs="Times New Roman"/>
          <w:sz w:val="24"/>
          <w:szCs w:val="24"/>
        </w:rPr>
        <w:t>.</w:t>
      </w:r>
    </w:p>
    <w:p w14:paraId="742887C1" w14:textId="1069C192"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Another </w:t>
      </w:r>
      <w:r w:rsidR="00AA45DE" w:rsidRPr="00D300D9">
        <w:rPr>
          <w:rFonts w:ascii="Times New Roman" w:hAnsi="Times New Roman" w:cs="Times New Roman"/>
          <w:sz w:val="24"/>
          <w:szCs w:val="24"/>
        </w:rPr>
        <w:t xml:space="preserve">set of </w:t>
      </w:r>
      <w:r w:rsidRPr="00D300D9">
        <w:rPr>
          <w:rFonts w:ascii="Times New Roman" w:hAnsi="Times New Roman" w:cs="Times New Roman"/>
          <w:sz w:val="24"/>
          <w:szCs w:val="24"/>
        </w:rPr>
        <w:t>test data is the GM06990 cell line data</w:t>
      </w:r>
      <w:r w:rsidR="00AA45DE" w:rsidRPr="00D300D9">
        <w:rPr>
          <w:rFonts w:ascii="Times New Roman" w:hAnsi="Times New Roman" w:cs="Times New Roman"/>
          <w:sz w:val="24"/>
          <w:szCs w:val="24"/>
        </w:rPr>
        <w:t>. This</w:t>
      </w:r>
      <w:r w:rsidR="00EE01C7"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can be downloaded from </w:t>
      </w:r>
      <w:r w:rsidR="00AA45DE" w:rsidRPr="00D300D9">
        <w:rPr>
          <w:rFonts w:ascii="Times New Roman" w:hAnsi="Times New Roman" w:cs="Times New Roman"/>
          <w:sz w:val="24"/>
          <w:szCs w:val="24"/>
        </w:rPr>
        <w:t xml:space="preserve">the </w:t>
      </w:r>
      <w:r w:rsidRPr="00D300D9">
        <w:rPr>
          <w:rFonts w:ascii="Times New Roman" w:hAnsi="Times New Roman" w:cs="Times New Roman"/>
          <w:sz w:val="24"/>
          <w:szCs w:val="24"/>
        </w:rPr>
        <w:t>link below</w:t>
      </w:r>
      <w:r w:rsidR="00EE01C7" w:rsidRPr="00D300D9">
        <w:rPr>
          <w:rFonts w:ascii="Times New Roman" w:hAnsi="Times New Roman" w:cs="Times New Roman"/>
          <w:sz w:val="24"/>
          <w:szCs w:val="24"/>
        </w:rPr>
        <w:t>:</w:t>
      </w:r>
    </w:p>
    <w:p w14:paraId="77F1110A" w14:textId="77777777" w:rsidR="00651EDE" w:rsidRPr="00D300D9" w:rsidRDefault="00651EDE" w:rsidP="00F54DD6">
      <w:pPr>
        <w:pStyle w:val="ListParagraph"/>
        <w:numPr>
          <w:ilvl w:val="0"/>
          <w:numId w:val="31"/>
        </w:numPr>
        <w:spacing w:before="100" w:beforeAutospacing="1" w:after="0" w:line="360" w:lineRule="auto"/>
        <w:ind w:left="108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GM06990 Cell line:</w:t>
      </w:r>
    </w:p>
    <w:p w14:paraId="7627935B" w14:textId="77777777" w:rsidR="00651EDE" w:rsidRPr="00D300D9" w:rsidRDefault="00651EDE" w:rsidP="00F54DD6">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Bowtie2:</w:t>
      </w:r>
    </w:p>
    <w:p w14:paraId="36095C8A" w14:textId="555E7182" w:rsidR="00996B2C" w:rsidRPr="00D300D9" w:rsidRDefault="00996B2C" w:rsidP="00996B2C">
      <w:pPr>
        <w:pStyle w:val="ListParagraph"/>
        <w:numPr>
          <w:ilvl w:val="1"/>
          <w:numId w:val="31"/>
        </w:numPr>
        <w:spacing w:before="100" w:beforeAutospacing="1" w:after="0" w:line="360" w:lineRule="auto"/>
        <w:rPr>
          <w:rStyle w:val="Hyperlink"/>
          <w:rFonts w:ascii="Times New Roman" w:hAnsi="Times New Roman" w:cs="Times New Roman"/>
          <w:sz w:val="24"/>
          <w:szCs w:val="24"/>
          <w:shd w:val="clear" w:color="auto" w:fill="FFFFFF"/>
        </w:rPr>
      </w:pPr>
      <w:r w:rsidRPr="00D300D9">
        <w:rPr>
          <w:rFonts w:ascii="Times New Roman" w:hAnsi="Times New Roman" w:cs="Times New Roman"/>
        </w:rPr>
        <w:t xml:space="preserve"> </w:t>
      </w:r>
      <w:r w:rsidR="00662677">
        <w:rPr>
          <w:rFonts w:ascii="Times New Roman" w:hAnsi="Times New Roman" w:cs="Times New Roman"/>
        </w:rPr>
        <w:t xml:space="preserve"> </w:t>
      </w:r>
      <w:hyperlink r:id="rId63" w:history="1">
        <w:r w:rsidRPr="00D300D9">
          <w:rPr>
            <w:rStyle w:val="Hyperlink"/>
            <w:rFonts w:ascii="Times New Roman" w:hAnsi="Times New Roman" w:cs="Times New Roman"/>
            <w:sz w:val="24"/>
            <w:szCs w:val="24"/>
            <w:shd w:val="clear" w:color="auto" w:fill="FFFFFF"/>
          </w:rPr>
          <w:t>http://sysbio.rnet.missouri.edu/bdm_download/GenomeFlow/GM06990/</w:t>
        </w:r>
      </w:hyperlink>
    </w:p>
    <w:p w14:paraId="73CEA4BA" w14:textId="672C9A59"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 xml:space="preserve">Download/Save the GenomeFlow_formatted.bowtie2.input file  </w:t>
      </w:r>
    </w:p>
    <w:p w14:paraId="352A2FCF" w14:textId="6AD23E2C" w:rsidR="00996B2C" w:rsidRPr="00D300D9" w:rsidRDefault="00996B2C" w:rsidP="00996B2C">
      <w:pPr>
        <w:pStyle w:val="ListParagraph"/>
        <w:numPr>
          <w:ilvl w:val="1"/>
          <w:numId w:val="31"/>
        </w:numPr>
        <w:spacing w:before="100" w:beforeAutospacing="1" w:after="0" w:line="360" w:lineRule="auto"/>
        <w:ind w:left="1800"/>
        <w:rPr>
          <w:rFonts w:ascii="Times New Roman" w:hAnsi="Times New Roman" w:cs="Times New Roman"/>
          <w:color w:val="000000" w:themeColor="text1"/>
          <w:sz w:val="24"/>
          <w:szCs w:val="24"/>
          <w:shd w:val="clear" w:color="auto" w:fill="FFFFFF"/>
        </w:rPr>
      </w:pPr>
      <w:proofErr w:type="spellStart"/>
      <w:r w:rsidRPr="00D300D9">
        <w:rPr>
          <w:rFonts w:ascii="Times New Roman" w:hAnsi="Times New Roman" w:cs="Times New Roman"/>
          <w:color w:val="000000" w:themeColor="text1"/>
          <w:sz w:val="24"/>
          <w:szCs w:val="24"/>
          <w:shd w:val="clear" w:color="auto" w:fill="FFFFFF"/>
        </w:rPr>
        <w:t>Bwa</w:t>
      </w:r>
      <w:proofErr w:type="spellEnd"/>
    </w:p>
    <w:p w14:paraId="11BD7C05" w14:textId="230E656D" w:rsidR="00651EDE" w:rsidRPr="00D300D9" w:rsidRDefault="00783873" w:rsidP="00996B2C">
      <w:pPr>
        <w:pStyle w:val="ListParagraph"/>
        <w:numPr>
          <w:ilvl w:val="1"/>
          <w:numId w:val="31"/>
        </w:numPr>
        <w:spacing w:before="100" w:beforeAutospacing="1" w:after="0" w:line="360" w:lineRule="auto"/>
        <w:rPr>
          <w:rStyle w:val="Hyperlink"/>
          <w:rFonts w:ascii="Times New Roman" w:hAnsi="Times New Roman" w:cs="Times New Roman"/>
          <w:color w:val="000000" w:themeColor="text1"/>
          <w:sz w:val="24"/>
          <w:szCs w:val="24"/>
          <w:u w:val="none"/>
          <w:shd w:val="clear" w:color="auto" w:fill="FFFFFF"/>
        </w:rPr>
      </w:pPr>
      <w:hyperlink r:id="rId64" w:history="1">
        <w:r w:rsidR="00996B2C" w:rsidRPr="00D300D9">
          <w:rPr>
            <w:rStyle w:val="Hyperlink"/>
            <w:rFonts w:ascii="Times New Roman" w:hAnsi="Times New Roman" w:cs="Times New Roman"/>
            <w:sz w:val="24"/>
            <w:szCs w:val="24"/>
            <w:shd w:val="clear" w:color="auto" w:fill="FFFFFF"/>
          </w:rPr>
          <w:t>http://sysbio.rnet.missouri.edu/bdm_download/GenomeFlow/GM06990/</w:t>
        </w:r>
      </w:hyperlink>
    </w:p>
    <w:p w14:paraId="4EFD9560" w14:textId="77777777" w:rsidR="00996B2C" w:rsidRPr="00D300D9" w:rsidRDefault="00996B2C" w:rsidP="00996B2C">
      <w:pPr>
        <w:pStyle w:val="ListParagraph"/>
        <w:numPr>
          <w:ilvl w:val="1"/>
          <w:numId w:val="31"/>
        </w:numPr>
        <w:spacing w:before="100" w:beforeAutospacing="1" w:after="0" w:line="360" w:lineRule="auto"/>
        <w:rPr>
          <w:rFonts w:ascii="Times New Roman" w:hAnsi="Times New Roman" w:cs="Times New Roman"/>
          <w:color w:val="000000" w:themeColor="text1"/>
          <w:sz w:val="24"/>
          <w:szCs w:val="24"/>
          <w:shd w:val="clear" w:color="auto" w:fill="FFFFFF"/>
        </w:rPr>
      </w:pPr>
      <w:r w:rsidRPr="00D300D9">
        <w:rPr>
          <w:rFonts w:ascii="Times New Roman" w:hAnsi="Times New Roman" w:cs="Times New Roman"/>
          <w:color w:val="000000" w:themeColor="text1"/>
          <w:sz w:val="24"/>
          <w:szCs w:val="24"/>
          <w:shd w:val="clear" w:color="auto" w:fill="FFFFFF"/>
        </w:rPr>
        <w:t>Download/Save the GenomeFlow_formatted.bwa.input file</w:t>
      </w:r>
    </w:p>
    <w:p w14:paraId="57C58148" w14:textId="77777777" w:rsidR="00996B2C" w:rsidRPr="00D300D9" w:rsidRDefault="00996B2C" w:rsidP="00996B2C">
      <w:pPr>
        <w:pStyle w:val="ListParagraph"/>
        <w:spacing w:before="100" w:beforeAutospacing="1" w:after="0" w:line="360" w:lineRule="auto"/>
        <w:ind w:left="2700"/>
        <w:rPr>
          <w:rFonts w:ascii="Times New Roman" w:hAnsi="Times New Roman" w:cs="Times New Roman"/>
          <w:color w:val="000000" w:themeColor="text1"/>
          <w:sz w:val="24"/>
          <w:szCs w:val="24"/>
          <w:shd w:val="clear" w:color="auto" w:fill="FFFFFF"/>
        </w:rPr>
      </w:pPr>
    </w:p>
    <w:p w14:paraId="554FB24C" w14:textId="77777777" w:rsidR="00651EDE" w:rsidRPr="00D300D9" w:rsidRDefault="00651EDE" w:rsidP="003E12CB">
      <w:pPr>
        <w:pStyle w:val="ListParagraph"/>
        <w:spacing w:before="100" w:beforeAutospacing="1" w:after="0" w:line="360" w:lineRule="auto"/>
        <w:rPr>
          <w:rFonts w:ascii="Times New Roman" w:hAnsi="Times New Roman" w:cs="Times New Roman"/>
          <w:sz w:val="24"/>
          <w:szCs w:val="24"/>
        </w:rPr>
      </w:pPr>
    </w:p>
    <w:p w14:paraId="71ED76FF" w14:textId="77777777" w:rsidR="003E12CB" w:rsidRPr="00D300D9" w:rsidRDefault="003E12CB" w:rsidP="003E12CB">
      <w:pPr>
        <w:pStyle w:val="Heading4"/>
      </w:pPr>
      <w:r w:rsidRPr="00D300D9">
        <w:t>Short format</w:t>
      </w:r>
    </w:p>
    <w:p w14:paraId="3DFB0867"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27E2352"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w:t>
      </w:r>
    </w:p>
    <w:p w14:paraId="1C1DDAB5"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lastRenderedPageBreak/>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405C0408"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25137C2D"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778F98F2" w14:textId="77777777" w:rsidR="003E12CB" w:rsidRPr="00D300D9" w:rsidRDefault="003E12CB" w:rsidP="003E12CB">
      <w:pPr>
        <w:numPr>
          <w:ilvl w:val="0"/>
          <w:numId w:val="4"/>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5AEB6A82" w14:textId="59EB0D11"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 </w:t>
      </w:r>
      <w:proofErr w:type="spellStart"/>
      <w:r w:rsidR="005723FF" w:rsidRPr="00D300D9">
        <w:rPr>
          <w:rFonts w:ascii="Times New Roman" w:eastAsia="Times New Roman" w:hAnsi="Times New Roman" w:cs="Times New Roman"/>
          <w:i/>
          <w:color w:val="24292E"/>
          <w:sz w:val="24"/>
          <w:szCs w:val="24"/>
        </w:rPr>
        <w:t>r</w:t>
      </w:r>
      <w:r w:rsidRPr="00D300D9">
        <w:rPr>
          <w:rFonts w:ascii="Times New Roman" w:eastAsia="Times New Roman" w:hAnsi="Times New Roman" w:cs="Times New Roman"/>
          <w:i/>
          <w:color w:val="24292E"/>
          <w:sz w:val="24"/>
          <w:szCs w:val="24"/>
        </w:rPr>
        <w:t>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 xml:space="preserve">strand </w:t>
      </w:r>
      <w:r w:rsidRPr="00D300D9">
        <w:rPr>
          <w:rFonts w:ascii="Times New Roman" w:eastAsia="Times New Roman" w:hAnsi="Times New Roman" w:cs="Times New Roman"/>
          <w:color w:val="24292E"/>
          <w:sz w:val="24"/>
          <w:szCs w:val="24"/>
        </w:rPr>
        <w:t xml:space="preserve">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1461DAF7" w14:textId="77777777" w:rsidR="003E12CB" w:rsidRPr="00D300D9" w:rsidRDefault="003E12CB" w:rsidP="003E12CB">
      <w:pPr>
        <w:pStyle w:val="Heading4"/>
      </w:pPr>
      <w:r w:rsidRPr="00D300D9">
        <w:t>Short with score format</w:t>
      </w:r>
    </w:p>
    <w:p w14:paraId="0919F220" w14:textId="79D82EAA"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This format is useful for reading in already processed files, e.g. those that have been already binned and/or normalized</w:t>
      </w:r>
      <w:r w:rsidR="005723FF"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t xml:space="preserve"> </w:t>
      </w:r>
      <w:r w:rsidR="005723FF" w:rsidRPr="00D300D9">
        <w:rPr>
          <w:rFonts w:ascii="Times New Roman" w:eastAsia="Times New Roman" w:hAnsi="Times New Roman" w:cs="Times New Roman"/>
          <w:color w:val="24292E"/>
          <w:sz w:val="24"/>
          <w:szCs w:val="24"/>
        </w:rPr>
        <w:t>T</w:t>
      </w:r>
      <w:r w:rsidRPr="00D300D9">
        <w:rPr>
          <w:rFonts w:ascii="Times New Roman" w:eastAsia="Times New Roman" w:hAnsi="Times New Roman" w:cs="Times New Roman"/>
          <w:color w:val="24292E"/>
          <w:sz w:val="24"/>
          <w:szCs w:val="24"/>
        </w:rPr>
        <w:t xml:space="preserve">his format can be easily used in conjunction with the -r flag to create </w:t>
      </w:r>
      <w:proofErr w:type="gramStart"/>
      <w:r w:rsidRPr="00D300D9">
        <w:rPr>
          <w:rFonts w:ascii="Times New Roman" w:eastAsia="Times New Roman" w:hAnsi="Times New Roman" w:cs="Times New Roman"/>
          <w:color w:val="24292E"/>
          <w:sz w:val="24"/>
          <w:szCs w:val="24"/>
        </w:rPr>
        <w:t>a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i/>
          <w:iCs/>
          <w:color w:val="24292E"/>
          <w:sz w:val="24"/>
          <w:szCs w:val="24"/>
        </w:rPr>
        <w:t xml:space="preserve"> </w:t>
      </w:r>
      <w:r w:rsidRPr="00D300D9">
        <w:rPr>
          <w:rFonts w:ascii="Times New Roman" w:eastAsia="Times New Roman" w:hAnsi="Times New Roman" w:cs="Times New Roman"/>
          <w:color w:val="24292E"/>
          <w:sz w:val="24"/>
          <w:szCs w:val="24"/>
        </w:rPr>
        <w:t>file that contains a single resolution.</w:t>
      </w:r>
    </w:p>
    <w:p w14:paraId="436A788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69F0179"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&lt;score&gt;</w:t>
      </w:r>
    </w:p>
    <w:p w14:paraId="7D0879C3"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493422E1"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702AE116"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3809F08B"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705DDF88" w14:textId="77777777" w:rsidR="003E12CB" w:rsidRPr="00D300D9" w:rsidRDefault="003E12CB" w:rsidP="003E12CB">
      <w:pPr>
        <w:numPr>
          <w:ilvl w:val="0"/>
          <w:numId w:val="5"/>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score = the score imputed to this read</w:t>
      </w:r>
    </w:p>
    <w:p w14:paraId="5C5558D8" w14:textId="77777777" w:rsidR="003E12CB" w:rsidRPr="00D300D9" w:rsidRDefault="003E12CB" w:rsidP="003E12CB">
      <w:pPr>
        <w:spacing w:before="100" w:beforeAutospacing="1" w:after="0" w:line="360" w:lineRule="auto"/>
        <w:ind w:left="1080"/>
        <w:rPr>
          <w:rFonts w:ascii="Times New Roman" w:hAnsi="Times New Roman" w:cs="Times New Roman"/>
          <w:b/>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dummy values.</w:t>
      </w:r>
      <w:r w:rsidRPr="00D300D9">
        <w:rPr>
          <w:rFonts w:ascii="Times New Roman" w:eastAsia="Times New Roman" w:hAnsi="Times New Roman" w:cs="Times New Roman"/>
          <w:i/>
          <w:color w:val="24292E"/>
          <w:sz w:val="24"/>
          <w:szCs w:val="24"/>
        </w:rPr>
        <w:t xml:space="preserve">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513E3ACC" w14:textId="77777777" w:rsidR="003E12CB" w:rsidRPr="00D300D9" w:rsidRDefault="003E12CB" w:rsidP="003E12CB">
      <w:pPr>
        <w:pStyle w:val="Heading4"/>
      </w:pPr>
      <w:bookmarkStart w:id="76" w:name="MediumFormat"/>
      <w:bookmarkEnd w:id="76"/>
      <w:r w:rsidRPr="00D300D9">
        <w:t xml:space="preserve">Medium format </w:t>
      </w:r>
    </w:p>
    <w:p w14:paraId="5B628644"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6DC5B697"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w:t>
      </w:r>
      <w:proofErr w:type="spellStart"/>
      <w:r w:rsidRPr="00D300D9">
        <w:rPr>
          <w:rFonts w:ascii="Times New Roman" w:eastAsia="Times New Roman" w:hAnsi="Times New Roman" w:cs="Times New Roman"/>
          <w:color w:val="24292E"/>
          <w:sz w:val="24"/>
          <w:szCs w:val="24"/>
          <w:bdr w:val="none" w:sz="0" w:space="0" w:color="auto" w:frame="1"/>
        </w:rPr>
        <w:t>readname</w:t>
      </w:r>
      <w:proofErr w:type="spellEnd"/>
      <w:r w:rsidRPr="00D300D9">
        <w:rPr>
          <w:rFonts w:ascii="Times New Roman" w:eastAsia="Times New Roman" w:hAnsi="Times New Roman" w:cs="Times New Roman"/>
          <w:color w:val="24292E"/>
          <w:sz w:val="24"/>
          <w:szCs w:val="24"/>
          <w:bdr w:val="none" w:sz="0" w:space="0" w:color="auto" w:frame="1"/>
        </w:rPr>
        <w:t>&gt; &lt;str1&gt; &lt;chr1&gt; &lt;pos1&gt; &lt;frag1&gt; &lt;str2&gt; &lt;chr2&gt; &lt;pos2&gt; &lt;frag2&gt; &lt;mapq1&gt; &lt;mapq2&gt;</w:t>
      </w:r>
    </w:p>
    <w:p w14:paraId="54FAC188"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32DF4FD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lastRenderedPageBreak/>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3C07490B"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7E8A0595"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0051620" w14:textId="77777777" w:rsidR="003E12CB" w:rsidRPr="00D300D9" w:rsidRDefault="003E12CB" w:rsidP="003E12CB">
      <w:pPr>
        <w:numPr>
          <w:ilvl w:val="0"/>
          <w:numId w:val="3"/>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2E2E79CE"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w:t>
      </w:r>
      <w:r w:rsidRPr="00D300D9">
        <w:rPr>
          <w:rFonts w:ascii="Times New Roman" w:eastAsia="Times New Roman" w:hAnsi="Times New Roman" w:cs="Times New Roman"/>
          <w:i/>
          <w:color w:val="24292E"/>
          <w:sz w:val="24"/>
          <w:szCs w:val="24"/>
        </w:rPr>
        <w:t>frag</w:t>
      </w:r>
      <w:r w:rsidRPr="00D300D9">
        <w:rPr>
          <w:rFonts w:ascii="Times New Roman" w:eastAsia="Times New Roman" w:hAnsi="Times New Roman" w:cs="Times New Roman"/>
          <w:color w:val="24292E"/>
          <w:sz w:val="24"/>
          <w:szCs w:val="24"/>
        </w:rPr>
        <w:t xml:space="preserve"> will be ignored, but please see above note on </w:t>
      </w:r>
      <w:r w:rsidRPr="00D300D9">
        <w:rPr>
          <w:rFonts w:ascii="Times New Roman" w:eastAsia="Times New Roman" w:hAnsi="Times New Roman" w:cs="Times New Roman"/>
          <w:i/>
          <w:color w:val="24292E"/>
          <w:sz w:val="24"/>
          <w:szCs w:val="24"/>
        </w:rPr>
        <w:t>dummy values</w:t>
      </w:r>
      <w:r w:rsidRPr="00D300D9">
        <w:rPr>
          <w:rFonts w:ascii="Times New Roman" w:eastAsia="Times New Roman" w:hAnsi="Times New Roman" w:cs="Times New Roman"/>
          <w:color w:val="24292E"/>
          <w:sz w:val="24"/>
          <w:szCs w:val="24"/>
        </w:rPr>
        <w:t xml:space="preserve">. If not using mapping quality filter, </w:t>
      </w:r>
      <w:proofErr w:type="spellStart"/>
      <w:r w:rsidRPr="00D300D9">
        <w:rPr>
          <w:rFonts w:ascii="Times New Roman" w:eastAsia="Times New Roman" w:hAnsi="Times New Roman" w:cs="Times New Roman"/>
          <w:i/>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i/>
          <w:color w:val="24292E"/>
          <w:sz w:val="24"/>
          <w:szCs w:val="24"/>
        </w:rPr>
        <w:t>readname</w:t>
      </w:r>
      <w:proofErr w:type="spellEnd"/>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strand</w:t>
      </w:r>
      <w:r w:rsidRPr="00D300D9">
        <w:rPr>
          <w:rFonts w:ascii="Times New Roman" w:eastAsia="Times New Roman" w:hAnsi="Times New Roman" w:cs="Times New Roman"/>
          <w:color w:val="24292E"/>
          <w:sz w:val="24"/>
          <w:szCs w:val="24"/>
        </w:rPr>
        <w:t xml:space="preserve"> are also not currently stored </w:t>
      </w:r>
      <w:proofErr w:type="gramStart"/>
      <w:r w:rsidRPr="00D300D9">
        <w:rPr>
          <w:rFonts w:ascii="Times New Roman" w:eastAsia="Times New Roman" w:hAnsi="Times New Roman" w:cs="Times New Roman"/>
          <w:color w:val="24292E"/>
          <w:sz w:val="24"/>
          <w:szCs w:val="24"/>
        </w:rPr>
        <w:t>within .hic</w:t>
      </w:r>
      <w:proofErr w:type="gramEnd"/>
      <w:r w:rsidRPr="00D300D9">
        <w:rPr>
          <w:rFonts w:ascii="Times New Roman" w:eastAsia="Times New Roman" w:hAnsi="Times New Roman" w:cs="Times New Roman"/>
          <w:color w:val="24292E"/>
          <w:sz w:val="24"/>
          <w:szCs w:val="24"/>
        </w:rPr>
        <w:t xml:space="preserve"> files.</w:t>
      </w:r>
    </w:p>
    <w:p w14:paraId="4803A5CF" w14:textId="77777777" w:rsidR="003E12CB" w:rsidRPr="00D300D9" w:rsidRDefault="003E12CB" w:rsidP="003E12CB">
      <w:pPr>
        <w:pStyle w:val="Heading4"/>
      </w:pPr>
      <w:r w:rsidRPr="00D300D9">
        <w:t>Long format</w:t>
      </w:r>
    </w:p>
    <w:p w14:paraId="4EFCC519"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The long format is used by </w:t>
      </w:r>
      <w:hyperlink r:id="rId65" w:history="1">
        <w:r w:rsidRPr="00D300D9">
          <w:rPr>
            <w:rFonts w:ascii="Times New Roman" w:eastAsia="Times New Roman" w:hAnsi="Times New Roman" w:cs="Times New Roman"/>
            <w:color w:val="0366D6"/>
            <w:sz w:val="24"/>
            <w:szCs w:val="24"/>
            <w:u w:val="single"/>
          </w:rPr>
          <w:t>Juicer</w:t>
        </w:r>
      </w:hyperlink>
      <w:r w:rsidRPr="00D300D9">
        <w:rPr>
          <w:rFonts w:ascii="Times New Roman" w:eastAsia="Times New Roman" w:hAnsi="Times New Roman" w:cs="Times New Roman"/>
          <w:color w:val="24292E"/>
          <w:sz w:val="24"/>
          <w:szCs w:val="24"/>
        </w:rPr>
        <w:t> and takes in directly the </w:t>
      </w:r>
      <w:r w:rsidRPr="00D300D9">
        <w:rPr>
          <w:rFonts w:ascii="Times New Roman" w:eastAsia="Times New Roman" w:hAnsi="Times New Roman" w:cs="Times New Roman"/>
          <w:i/>
          <w:iCs/>
          <w:color w:val="24292E"/>
          <w:sz w:val="24"/>
          <w:szCs w:val="24"/>
        </w:rPr>
        <w:t>merged_nodups.txt</w:t>
      </w:r>
      <w:r w:rsidRPr="00D300D9">
        <w:rPr>
          <w:rFonts w:ascii="Times New Roman" w:eastAsia="Times New Roman" w:hAnsi="Times New Roman" w:cs="Times New Roman"/>
          <w:color w:val="24292E"/>
          <w:sz w:val="24"/>
          <w:szCs w:val="24"/>
        </w:rPr>
        <w:t> file.</w:t>
      </w:r>
    </w:p>
    <w:p w14:paraId="5222342F"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A whitespace separated file that contains, on each line</w:t>
      </w:r>
    </w:p>
    <w:p w14:paraId="0538E2B1"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&lt;str1&gt; &lt;chr1&gt; &lt;pos1&gt; &lt;frag1&gt; &lt;str2&gt; &lt;chr2&gt; &lt;pos2&gt; &lt;frag2&gt; &lt;mapq1&gt; &lt;cigar1&gt; &lt;sequence1&gt; &lt;mapq2&gt; &lt;cigar2&gt; &lt;sequence2&gt; &lt;readname1&gt; &lt;readname2&gt;</w:t>
      </w:r>
    </w:p>
    <w:p w14:paraId="725D5E30"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str</w:t>
      </w:r>
      <w:proofErr w:type="spellEnd"/>
      <w:r w:rsidRPr="00D300D9">
        <w:rPr>
          <w:rFonts w:ascii="Times New Roman" w:eastAsia="Times New Roman" w:hAnsi="Times New Roman" w:cs="Times New Roman"/>
          <w:color w:val="24292E"/>
          <w:sz w:val="24"/>
          <w:szCs w:val="24"/>
        </w:rPr>
        <w:t xml:space="preserve"> = strand (0 for forward, anything else for reverse)</w:t>
      </w:r>
    </w:p>
    <w:p w14:paraId="02F358FE"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chr</w:t>
      </w:r>
      <w:proofErr w:type="spellEnd"/>
      <w:r w:rsidRPr="00D300D9">
        <w:rPr>
          <w:rFonts w:ascii="Times New Roman" w:eastAsia="Times New Roman" w:hAnsi="Times New Roman" w:cs="Times New Roman"/>
          <w:color w:val="24292E"/>
          <w:sz w:val="24"/>
          <w:szCs w:val="24"/>
        </w:rPr>
        <w:t xml:space="preserve"> = chromosome (must be a chromosome in the genome)</w:t>
      </w:r>
    </w:p>
    <w:p w14:paraId="4CA9BDFF"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pos</w:t>
      </w:r>
      <w:proofErr w:type="spellEnd"/>
      <w:r w:rsidRPr="00D300D9">
        <w:rPr>
          <w:rFonts w:ascii="Times New Roman" w:eastAsia="Times New Roman" w:hAnsi="Times New Roman" w:cs="Times New Roman"/>
          <w:color w:val="24292E"/>
          <w:sz w:val="24"/>
          <w:szCs w:val="24"/>
        </w:rPr>
        <w:t xml:space="preserve"> = position</w:t>
      </w:r>
    </w:p>
    <w:p w14:paraId="26EAC28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frag = restriction site fragment</w:t>
      </w:r>
    </w:p>
    <w:p w14:paraId="17363659"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 mapping quality score</w:t>
      </w:r>
    </w:p>
    <w:p w14:paraId="15CFC4BC"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cigar = cigar string as reported by aligner</w:t>
      </w:r>
    </w:p>
    <w:p w14:paraId="5EBB0FF3" w14:textId="77777777" w:rsidR="003E12CB" w:rsidRPr="00D300D9" w:rsidRDefault="003E12CB" w:rsidP="003E12CB">
      <w:pPr>
        <w:numPr>
          <w:ilvl w:val="0"/>
          <w:numId w:val="6"/>
        </w:numPr>
        <w:shd w:val="clear" w:color="auto" w:fill="FFFFFF"/>
        <w:tabs>
          <w:tab w:val="clear" w:pos="720"/>
          <w:tab w:val="num" w:pos="1440"/>
        </w:tabs>
        <w:spacing w:before="100" w:beforeAutospacing="1" w:after="0" w:line="360" w:lineRule="auto"/>
        <w:ind w:left="144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sequence = DNA sequence</w:t>
      </w:r>
    </w:p>
    <w:p w14:paraId="495FCB32"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not using the restriction site file option, frag will be ignored, but please see above note on dummy values. If not using mapping quality filter, </w:t>
      </w:r>
      <w:proofErr w:type="spellStart"/>
      <w:r w:rsidRPr="00D300D9">
        <w:rPr>
          <w:rFonts w:ascii="Times New Roman" w:eastAsia="Times New Roman" w:hAnsi="Times New Roman" w:cs="Times New Roman"/>
          <w:color w:val="24292E"/>
          <w:sz w:val="24"/>
          <w:szCs w:val="24"/>
        </w:rPr>
        <w:t>mapq</w:t>
      </w:r>
      <w:proofErr w:type="spellEnd"/>
      <w:r w:rsidRPr="00D300D9">
        <w:rPr>
          <w:rFonts w:ascii="Times New Roman" w:eastAsia="Times New Roman" w:hAnsi="Times New Roman" w:cs="Times New Roman"/>
          <w:color w:val="24292E"/>
          <w:sz w:val="24"/>
          <w:szCs w:val="24"/>
        </w:rPr>
        <w:t xml:space="preserve"> will be ignored. </w:t>
      </w:r>
      <w:proofErr w:type="spellStart"/>
      <w:r w:rsidRPr="00D300D9">
        <w:rPr>
          <w:rFonts w:ascii="Times New Roman" w:eastAsia="Times New Roman" w:hAnsi="Times New Roman" w:cs="Times New Roman"/>
          <w:color w:val="24292E"/>
          <w:sz w:val="24"/>
          <w:szCs w:val="24"/>
        </w:rPr>
        <w:t>readname</w:t>
      </w:r>
      <w:proofErr w:type="spellEnd"/>
      <w:r w:rsidRPr="00D300D9">
        <w:rPr>
          <w:rFonts w:ascii="Times New Roman" w:eastAsia="Times New Roman" w:hAnsi="Times New Roman" w:cs="Times New Roman"/>
          <w:color w:val="24292E"/>
          <w:sz w:val="24"/>
          <w:szCs w:val="24"/>
        </w:rPr>
        <w:t xml:space="preserve">, strand, cigar, and sequence are also not currently stored </w:t>
      </w:r>
      <w:proofErr w:type="gramStart"/>
      <w:r w:rsidRPr="00D300D9">
        <w:rPr>
          <w:rFonts w:ascii="Times New Roman" w:eastAsia="Times New Roman" w:hAnsi="Times New Roman" w:cs="Times New Roman"/>
          <w:color w:val="24292E"/>
          <w:sz w:val="24"/>
          <w:szCs w:val="24"/>
        </w:rPr>
        <w:t>within </w:t>
      </w:r>
      <w:r w:rsidRPr="00D300D9">
        <w:rPr>
          <w:rFonts w:ascii="Times New Roman" w:eastAsia="Times New Roman" w:hAnsi="Times New Roman" w:cs="Times New Roman"/>
          <w:i/>
          <w:iCs/>
          <w:color w:val="24292E"/>
          <w:sz w:val="24"/>
          <w:szCs w:val="24"/>
        </w:rPr>
        <w:t>.hic</w:t>
      </w:r>
      <w:proofErr w:type="gramEnd"/>
      <w:r w:rsidRPr="00D300D9">
        <w:rPr>
          <w:rFonts w:ascii="Times New Roman" w:eastAsia="Times New Roman" w:hAnsi="Times New Roman" w:cs="Times New Roman"/>
          <w:color w:val="24292E"/>
          <w:sz w:val="24"/>
          <w:szCs w:val="24"/>
        </w:rPr>
        <w:t> files.</w:t>
      </w:r>
    </w:p>
    <w:p w14:paraId="7B0328E8" w14:textId="77777777" w:rsidR="003E12CB" w:rsidRPr="00D300D9" w:rsidRDefault="003E12CB" w:rsidP="003E12CB">
      <w:pPr>
        <w:pStyle w:val="Heading4"/>
      </w:pPr>
      <w:r w:rsidRPr="00D300D9">
        <w:t>4DN DCIC format</w:t>
      </w:r>
    </w:p>
    <w:p w14:paraId="43455420" w14:textId="7777777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lastRenderedPageBreak/>
        <w:t>A file that follows the 4DN DCIC format specification (</w:t>
      </w:r>
      <w:hyperlink r:id="rId66" w:history="1">
        <w:r w:rsidRPr="00D300D9">
          <w:rPr>
            <w:rStyle w:val="Hyperlink"/>
            <w:rFonts w:ascii="Times New Roman" w:eastAsia="Times New Roman" w:hAnsi="Times New Roman" w:cs="Times New Roman"/>
            <w:sz w:val="24"/>
            <w:szCs w:val="24"/>
          </w:rPr>
          <w:t>the 4DN DCIC format specification</w:t>
        </w:r>
      </w:hyperlink>
      <w:r w:rsidRPr="00D300D9">
        <w:rPr>
          <w:rFonts w:ascii="Times New Roman" w:eastAsia="Times New Roman" w:hAnsi="Times New Roman" w:cs="Times New Roman"/>
          <w:color w:val="24292E"/>
          <w:sz w:val="24"/>
          <w:szCs w:val="24"/>
        </w:rPr>
        <w:t>).</w:t>
      </w:r>
      <w:r w:rsidRPr="00D300D9">
        <w:rPr>
          <w:rFonts w:ascii="Times New Roman" w:eastAsia="Times New Roman" w:hAnsi="Times New Roman" w:cs="Times New Roman"/>
          <w:color w:val="24292E"/>
          <w:sz w:val="24"/>
          <w:szCs w:val="24"/>
        </w:rPr>
        <w:br/>
        <w:t>See the link for more information. Briefly, there should be a header with the first seven columns reserved:</w:t>
      </w:r>
    </w:p>
    <w:p w14:paraId="55B9359A"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pairs format v1.0</w:t>
      </w:r>
    </w:p>
    <w:p w14:paraId="3D4A36F4" w14:textId="77777777" w:rsidR="003E12CB" w:rsidRPr="00D300D9" w:rsidRDefault="003E12CB" w:rsidP="003E12C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360" w:lineRule="auto"/>
        <w:ind w:left="720"/>
        <w:rPr>
          <w:rFonts w:ascii="Times New Roman" w:eastAsia="Times New Roman" w:hAnsi="Times New Roman" w:cs="Times New Roman"/>
          <w:color w:val="24292E"/>
          <w:sz w:val="24"/>
          <w:szCs w:val="24"/>
          <w:bdr w:val="none" w:sz="0" w:space="0" w:color="auto" w:frame="1"/>
        </w:rPr>
      </w:pPr>
      <w:r w:rsidRPr="00D300D9">
        <w:rPr>
          <w:rFonts w:ascii="Times New Roman" w:eastAsia="Times New Roman" w:hAnsi="Times New Roman" w:cs="Times New Roman"/>
          <w:color w:val="24292E"/>
          <w:sz w:val="24"/>
          <w:szCs w:val="24"/>
          <w:bdr w:val="none" w:sz="0" w:space="0" w:color="auto" w:frame="1"/>
        </w:rPr>
        <w:t xml:space="preserve">#columns: </w:t>
      </w:r>
      <w:proofErr w:type="spellStart"/>
      <w:r w:rsidRPr="00D300D9">
        <w:rPr>
          <w:rFonts w:ascii="Times New Roman" w:eastAsia="Times New Roman" w:hAnsi="Times New Roman" w:cs="Times New Roman"/>
          <w:color w:val="24292E"/>
          <w:sz w:val="24"/>
          <w:szCs w:val="24"/>
          <w:bdr w:val="none" w:sz="0" w:space="0" w:color="auto" w:frame="1"/>
        </w:rPr>
        <w:t>readID</w:t>
      </w:r>
      <w:proofErr w:type="spellEnd"/>
      <w:r w:rsidRPr="00D300D9">
        <w:rPr>
          <w:rFonts w:ascii="Times New Roman" w:eastAsia="Times New Roman" w:hAnsi="Times New Roman" w:cs="Times New Roman"/>
          <w:color w:val="24292E"/>
          <w:sz w:val="24"/>
          <w:szCs w:val="24"/>
          <w:bdr w:val="none" w:sz="0" w:space="0" w:color="auto" w:frame="1"/>
        </w:rPr>
        <w:t xml:space="preserve"> chr1 position1 chr2 position2 strand1 strand2</w:t>
      </w:r>
    </w:p>
    <w:p w14:paraId="632AF898" w14:textId="7D04B037" w:rsidR="003E12CB" w:rsidRPr="00D300D9" w:rsidRDefault="003E12CB" w:rsidP="003E12CB">
      <w:pPr>
        <w:shd w:val="clear" w:color="auto" w:fill="FFFFFF"/>
        <w:spacing w:before="100" w:beforeAutospacing="1" w:after="0" w:line="360" w:lineRule="auto"/>
        <w:ind w:left="720"/>
        <w:rPr>
          <w:rFonts w:ascii="Times New Roman" w:eastAsia="Times New Roman" w:hAnsi="Times New Roman" w:cs="Times New Roman"/>
          <w:color w:val="24292E"/>
          <w:sz w:val="24"/>
          <w:szCs w:val="24"/>
        </w:rPr>
      </w:pPr>
      <w:r w:rsidRPr="00D300D9">
        <w:rPr>
          <w:rFonts w:ascii="Times New Roman" w:eastAsia="Times New Roman" w:hAnsi="Times New Roman" w:cs="Times New Roman"/>
          <w:color w:val="24292E"/>
          <w:sz w:val="24"/>
          <w:szCs w:val="24"/>
        </w:rPr>
        <w:t xml:space="preserve">If the columns line contains (in any field after field 7) both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 xml:space="preserve">, those will also be read in; </w:t>
      </w:r>
      <w:proofErr w:type="gramStart"/>
      <w:r w:rsidRPr="00D300D9">
        <w:rPr>
          <w:rFonts w:ascii="Times New Roman" w:eastAsia="Times New Roman" w:hAnsi="Times New Roman" w:cs="Times New Roman"/>
          <w:color w:val="24292E"/>
          <w:sz w:val="24"/>
          <w:szCs w:val="24"/>
        </w:rPr>
        <w:t xml:space="preserve">otherwise </w:t>
      </w:r>
      <w:r w:rsidR="00D7454C" w:rsidRPr="00D300D9">
        <w:rPr>
          <w:rFonts w:ascii="Times New Roman" w:eastAsia="Times New Roman" w:hAnsi="Times New Roman" w:cs="Times New Roman"/>
          <w:color w:val="24292E"/>
          <w:sz w:val="24"/>
          <w:szCs w:val="24"/>
        </w:rPr>
        <w:t xml:space="preserve"> they</w:t>
      </w:r>
      <w:proofErr w:type="gramEnd"/>
      <w:r w:rsidR="00D7454C"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color w:val="24292E"/>
          <w:sz w:val="24"/>
          <w:szCs w:val="24"/>
        </w:rPr>
        <w:t xml:space="preserve">will </w:t>
      </w:r>
      <w:r w:rsidR="00D7454C" w:rsidRPr="00D300D9">
        <w:rPr>
          <w:rFonts w:ascii="Times New Roman" w:eastAsia="Times New Roman" w:hAnsi="Times New Roman" w:cs="Times New Roman"/>
          <w:color w:val="24292E"/>
          <w:sz w:val="24"/>
          <w:szCs w:val="24"/>
        </w:rPr>
        <w:t xml:space="preserve">be set as </w:t>
      </w:r>
      <w:r w:rsidRPr="00D300D9">
        <w:rPr>
          <w:rFonts w:ascii="Times New Roman" w:eastAsia="Times New Roman" w:hAnsi="Times New Roman" w:cs="Times New Roman"/>
          <w:color w:val="24292E"/>
          <w:sz w:val="24"/>
          <w:szCs w:val="24"/>
        </w:rPr>
        <w:t xml:space="preserve"> </w:t>
      </w:r>
      <w:r w:rsidRPr="00D300D9">
        <w:rPr>
          <w:rFonts w:ascii="Times New Roman" w:eastAsia="Times New Roman" w:hAnsi="Times New Roman" w:cs="Times New Roman"/>
          <w:i/>
          <w:color w:val="24292E"/>
          <w:sz w:val="24"/>
          <w:szCs w:val="24"/>
        </w:rPr>
        <w:t>frag1</w:t>
      </w:r>
      <w:r w:rsidRPr="00D300D9">
        <w:rPr>
          <w:rFonts w:ascii="Times New Roman" w:eastAsia="Times New Roman" w:hAnsi="Times New Roman" w:cs="Times New Roman"/>
          <w:color w:val="24292E"/>
          <w:sz w:val="24"/>
          <w:szCs w:val="24"/>
        </w:rPr>
        <w:t xml:space="preserve">=0 and </w:t>
      </w:r>
      <w:r w:rsidRPr="00D300D9">
        <w:rPr>
          <w:rFonts w:ascii="Times New Roman" w:eastAsia="Times New Roman" w:hAnsi="Times New Roman" w:cs="Times New Roman"/>
          <w:i/>
          <w:color w:val="24292E"/>
          <w:sz w:val="24"/>
          <w:szCs w:val="24"/>
        </w:rPr>
        <w:t>frag2</w:t>
      </w:r>
      <w:r w:rsidRPr="00D300D9">
        <w:rPr>
          <w:rFonts w:ascii="Times New Roman" w:eastAsia="Times New Roman" w:hAnsi="Times New Roman" w:cs="Times New Roman"/>
          <w:color w:val="24292E"/>
          <w:sz w:val="24"/>
          <w:szCs w:val="24"/>
        </w:rPr>
        <w:t>=1</w:t>
      </w:r>
      <w:r w:rsidR="00D7454C" w:rsidRPr="00D300D9">
        <w:rPr>
          <w:rFonts w:ascii="Times New Roman" w:eastAsia="Times New Roman" w:hAnsi="Times New Roman" w:cs="Times New Roman"/>
          <w:color w:val="24292E"/>
          <w:sz w:val="24"/>
          <w:szCs w:val="24"/>
        </w:rPr>
        <w:t xml:space="preserve"> by default</w:t>
      </w:r>
      <w:r w:rsidRPr="00D300D9">
        <w:rPr>
          <w:rFonts w:ascii="Times New Roman" w:eastAsia="Times New Roman" w:hAnsi="Times New Roman" w:cs="Times New Roman"/>
          <w:color w:val="24292E"/>
          <w:sz w:val="24"/>
          <w:szCs w:val="24"/>
        </w:rPr>
        <w:t>, so that no reads are discarded. Other fields are ignored.</w:t>
      </w:r>
    </w:p>
    <w:p w14:paraId="028FC3C7" w14:textId="77777777" w:rsidR="003E12CB" w:rsidRPr="00D300D9" w:rsidRDefault="003E12CB" w:rsidP="003E12CB">
      <w:pPr>
        <w:pStyle w:val="Heading3"/>
      </w:pPr>
      <w:bookmarkStart w:id="77" w:name="_Toc510439832"/>
      <w:r w:rsidRPr="00D300D9">
        <w:t>Output</w:t>
      </w:r>
      <w:bookmarkEnd w:id="77"/>
    </w:p>
    <w:p w14:paraId="605653A0"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A </w:t>
      </w:r>
      <w:proofErr w:type="gramStart"/>
      <w:r w:rsidRPr="00D300D9">
        <w:rPr>
          <w:rFonts w:ascii="Times New Roman" w:hAnsi="Times New Roman" w:cs="Times New Roman"/>
          <w:sz w:val="24"/>
          <w:szCs w:val="24"/>
        </w:rPr>
        <w:t>binary .hic</w:t>
      </w:r>
      <w:proofErr w:type="gramEnd"/>
      <w:r w:rsidRPr="00D300D9">
        <w:rPr>
          <w:rFonts w:ascii="Times New Roman" w:hAnsi="Times New Roman" w:cs="Times New Roman"/>
          <w:sz w:val="24"/>
          <w:szCs w:val="24"/>
        </w:rPr>
        <w:t xml:space="preserve"> file containing contact matrices </w:t>
      </w:r>
    </w:p>
    <w:p w14:paraId="6AD31304"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3E8D74E4" w14:textId="77777777" w:rsidR="003E12CB" w:rsidRPr="00D300D9" w:rsidRDefault="003E12CB" w:rsidP="003E12CB">
      <w:pPr>
        <w:pStyle w:val="Heading3"/>
      </w:pPr>
      <w:bookmarkStart w:id="78" w:name="_Toc510439833"/>
      <w:r w:rsidRPr="00D300D9">
        <w:t>Running</w:t>
      </w:r>
      <w:bookmarkEnd w:id="78"/>
    </w:p>
    <w:p w14:paraId="53CA3328" w14:textId="77777777" w:rsidR="003E12CB" w:rsidRPr="00D300D9" w:rsidRDefault="003E12CB" w:rsidP="003E12CB">
      <w:pPr>
        <w:pStyle w:val="ListParagraph"/>
        <w:spacing w:before="100" w:beforeAutospacing="1" w:after="0" w:line="240" w:lineRule="auto"/>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2D-Functions/Convert to HiC</w:t>
      </w:r>
      <w:r w:rsidRPr="00D300D9">
        <w:rPr>
          <w:rFonts w:ascii="Times New Roman" w:hAnsi="Times New Roman" w:cs="Times New Roman"/>
          <w:i/>
          <w:sz w:val="24"/>
          <w:szCs w:val="24"/>
        </w:rPr>
        <w:t xml:space="preserve"> </w:t>
      </w:r>
    </w:p>
    <w:p w14:paraId="0F1967B1" w14:textId="77777777" w:rsidR="003E12CB" w:rsidRPr="00D300D9" w:rsidRDefault="003E12CB" w:rsidP="003E12CB">
      <w:pPr>
        <w:pStyle w:val="ListParagraph"/>
        <w:spacing w:before="100" w:beforeAutospacing="1" w:after="0" w:line="360" w:lineRule="auto"/>
        <w:ind w:left="360"/>
        <w:rPr>
          <w:rFonts w:ascii="Times New Roman" w:hAnsi="Times New Roman" w:cs="Times New Roman"/>
          <w:sz w:val="24"/>
          <w:szCs w:val="24"/>
        </w:rPr>
      </w:pPr>
    </w:p>
    <w:p w14:paraId="5CABA2D4" w14:textId="306E698D" w:rsidR="003E12CB" w:rsidRPr="00D300D9" w:rsidRDefault="00BE14D4" w:rsidP="003E12CB">
      <w:pPr>
        <w:pStyle w:val="ListParagraph"/>
        <w:keepNext/>
        <w:spacing w:before="100" w:beforeAutospacing="1" w:after="0" w:line="360" w:lineRule="auto"/>
        <w:ind w:left="36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71A41CA" wp14:editId="103F522F">
            <wp:extent cx="6286500" cy="313815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86500" cy="3138159"/>
                    </a:xfrm>
                    <a:prstGeom prst="rect">
                      <a:avLst/>
                    </a:prstGeom>
                    <a:noFill/>
                    <a:ln>
                      <a:noFill/>
                    </a:ln>
                  </pic:spPr>
                </pic:pic>
              </a:graphicData>
            </a:graphic>
          </wp:inline>
        </w:drawing>
      </w:r>
    </w:p>
    <w:p w14:paraId="3F927B54" w14:textId="0CA90944" w:rsidR="003E12CB" w:rsidRPr="00D300D9" w:rsidRDefault="003E12CB" w:rsidP="008B139E">
      <w:pPr>
        <w:pStyle w:val="Figures"/>
        <w:rPr>
          <w:rFonts w:cs="Times New Roman"/>
          <w:szCs w:val="24"/>
        </w:rPr>
      </w:pPr>
      <w:bookmarkStart w:id="79" w:name="_Toc503960229"/>
      <w:bookmarkStart w:id="80" w:name="_Toc504661604"/>
      <w:bookmarkStart w:id="81" w:name="_Toc510451531"/>
      <w:r w:rsidRPr="00D300D9">
        <w:rPr>
          <w:rFonts w:cs="Times New Roman"/>
          <w:szCs w:val="24"/>
        </w:rPr>
        <w:t xml:space="preserve">Figure </w:t>
      </w:r>
      <w:r w:rsidR="0094343A" w:rsidRPr="00D300D9">
        <w:rPr>
          <w:rFonts w:cs="Times New Roman"/>
          <w:szCs w:val="24"/>
        </w:rPr>
        <w:t>6</w:t>
      </w:r>
      <w:r w:rsidRPr="00D300D9">
        <w:rPr>
          <w:rFonts w:cs="Times New Roman"/>
          <w:szCs w:val="24"/>
        </w:rPr>
        <w:t>: Convert to HiC function</w:t>
      </w:r>
      <w:bookmarkEnd w:id="79"/>
      <w:bookmarkEnd w:id="80"/>
      <w:bookmarkEnd w:id="81"/>
    </w:p>
    <w:p w14:paraId="719216F6"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1703"/>
        <w:gridCol w:w="6171"/>
        <w:gridCol w:w="2016"/>
      </w:tblGrid>
      <w:tr w:rsidR="003E12CB" w:rsidRPr="00D300D9" w14:paraId="3A4C1F72" w14:textId="77777777" w:rsidTr="001F57D5">
        <w:tc>
          <w:tcPr>
            <w:tcW w:w="1705" w:type="dxa"/>
          </w:tcPr>
          <w:p w14:paraId="0C87C63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6210" w:type="dxa"/>
          </w:tcPr>
          <w:p w14:paraId="4FCC06B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435" w:type="dxa"/>
          </w:tcPr>
          <w:p w14:paraId="612A9968"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5E8D3BC1" w14:textId="77777777" w:rsidTr="001F57D5">
        <w:tc>
          <w:tcPr>
            <w:tcW w:w="1705" w:type="dxa"/>
          </w:tcPr>
          <w:p w14:paraId="155F2B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file</w:t>
            </w:r>
          </w:p>
        </w:tc>
        <w:tc>
          <w:tcPr>
            <w:tcW w:w="6210" w:type="dxa"/>
          </w:tcPr>
          <w:p w14:paraId="7F06A591" w14:textId="6DE48FA8" w:rsidR="003E12CB" w:rsidRPr="00D300D9" w:rsidRDefault="003E12CB" w:rsidP="00234ADC">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A text file </w:t>
            </w:r>
            <w:r w:rsidR="00234ADC">
              <w:rPr>
                <w:rFonts w:ascii="Times New Roman" w:hAnsi="Times New Roman" w:cs="Times New Roman"/>
                <w:sz w:val="24"/>
                <w:szCs w:val="24"/>
              </w:rPr>
              <w:t xml:space="preserve">that contains the </w:t>
            </w:r>
            <w:r w:rsidRPr="00D300D9">
              <w:rPr>
                <w:rFonts w:ascii="Times New Roman" w:hAnsi="Times New Roman" w:cs="Times New Roman"/>
                <w:sz w:val="24"/>
                <w:szCs w:val="24"/>
              </w:rPr>
              <w:t>mapped Hi-C reads (format described above)</w:t>
            </w:r>
          </w:p>
        </w:tc>
        <w:tc>
          <w:tcPr>
            <w:tcW w:w="1435" w:type="dxa"/>
          </w:tcPr>
          <w:p w14:paraId="3D0AB34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734BEA7" w14:textId="77777777" w:rsidTr="001F57D5">
        <w:tc>
          <w:tcPr>
            <w:tcW w:w="1705" w:type="dxa"/>
          </w:tcPr>
          <w:p w14:paraId="6B3A50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ID</w:t>
            </w:r>
          </w:p>
        </w:tc>
        <w:tc>
          <w:tcPr>
            <w:tcW w:w="6210" w:type="dxa"/>
          </w:tcPr>
          <w:p w14:paraId="372D36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Version genome of Hi-C data</w:t>
            </w:r>
          </w:p>
        </w:tc>
        <w:tc>
          <w:tcPr>
            <w:tcW w:w="1435" w:type="dxa"/>
          </w:tcPr>
          <w:p w14:paraId="5C9E1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hg19</w:t>
            </w:r>
          </w:p>
        </w:tc>
      </w:tr>
      <w:tr w:rsidR="003E12CB" w:rsidRPr="00D300D9" w14:paraId="0DF2BADA" w14:textId="77777777" w:rsidTr="001F57D5">
        <w:tc>
          <w:tcPr>
            <w:tcW w:w="1705" w:type="dxa"/>
          </w:tcPr>
          <w:p w14:paraId="7D82E036" w14:textId="77D2F866"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w:t>
            </w:r>
            <w:r w:rsidR="00B05928" w:rsidRPr="00D300D9">
              <w:rPr>
                <w:rFonts w:ascii="Times New Roman" w:hAnsi="Times New Roman" w:cs="Times New Roman"/>
                <w:sz w:val="24"/>
                <w:szCs w:val="24"/>
              </w:rPr>
              <w:t xml:space="preserve"> Directory</w:t>
            </w:r>
            <w:r w:rsidRPr="00D300D9">
              <w:rPr>
                <w:rFonts w:ascii="Times New Roman" w:hAnsi="Times New Roman" w:cs="Times New Roman"/>
                <w:sz w:val="24"/>
                <w:szCs w:val="24"/>
              </w:rPr>
              <w:t xml:space="preserve"> </w:t>
            </w:r>
          </w:p>
        </w:tc>
        <w:tc>
          <w:tcPr>
            <w:tcW w:w="6210" w:type="dxa"/>
          </w:tcPr>
          <w:p w14:paraId="20E065C4" w14:textId="5A5CB50E" w:rsidR="003E12CB" w:rsidRPr="00D300D9" w:rsidRDefault="001056E1" w:rsidP="00B05928">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w:t>
            </w:r>
            <w:r w:rsidR="00B05928" w:rsidRPr="00D300D9">
              <w:rPr>
                <w:rFonts w:ascii="Times New Roman" w:hAnsi="Times New Roman" w:cs="Times New Roman"/>
                <w:sz w:val="24"/>
                <w:szCs w:val="24"/>
              </w:rPr>
              <w:t xml:space="preserve"> generate</w:t>
            </w:r>
            <w:r w:rsidRPr="00D300D9">
              <w:rPr>
                <w:rFonts w:ascii="Times New Roman" w:hAnsi="Times New Roman" w:cs="Times New Roman"/>
                <w:sz w:val="24"/>
                <w:szCs w:val="24"/>
              </w:rPr>
              <w:t>d</w:t>
            </w:r>
            <w:r w:rsidR="003E12CB" w:rsidRPr="00D300D9">
              <w:rPr>
                <w:rFonts w:ascii="Times New Roman" w:hAnsi="Times New Roman" w:cs="Times New Roman"/>
                <w:sz w:val="24"/>
                <w:szCs w:val="24"/>
              </w:rPr>
              <w:t xml:space="preserve"> hic format file</w:t>
            </w:r>
            <w:r w:rsidR="00B05928"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00757E45" w:rsidRPr="00D300D9">
              <w:rPr>
                <w:rFonts w:ascii="Times New Roman" w:hAnsi="Times New Roman" w:cs="Times New Roman"/>
                <w:sz w:val="24"/>
                <w:szCs w:val="24"/>
              </w:rPr>
              <w:t xml:space="preserve"> An example </w:t>
            </w:r>
            <w:r w:rsidR="00234ADC">
              <w:rPr>
                <w:rFonts w:ascii="Times New Roman" w:hAnsi="Times New Roman" w:cs="Times New Roman"/>
                <w:sz w:val="24"/>
                <w:szCs w:val="24"/>
              </w:rPr>
              <w:t xml:space="preserve">output </w:t>
            </w:r>
            <w:r w:rsidR="00757E45" w:rsidRPr="00D300D9">
              <w:rPr>
                <w:rFonts w:ascii="Times New Roman" w:hAnsi="Times New Roman" w:cs="Times New Roman"/>
                <w:sz w:val="24"/>
                <w:szCs w:val="24"/>
              </w:rPr>
              <w:t xml:space="preserve">filename is </w:t>
            </w:r>
            <w:r w:rsidR="00757E45" w:rsidRPr="00234ADC">
              <w:rPr>
                <w:rFonts w:ascii="Times New Roman" w:hAnsi="Times New Roman" w:cs="Times New Roman"/>
                <w:b/>
                <w:sz w:val="24"/>
                <w:szCs w:val="24"/>
              </w:rPr>
              <w:t>GenomeFlow_Convert_1521343280452.hic</w:t>
            </w:r>
          </w:p>
        </w:tc>
        <w:tc>
          <w:tcPr>
            <w:tcW w:w="1435" w:type="dxa"/>
          </w:tcPr>
          <w:p w14:paraId="5BACC4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D76FC58" w14:textId="77777777" w:rsidTr="001F57D5">
        <w:tc>
          <w:tcPr>
            <w:tcW w:w="1705" w:type="dxa"/>
          </w:tcPr>
          <w:p w14:paraId="33F6F5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Contact Threshold</w:t>
            </w:r>
          </w:p>
        </w:tc>
        <w:tc>
          <w:tcPr>
            <w:tcW w:w="6210" w:type="dxa"/>
          </w:tcPr>
          <w:p w14:paraId="24397F9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interaction threshold for contacts to be used in creating contact matrices.</w:t>
            </w:r>
          </w:p>
        </w:tc>
        <w:tc>
          <w:tcPr>
            <w:tcW w:w="1435" w:type="dxa"/>
          </w:tcPr>
          <w:p w14:paraId="4CE1CCB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D819472" w14:textId="77777777" w:rsidTr="001F57D5">
        <w:tc>
          <w:tcPr>
            <w:tcW w:w="1705" w:type="dxa"/>
          </w:tcPr>
          <w:p w14:paraId="28BB85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MAPQ Score Threshold</w:t>
            </w:r>
          </w:p>
        </w:tc>
        <w:tc>
          <w:tcPr>
            <w:tcW w:w="6210" w:type="dxa"/>
          </w:tcPr>
          <w:p w14:paraId="3CFC54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Mapping quality score threshold for reads to be considered in creating contact matrices.</w:t>
            </w:r>
          </w:p>
        </w:tc>
        <w:tc>
          <w:tcPr>
            <w:tcW w:w="1435" w:type="dxa"/>
          </w:tcPr>
          <w:p w14:paraId="3731D3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37B51727" w14:textId="77777777" w:rsidTr="001F57D5">
        <w:tc>
          <w:tcPr>
            <w:tcW w:w="1705" w:type="dxa"/>
          </w:tcPr>
          <w:p w14:paraId="3F287F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210" w:type="dxa"/>
          </w:tcPr>
          <w:p w14:paraId="0FA6B00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 for which their contact matrices need to be created. When left blank, all chromosomes will be considered. Chromosomes must be separated by a comma (,).</w:t>
            </w:r>
          </w:p>
        </w:tc>
        <w:tc>
          <w:tcPr>
            <w:tcW w:w="1435" w:type="dxa"/>
          </w:tcPr>
          <w:p w14:paraId="08BC37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 (when left blank)</w:t>
            </w:r>
          </w:p>
        </w:tc>
      </w:tr>
      <w:tr w:rsidR="003E12CB" w:rsidRPr="00D300D9" w14:paraId="2499281B" w14:textId="77777777" w:rsidTr="001F57D5">
        <w:tc>
          <w:tcPr>
            <w:tcW w:w="1705" w:type="dxa"/>
          </w:tcPr>
          <w:p w14:paraId="3945F3A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Resolutions</w:t>
            </w:r>
          </w:p>
        </w:tc>
        <w:tc>
          <w:tcPr>
            <w:tcW w:w="6210" w:type="dxa"/>
          </w:tcPr>
          <w:p w14:paraId="4BA2431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to be created. Resolutions are separated by a comma (,)</w:t>
            </w:r>
          </w:p>
        </w:tc>
        <w:tc>
          <w:tcPr>
            <w:tcW w:w="1435" w:type="dxa"/>
          </w:tcPr>
          <w:p w14:paraId="2AF56E6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2500000, 1000000, 500000, </w:t>
            </w:r>
            <w:r w:rsidRPr="00D300D9">
              <w:rPr>
                <w:rFonts w:ascii="Times New Roman" w:hAnsi="Times New Roman" w:cs="Times New Roman"/>
                <w:sz w:val="24"/>
                <w:szCs w:val="24"/>
              </w:rPr>
              <w:lastRenderedPageBreak/>
              <w:t>250000, 100000, 50000, 25000,10000,5000</w:t>
            </w:r>
          </w:p>
        </w:tc>
      </w:tr>
      <w:tr w:rsidR="003E12CB" w:rsidRPr="00D300D9" w14:paraId="63008C8F" w14:textId="77777777" w:rsidTr="001F57D5">
        <w:tc>
          <w:tcPr>
            <w:tcW w:w="1705" w:type="dxa"/>
          </w:tcPr>
          <w:p w14:paraId="22A4609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Restriction Site File</w:t>
            </w:r>
          </w:p>
        </w:tc>
        <w:tc>
          <w:tcPr>
            <w:tcW w:w="6210" w:type="dxa"/>
          </w:tcPr>
          <w:p w14:paraId="171B217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Each line starts with a chromosome number followed by positions of restriction sites on that chromosome, in numeric order, and ending with the size of the chromosome. When provided, </w:t>
            </w:r>
            <w:r w:rsidRPr="00D300D9">
              <w:rPr>
                <w:rFonts w:ascii="Times New Roman" w:hAnsi="Times New Roman" w:cs="Times New Roman"/>
                <w:color w:val="24292E"/>
                <w:sz w:val="24"/>
                <w:szCs w:val="24"/>
                <w:shd w:val="clear" w:color="auto" w:fill="FFFFFF"/>
              </w:rPr>
              <w:t>8 additional fragment-delimited resolutions are added: 500f, 250f, 100f, 50f, 20f, 5f, 2f, 1f</w:t>
            </w:r>
          </w:p>
        </w:tc>
        <w:tc>
          <w:tcPr>
            <w:tcW w:w="1435" w:type="dxa"/>
          </w:tcPr>
          <w:p w14:paraId="06E0393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bl>
    <w:p w14:paraId="271D3B05" w14:textId="77777777" w:rsidR="003E12CB" w:rsidRPr="00D300D9" w:rsidRDefault="003E12CB" w:rsidP="003E12CB">
      <w:pPr>
        <w:pStyle w:val="Heading2"/>
      </w:pPr>
      <w:bookmarkStart w:id="82" w:name="_Toc510439834"/>
      <w:r w:rsidRPr="00D300D9">
        <w:t>Extract contact matrices from a hic format</w:t>
      </w:r>
      <w:bookmarkEnd w:id="82"/>
    </w:p>
    <w:p w14:paraId="276DE5F7" w14:textId="77777777" w:rsidR="003E12CB" w:rsidRPr="00D300D9" w:rsidRDefault="003E12CB" w:rsidP="003E12CB">
      <w:pPr>
        <w:pStyle w:val="Heading3"/>
      </w:pPr>
      <w:bookmarkStart w:id="83" w:name="_Toc510439835"/>
      <w:r w:rsidRPr="00D300D9">
        <w:t>Purpose</w:t>
      </w:r>
      <w:bookmarkEnd w:id="83"/>
    </w:p>
    <w:p w14:paraId="3E1C0295"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extract a contact matrix from a hic format into a sparse matrix format in a text file</w:t>
      </w:r>
    </w:p>
    <w:p w14:paraId="539BDD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1D899901" w14:textId="77777777" w:rsidR="003E12CB" w:rsidRPr="00D300D9" w:rsidRDefault="003E12CB" w:rsidP="003E12CB">
      <w:pPr>
        <w:pStyle w:val="Heading3"/>
      </w:pPr>
      <w:bookmarkStart w:id="84" w:name="_Toc510439836"/>
      <w:r w:rsidRPr="00D300D9">
        <w:t>Input</w:t>
      </w:r>
      <w:bookmarkEnd w:id="84"/>
    </w:p>
    <w:p w14:paraId="42BF740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local path to a hic format or an online link to a hic format. A link to a hic file: </w:t>
      </w:r>
      <w:hyperlink r:id="rId68" w:history="1">
        <w:r w:rsidRPr="00D300D9">
          <w:rPr>
            <w:rStyle w:val="Hyperlink"/>
            <w:rFonts w:ascii="Times New Roman" w:hAnsi="Times New Roman" w:cs="Times New Roman"/>
            <w:sz w:val="24"/>
            <w:szCs w:val="24"/>
          </w:rPr>
          <w:t>https://www.encodeproject.org/files/ENCFF219YOB/@@download/ENCFF219YOB.hic</w:t>
        </w:r>
      </w:hyperlink>
    </w:p>
    <w:p w14:paraId="315AD924" w14:textId="77777777" w:rsidR="003E12CB" w:rsidRPr="00D300D9" w:rsidRDefault="003E12CB" w:rsidP="003E12CB">
      <w:pPr>
        <w:pStyle w:val="Heading3"/>
      </w:pPr>
      <w:bookmarkStart w:id="85" w:name="_Toc510439837"/>
      <w:r w:rsidRPr="00D300D9">
        <w:t>Output</w:t>
      </w:r>
      <w:bookmarkEnd w:id="85"/>
    </w:p>
    <w:p w14:paraId="0548FBCB" w14:textId="55C2A93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B05928" w:rsidRPr="00D300D9">
        <w:rPr>
          <w:rFonts w:ascii="Times New Roman" w:hAnsi="Times New Roman" w:cs="Times New Roman"/>
          <w:sz w:val="24"/>
          <w:szCs w:val="24"/>
        </w:rPr>
        <w:t>&lt;</w:t>
      </w:r>
      <w:r w:rsidRPr="00D300D9">
        <w:rPr>
          <w:rFonts w:ascii="Times New Roman" w:hAnsi="Times New Roman" w:cs="Times New Roman"/>
          <w:sz w:val="24"/>
          <w:szCs w:val="24"/>
        </w:rPr>
        <w:t>position1</w:t>
      </w:r>
      <w:proofErr w:type="gramStart"/>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 xml:space="preserve"> &lt;</w:t>
      </w:r>
      <w:proofErr w:type="gramEnd"/>
      <w:r w:rsidRPr="00D300D9">
        <w:rPr>
          <w:rFonts w:ascii="Times New Roman" w:hAnsi="Times New Roman" w:cs="Times New Roman"/>
          <w:sz w:val="24"/>
          <w:szCs w:val="24"/>
        </w:rPr>
        <w:t>postion2</w:t>
      </w:r>
      <w:r w:rsidR="00B05928"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B05928"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B05928" w:rsidRPr="00D300D9">
        <w:rPr>
          <w:rFonts w:ascii="Times New Roman" w:hAnsi="Times New Roman" w:cs="Times New Roman"/>
          <w:sz w:val="24"/>
          <w:szCs w:val="24"/>
        </w:rPr>
        <w:t>&gt;</w:t>
      </w:r>
    </w:p>
    <w:p w14:paraId="2EAD7E98" w14:textId="77777777" w:rsidR="003E12CB" w:rsidRPr="00D300D9" w:rsidRDefault="003E12CB" w:rsidP="003E12CB">
      <w:pPr>
        <w:pStyle w:val="Heading3"/>
      </w:pPr>
      <w:bookmarkStart w:id="86" w:name="_Toc510439838"/>
      <w:r w:rsidRPr="00D300D9">
        <w:t>Running</w:t>
      </w:r>
      <w:bookmarkEnd w:id="86"/>
    </w:p>
    <w:p w14:paraId="50DE55E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2D-Functions/Extract HiC</w:t>
      </w:r>
    </w:p>
    <w:p w14:paraId="7C9239BC" w14:textId="2AA42D8F"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p>
    <w:p w14:paraId="26FD983E" w14:textId="4F7417CA" w:rsidR="0094343A" w:rsidRPr="00D300D9" w:rsidRDefault="00BE14D4" w:rsidP="00BE14D4">
      <w:pPr>
        <w:pStyle w:val="ListParagraph"/>
        <w:spacing w:before="100" w:beforeAutospacing="1" w:after="0" w:line="360" w:lineRule="auto"/>
        <w:ind w:hanging="630"/>
        <w:jc w:val="center"/>
        <w:rPr>
          <w:rFonts w:ascii="Times New Roman" w:hAnsi="Times New Roman" w:cs="Times New Roman"/>
          <w:sz w:val="24"/>
          <w:szCs w:val="24"/>
        </w:rPr>
      </w:pPr>
      <w:r w:rsidRPr="00D300D9">
        <w:rPr>
          <w:rFonts w:ascii="Times New Roman" w:hAnsi="Times New Roman" w:cs="Times New Roman"/>
          <w:noProof/>
        </w:rPr>
        <w:lastRenderedPageBreak/>
        <w:drawing>
          <wp:inline distT="0" distB="0" distL="0" distR="0" wp14:anchorId="48A55831" wp14:editId="5757B48E">
            <wp:extent cx="6286500" cy="31585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86500" cy="3158572"/>
                    </a:xfrm>
                    <a:prstGeom prst="rect">
                      <a:avLst/>
                    </a:prstGeom>
                    <a:noFill/>
                    <a:ln>
                      <a:noFill/>
                    </a:ln>
                  </pic:spPr>
                </pic:pic>
              </a:graphicData>
            </a:graphic>
          </wp:inline>
        </w:drawing>
      </w:r>
    </w:p>
    <w:p w14:paraId="10BDD1B1" w14:textId="68408A0C" w:rsidR="003E12CB" w:rsidRPr="00D300D9" w:rsidRDefault="003E12CB" w:rsidP="003E12CB">
      <w:pPr>
        <w:pStyle w:val="ListParagraph"/>
        <w:keepNext/>
        <w:spacing w:before="100" w:beforeAutospacing="1" w:after="0" w:line="360" w:lineRule="auto"/>
        <w:jc w:val="center"/>
        <w:rPr>
          <w:rFonts w:ascii="Times New Roman" w:hAnsi="Times New Roman" w:cs="Times New Roman"/>
          <w:sz w:val="24"/>
          <w:szCs w:val="24"/>
        </w:rPr>
      </w:pPr>
    </w:p>
    <w:p w14:paraId="5D223875" w14:textId="391B363D" w:rsidR="003E12CB" w:rsidRPr="00D300D9" w:rsidRDefault="003E12CB" w:rsidP="008B139E">
      <w:pPr>
        <w:pStyle w:val="Figures"/>
        <w:rPr>
          <w:rFonts w:cs="Times New Roman"/>
          <w:szCs w:val="24"/>
        </w:rPr>
      </w:pPr>
      <w:bookmarkStart w:id="87" w:name="_Toc503960230"/>
      <w:bookmarkStart w:id="88" w:name="_Toc504661605"/>
      <w:bookmarkStart w:id="89" w:name="_Toc510451532"/>
      <w:r w:rsidRPr="00D300D9">
        <w:rPr>
          <w:rFonts w:cs="Times New Roman"/>
          <w:szCs w:val="24"/>
        </w:rPr>
        <w:t xml:space="preserve">Figure </w:t>
      </w:r>
      <w:r w:rsidR="0094343A" w:rsidRPr="00D300D9">
        <w:rPr>
          <w:rFonts w:cs="Times New Roman"/>
          <w:szCs w:val="24"/>
        </w:rPr>
        <w:t>7</w:t>
      </w:r>
      <w:r w:rsidRPr="00D300D9">
        <w:rPr>
          <w:rFonts w:cs="Times New Roman"/>
          <w:szCs w:val="24"/>
        </w:rPr>
        <w:t>: Extract Contact Matrices from a hic file</w:t>
      </w:r>
      <w:bookmarkEnd w:id="87"/>
      <w:bookmarkEnd w:id="88"/>
      <w:bookmarkEnd w:id="89"/>
    </w:p>
    <w:p w14:paraId="04DCD373" w14:textId="77777777" w:rsidR="003E12CB" w:rsidRPr="00D300D9" w:rsidRDefault="003E12CB" w:rsidP="003E12CB">
      <w:p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b/>
      </w:r>
    </w:p>
    <w:tbl>
      <w:tblPr>
        <w:tblStyle w:val="TableGrid"/>
        <w:tblW w:w="0" w:type="auto"/>
        <w:tblLook w:val="04A0" w:firstRow="1" w:lastRow="0" w:firstColumn="1" w:lastColumn="0" w:noHBand="0" w:noVBand="1"/>
      </w:tblPr>
      <w:tblGrid>
        <w:gridCol w:w="1615"/>
        <w:gridCol w:w="6570"/>
        <w:gridCol w:w="1165"/>
      </w:tblGrid>
      <w:tr w:rsidR="003E12CB" w:rsidRPr="00D300D9" w14:paraId="4AFBAD28" w14:textId="77777777" w:rsidTr="001F57D5">
        <w:tc>
          <w:tcPr>
            <w:tcW w:w="1615" w:type="dxa"/>
          </w:tcPr>
          <w:p w14:paraId="26A88851"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570" w:type="dxa"/>
          </w:tcPr>
          <w:p w14:paraId="2A826557"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165" w:type="dxa"/>
          </w:tcPr>
          <w:p w14:paraId="6776933E"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0C3EEC1E" w14:textId="77777777" w:rsidTr="001F57D5">
        <w:tc>
          <w:tcPr>
            <w:tcW w:w="1615" w:type="dxa"/>
          </w:tcPr>
          <w:p w14:paraId="342EA6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Path to .hic File</w:t>
            </w:r>
          </w:p>
        </w:tc>
        <w:tc>
          <w:tcPr>
            <w:tcW w:w="6570" w:type="dxa"/>
          </w:tcPr>
          <w:p w14:paraId="7CA82E9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online link or local path to a hic format file</w:t>
            </w:r>
          </w:p>
        </w:tc>
        <w:tc>
          <w:tcPr>
            <w:tcW w:w="1165" w:type="dxa"/>
          </w:tcPr>
          <w:p w14:paraId="5B0FE7D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C729019" w14:textId="77777777" w:rsidTr="001F57D5">
        <w:tc>
          <w:tcPr>
            <w:tcW w:w="1615" w:type="dxa"/>
          </w:tcPr>
          <w:p w14:paraId="64F504C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Load</w:t>
            </w:r>
          </w:p>
        </w:tc>
        <w:tc>
          <w:tcPr>
            <w:tcW w:w="6570" w:type="dxa"/>
          </w:tcPr>
          <w:p w14:paraId="26C523E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fetch information from the header of the hic file.</w:t>
            </w:r>
          </w:p>
        </w:tc>
        <w:tc>
          <w:tcPr>
            <w:tcW w:w="1165" w:type="dxa"/>
          </w:tcPr>
          <w:p w14:paraId="73FE43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4790D61" w14:textId="77777777" w:rsidTr="001F57D5">
        <w:tc>
          <w:tcPr>
            <w:tcW w:w="1615" w:type="dxa"/>
          </w:tcPr>
          <w:p w14:paraId="520F16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w:t>
            </w:r>
          </w:p>
        </w:tc>
        <w:tc>
          <w:tcPr>
            <w:tcW w:w="6570" w:type="dxa"/>
          </w:tcPr>
          <w:p w14:paraId="27DE28D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version of the hic file</w:t>
            </w:r>
          </w:p>
        </w:tc>
        <w:tc>
          <w:tcPr>
            <w:tcW w:w="1165" w:type="dxa"/>
          </w:tcPr>
          <w:p w14:paraId="10D2079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31598E51" w14:textId="77777777" w:rsidTr="001F57D5">
        <w:tc>
          <w:tcPr>
            <w:tcW w:w="1615" w:type="dxa"/>
          </w:tcPr>
          <w:p w14:paraId="13033BE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Chromosomes</w:t>
            </w:r>
          </w:p>
        </w:tc>
        <w:tc>
          <w:tcPr>
            <w:tcW w:w="6570" w:type="dxa"/>
          </w:tcPr>
          <w:p w14:paraId="7E1EA5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78D2281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6FBA61" w14:textId="77777777" w:rsidTr="001F57D5">
        <w:tc>
          <w:tcPr>
            <w:tcW w:w="1615" w:type="dxa"/>
          </w:tcPr>
          <w:p w14:paraId="53B592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From</w:t>
            </w:r>
          </w:p>
        </w:tc>
        <w:tc>
          <w:tcPr>
            <w:tcW w:w="6570" w:type="dxa"/>
          </w:tcPr>
          <w:p w14:paraId="77C86A6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Start of a fragment (to extract its contact matrix). </w:t>
            </w:r>
            <w:bookmarkStart w:id="90" w:name="OLE_LINK2"/>
            <w:r w:rsidRPr="00D300D9">
              <w:rPr>
                <w:rFonts w:ascii="Times New Roman" w:hAnsi="Times New Roman" w:cs="Times New Roman"/>
                <w:sz w:val="24"/>
                <w:szCs w:val="24"/>
              </w:rPr>
              <w:t>When From and To are left blank, the whole chromosome is considered.</w:t>
            </w:r>
            <w:bookmarkEnd w:id="90"/>
          </w:p>
        </w:tc>
        <w:tc>
          <w:tcPr>
            <w:tcW w:w="1165" w:type="dxa"/>
          </w:tcPr>
          <w:p w14:paraId="5EA7122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746AADF7" w14:textId="77777777" w:rsidTr="001F57D5">
        <w:tc>
          <w:tcPr>
            <w:tcW w:w="1615" w:type="dxa"/>
          </w:tcPr>
          <w:p w14:paraId="3B4E0A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w:t>
            </w:r>
          </w:p>
        </w:tc>
        <w:tc>
          <w:tcPr>
            <w:tcW w:w="6570" w:type="dxa"/>
          </w:tcPr>
          <w:p w14:paraId="3BE78D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End of a fragment (to extract its contact matrix). When From and To are left blank, the whole chromosome is considered.</w:t>
            </w:r>
          </w:p>
        </w:tc>
        <w:tc>
          <w:tcPr>
            <w:tcW w:w="1165" w:type="dxa"/>
          </w:tcPr>
          <w:p w14:paraId="3D2FF8D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Blank</w:t>
            </w:r>
          </w:p>
        </w:tc>
      </w:tr>
      <w:tr w:rsidR="003E12CB" w:rsidRPr="00D300D9" w14:paraId="682B4370" w14:textId="77777777" w:rsidTr="001F57D5">
        <w:tc>
          <w:tcPr>
            <w:tcW w:w="1615" w:type="dxa"/>
          </w:tcPr>
          <w:p w14:paraId="3BA0D6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w:t>
            </w:r>
          </w:p>
        </w:tc>
        <w:tc>
          <w:tcPr>
            <w:tcW w:w="6570" w:type="dxa"/>
          </w:tcPr>
          <w:p w14:paraId="2459F9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resolutions of contact matrices in the hic file</w:t>
            </w:r>
          </w:p>
        </w:tc>
        <w:tc>
          <w:tcPr>
            <w:tcW w:w="1165" w:type="dxa"/>
          </w:tcPr>
          <w:p w14:paraId="2ABB22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4ABAFD65" w14:textId="77777777" w:rsidTr="001F57D5">
        <w:trPr>
          <w:trHeight w:val="449"/>
        </w:trPr>
        <w:tc>
          <w:tcPr>
            <w:tcW w:w="1615" w:type="dxa"/>
          </w:tcPr>
          <w:p w14:paraId="5EC703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Normalization</w:t>
            </w:r>
          </w:p>
        </w:tc>
        <w:tc>
          <w:tcPr>
            <w:tcW w:w="6570" w:type="dxa"/>
          </w:tcPr>
          <w:p w14:paraId="13D2510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List of normalization methods used to normalize contact matrices</w:t>
            </w:r>
          </w:p>
        </w:tc>
        <w:tc>
          <w:tcPr>
            <w:tcW w:w="1165" w:type="dxa"/>
          </w:tcPr>
          <w:p w14:paraId="067B7E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1056E1" w:rsidRPr="00D300D9" w14:paraId="5252EAB9" w14:textId="77777777" w:rsidTr="001F57D5">
        <w:trPr>
          <w:trHeight w:val="449"/>
        </w:trPr>
        <w:tc>
          <w:tcPr>
            <w:tcW w:w="1615" w:type="dxa"/>
          </w:tcPr>
          <w:p w14:paraId="690EFE93" w14:textId="06EA3AAB" w:rsidR="001056E1" w:rsidRPr="00D300D9" w:rsidRDefault="001056E1"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Directory</w:t>
            </w:r>
          </w:p>
        </w:tc>
        <w:tc>
          <w:tcPr>
            <w:tcW w:w="6570" w:type="dxa"/>
          </w:tcPr>
          <w:p w14:paraId="7F494D9A" w14:textId="409C37C1" w:rsidR="001056E1" w:rsidRPr="00D300D9" w:rsidRDefault="001056E1" w:rsidP="0091270E">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output directory path to output the extracted data.</w:t>
            </w:r>
            <w:r w:rsidR="006358B0" w:rsidRPr="00D300D9">
              <w:rPr>
                <w:rFonts w:ascii="Times New Roman" w:hAnsi="Times New Roman" w:cs="Times New Roman"/>
                <w:sz w:val="24"/>
                <w:szCs w:val="24"/>
              </w:rPr>
              <w:t xml:space="preserve"> </w:t>
            </w:r>
            <w:r w:rsidR="0091270E" w:rsidRPr="00D300D9">
              <w:rPr>
                <w:rFonts w:ascii="Times New Roman" w:hAnsi="Times New Roman" w:cs="Times New Roman"/>
                <w:sz w:val="24"/>
                <w:szCs w:val="24"/>
              </w:rPr>
              <w:t xml:space="preserve">An example filename for the generated file is </w:t>
            </w:r>
            <w:r w:rsidR="0091270E" w:rsidRPr="00D300D9">
              <w:rPr>
                <w:rFonts w:ascii="Times New Roman" w:hAnsi="Times New Roman" w:cs="Times New Roman"/>
                <w:i/>
                <w:sz w:val="24"/>
                <w:szCs w:val="24"/>
              </w:rPr>
              <w:t>GenomeFlow_Extract_1521577159643.txt</w:t>
            </w:r>
          </w:p>
        </w:tc>
        <w:tc>
          <w:tcPr>
            <w:tcW w:w="1165" w:type="dxa"/>
          </w:tcPr>
          <w:p w14:paraId="3A3304FB" w14:textId="77777777" w:rsidR="001056E1" w:rsidRPr="00D300D9" w:rsidRDefault="001056E1" w:rsidP="0094343A">
            <w:pPr>
              <w:spacing w:before="100" w:beforeAutospacing="1" w:line="360" w:lineRule="auto"/>
              <w:jc w:val="center"/>
              <w:rPr>
                <w:rFonts w:ascii="Times New Roman" w:hAnsi="Times New Roman" w:cs="Times New Roman"/>
                <w:sz w:val="24"/>
                <w:szCs w:val="24"/>
              </w:rPr>
            </w:pPr>
          </w:p>
        </w:tc>
      </w:tr>
      <w:tr w:rsidR="003E12CB" w:rsidRPr="00D300D9" w14:paraId="3CA98890" w14:textId="77777777" w:rsidTr="001F57D5">
        <w:tc>
          <w:tcPr>
            <w:tcW w:w="1615" w:type="dxa"/>
          </w:tcPr>
          <w:p w14:paraId="0297DD84" w14:textId="3BEB237E"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Extract Contac</w:t>
            </w:r>
            <w:r w:rsidR="00F54D4A">
              <w:rPr>
                <w:rFonts w:ascii="Times New Roman" w:hAnsi="Times New Roman" w:cs="Times New Roman"/>
                <w:sz w:val="24"/>
                <w:szCs w:val="24"/>
              </w:rPr>
              <w:t>t</w:t>
            </w:r>
            <w:r w:rsidRPr="00D300D9">
              <w:rPr>
                <w:rFonts w:ascii="Times New Roman" w:hAnsi="Times New Roman" w:cs="Times New Roman"/>
                <w:sz w:val="24"/>
                <w:szCs w:val="24"/>
              </w:rPr>
              <w:t xml:space="preserve"> Data</w:t>
            </w:r>
          </w:p>
        </w:tc>
        <w:tc>
          <w:tcPr>
            <w:tcW w:w="6570" w:type="dxa"/>
          </w:tcPr>
          <w:p w14:paraId="1719D1E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Click this button to initiate extracting contact data</w:t>
            </w:r>
          </w:p>
        </w:tc>
        <w:tc>
          <w:tcPr>
            <w:tcW w:w="1165" w:type="dxa"/>
          </w:tcPr>
          <w:p w14:paraId="5496EA5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4EE8DE8B" w14:textId="382739F6" w:rsidR="003E12CB" w:rsidRPr="00D300D9" w:rsidRDefault="003E12CB" w:rsidP="003E12CB">
      <w:pPr>
        <w:pStyle w:val="Heading2"/>
      </w:pPr>
      <w:bookmarkStart w:id="91" w:name="_Toc510439839"/>
      <w:r w:rsidRPr="00D300D9">
        <w:t>Normalize HiC contact matrices</w:t>
      </w:r>
      <w:bookmarkEnd w:id="91"/>
    </w:p>
    <w:p w14:paraId="56AE595B" w14:textId="77777777" w:rsidR="003E12CB" w:rsidRPr="00D300D9" w:rsidRDefault="003E12CB" w:rsidP="003E12CB">
      <w:pPr>
        <w:pStyle w:val="Heading3"/>
      </w:pPr>
      <w:bookmarkStart w:id="92" w:name="_Toc510439840"/>
      <w:r w:rsidRPr="00D300D9">
        <w:t>Purpose</w:t>
      </w:r>
      <w:bookmarkEnd w:id="92"/>
    </w:p>
    <w:p w14:paraId="79A6D03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normalize contact matrices in sparse matrix format.</w:t>
      </w:r>
    </w:p>
    <w:p w14:paraId="0F8FF913" w14:textId="77777777" w:rsidR="003E12CB" w:rsidRPr="00D300D9" w:rsidRDefault="003E12CB" w:rsidP="003E12CB">
      <w:pPr>
        <w:pStyle w:val="Heading3"/>
      </w:pPr>
      <w:bookmarkStart w:id="93" w:name="_Toc510439841"/>
      <w:r w:rsidRPr="00D300D9">
        <w:t>Input</w:t>
      </w:r>
      <w:bookmarkEnd w:id="93"/>
    </w:p>
    <w:p w14:paraId="21530EDE" w14:textId="62D965A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contact matrix in sparse matrix format (each line represents a contact by three numbers separated by whitespaces: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r w:rsidRPr="00D300D9">
        <w:rPr>
          <w:rFonts w:ascii="Times New Roman" w:hAnsi="Times New Roman" w:cs="Times New Roman"/>
          <w:sz w:val="24"/>
          <w:szCs w:val="24"/>
        </w:rPr>
        <w:t>position2</w:t>
      </w:r>
      <w:r w:rsidR="00D631B1"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D631B1"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D631B1" w:rsidRPr="00D300D9">
        <w:rPr>
          <w:rFonts w:ascii="Times New Roman" w:hAnsi="Times New Roman" w:cs="Times New Roman"/>
          <w:sz w:val="24"/>
          <w:szCs w:val="24"/>
        </w:rPr>
        <w:t>&gt;</w:t>
      </w:r>
      <w:r w:rsidR="00305F4D" w:rsidRPr="00D300D9">
        <w:rPr>
          <w:rFonts w:ascii="Times New Roman" w:hAnsi="Times New Roman" w:cs="Times New Roman"/>
          <w:sz w:val="24"/>
          <w:szCs w:val="24"/>
        </w:rPr>
        <w:t>.</w:t>
      </w:r>
    </w:p>
    <w:p w14:paraId="0A6E20A3" w14:textId="77777777" w:rsidR="003E12CB" w:rsidRPr="00D300D9" w:rsidRDefault="003E12CB" w:rsidP="003E12CB">
      <w:pPr>
        <w:pStyle w:val="Heading3"/>
      </w:pPr>
      <w:bookmarkStart w:id="94" w:name="_Toc510439842"/>
      <w:r w:rsidRPr="00D300D9">
        <w:t>Output</w:t>
      </w:r>
      <w:bookmarkEnd w:id="94"/>
    </w:p>
    <w:p w14:paraId="3DE6B35B" w14:textId="406DE75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normalized contact matrix in sparse matrix format. The matrix is normalized by the Iterative Correction and Eigenvector decomposition (ICE) method</w:t>
      </w:r>
      <w:r w:rsidR="00305F4D"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p>
    <w:p w14:paraId="567B6EFE" w14:textId="490DC441" w:rsidR="003E12CB" w:rsidRPr="00D300D9" w:rsidRDefault="003E12CB" w:rsidP="003E12CB">
      <w:pPr>
        <w:pStyle w:val="Heading3"/>
      </w:pPr>
      <w:bookmarkStart w:id="95" w:name="_Toc510439843"/>
      <w:r w:rsidRPr="00D300D9">
        <w:t>Running</w:t>
      </w:r>
      <w:bookmarkEnd w:id="95"/>
      <w:r w:rsidRPr="00D300D9">
        <w:t xml:space="preserve"> </w:t>
      </w:r>
    </w:p>
    <w:p w14:paraId="585DE44F" w14:textId="7E9FA5E8"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2D-Functions/Normalized HiC Data</w:t>
      </w:r>
      <w:r w:rsidR="00305F4D" w:rsidRPr="00D300D9">
        <w:rPr>
          <w:rFonts w:ascii="Times New Roman" w:hAnsi="Times New Roman" w:cs="Times New Roman"/>
          <w:sz w:val="24"/>
          <w:szCs w:val="24"/>
        </w:rPr>
        <w:t>.</w:t>
      </w:r>
    </w:p>
    <w:p w14:paraId="250C82F7"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7756A867" wp14:editId="52875F58">
            <wp:extent cx="4127651" cy="208324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48091" cy="2093558"/>
                    </a:xfrm>
                    <a:prstGeom prst="rect">
                      <a:avLst/>
                    </a:prstGeom>
                    <a:noFill/>
                    <a:ln>
                      <a:noFill/>
                    </a:ln>
                  </pic:spPr>
                </pic:pic>
              </a:graphicData>
            </a:graphic>
          </wp:inline>
        </w:drawing>
      </w:r>
    </w:p>
    <w:p w14:paraId="6C091685" w14:textId="779CE4AF" w:rsidR="003E12CB" w:rsidRPr="00D300D9" w:rsidRDefault="003E12CB" w:rsidP="008B139E">
      <w:pPr>
        <w:pStyle w:val="Figures"/>
        <w:rPr>
          <w:rFonts w:cs="Times New Roman"/>
          <w:szCs w:val="24"/>
        </w:rPr>
      </w:pPr>
      <w:bookmarkStart w:id="96" w:name="_Toc503960231"/>
      <w:bookmarkStart w:id="97" w:name="_Toc504661606"/>
      <w:bookmarkStart w:id="98" w:name="_Toc510451533"/>
      <w:r w:rsidRPr="00D300D9">
        <w:rPr>
          <w:rFonts w:cs="Times New Roman"/>
          <w:szCs w:val="24"/>
        </w:rPr>
        <w:t xml:space="preserve">Figure </w:t>
      </w:r>
      <w:r w:rsidR="0094343A" w:rsidRPr="00D300D9">
        <w:rPr>
          <w:rFonts w:cs="Times New Roman"/>
          <w:szCs w:val="24"/>
        </w:rPr>
        <w:t>8</w:t>
      </w:r>
      <w:r w:rsidRPr="00D300D9">
        <w:rPr>
          <w:rFonts w:cs="Times New Roman"/>
          <w:szCs w:val="24"/>
        </w:rPr>
        <w:t>: Normalize HiC contact matrices</w:t>
      </w:r>
      <w:bookmarkEnd w:id="96"/>
      <w:bookmarkEnd w:id="97"/>
      <w:bookmarkEnd w:id="98"/>
    </w:p>
    <w:p w14:paraId="65284E14" w14:textId="77777777" w:rsidR="001F57D5" w:rsidRPr="00D300D9" w:rsidRDefault="001F57D5" w:rsidP="003E12CB">
      <w:pPr>
        <w:pStyle w:val="Figures"/>
        <w:rPr>
          <w:rFonts w:cs="Times New Roman"/>
          <w:szCs w:val="24"/>
        </w:rPr>
      </w:pPr>
    </w:p>
    <w:p w14:paraId="23EE5E9D" w14:textId="77777777" w:rsidR="003E12CB" w:rsidRPr="00D300D9" w:rsidRDefault="003E12CB" w:rsidP="00E42080">
      <w:pPr>
        <w:pStyle w:val="Heading2"/>
      </w:pPr>
      <w:bookmarkStart w:id="99" w:name="_Toc510439844"/>
      <w:bookmarkStart w:id="100" w:name="Visualizing_Dataset"/>
      <w:r w:rsidRPr="00D300D9">
        <w:t>Visualizing Dataset in 2D format</w:t>
      </w:r>
      <w:bookmarkEnd w:id="99"/>
    </w:p>
    <w:p w14:paraId="0AB083BB" w14:textId="77777777" w:rsidR="003E12CB" w:rsidRPr="00D300D9" w:rsidRDefault="003E12CB" w:rsidP="00E42080">
      <w:pPr>
        <w:pStyle w:val="Heading3"/>
      </w:pPr>
      <w:bookmarkStart w:id="101" w:name="_Toc510439845"/>
      <w:bookmarkEnd w:id="100"/>
      <w:r w:rsidRPr="00D300D9">
        <w:t>Purpose</w:t>
      </w:r>
      <w:bookmarkEnd w:id="101"/>
    </w:p>
    <w:p w14:paraId="30BA567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create a two dimensional (2D) graphical representation of a contact matrix from an input file.</w:t>
      </w:r>
    </w:p>
    <w:p w14:paraId="77947357" w14:textId="77777777" w:rsidR="003E12CB" w:rsidRPr="00D300D9" w:rsidRDefault="003E12CB" w:rsidP="00E42080">
      <w:pPr>
        <w:pStyle w:val="Heading3"/>
      </w:pPr>
      <w:bookmarkStart w:id="102" w:name="_Toc510439846"/>
      <w:r w:rsidRPr="00D300D9">
        <w:t>Input</w:t>
      </w:r>
      <w:bookmarkEnd w:id="102"/>
    </w:p>
    <w:p w14:paraId="1519B576" w14:textId="0FA3334D"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 A sparse matrix format (each line represents a contact by three numbers separated by whitespaces: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06003B" w:rsidRPr="00D300D9">
        <w:rPr>
          <w:rFonts w:ascii="Times New Roman" w:hAnsi="Times New Roman" w:cs="Times New Roman"/>
          <w:sz w:val="24"/>
          <w:szCs w:val="24"/>
        </w:rPr>
        <w:t>&gt;</w:t>
      </w:r>
      <w:r w:rsidRPr="00D300D9">
        <w:rPr>
          <w:rFonts w:ascii="Times New Roman" w:hAnsi="Times New Roman" w:cs="Times New Roman"/>
          <w:sz w:val="24"/>
          <w:szCs w:val="24"/>
        </w:rPr>
        <w:t xml:space="preserve"> or an input file in square matrix format (a full matrix representing all the contact regions). Mark the </w:t>
      </w:r>
      <w:r w:rsidRPr="00D300D9">
        <w:rPr>
          <w:rFonts w:ascii="Times New Roman" w:hAnsi="Times New Roman" w:cs="Times New Roman"/>
          <w:i/>
          <w:sz w:val="24"/>
          <w:szCs w:val="24"/>
        </w:rPr>
        <w:t>Is Square Matrix?</w:t>
      </w:r>
      <w:r w:rsidRPr="00D300D9">
        <w:rPr>
          <w:rFonts w:ascii="Times New Roman" w:hAnsi="Times New Roman" w:cs="Times New Roman"/>
          <w:sz w:val="24"/>
          <w:szCs w:val="24"/>
        </w:rPr>
        <w:t xml:space="preserve"> box if the input is a square matrix.</w:t>
      </w:r>
    </w:p>
    <w:p w14:paraId="1653363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11541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622B816A"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Examples of square matrix files can be found here: </w:t>
      </w:r>
    </w:p>
    <w:p w14:paraId="3A109F6B"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/square_matrices/</w:t>
      </w:r>
    </w:p>
    <w:p w14:paraId="2AC0928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Note: Resolution for square matrices = 40000</w:t>
      </w:r>
    </w:p>
    <w:p w14:paraId="38C229E6" w14:textId="77777777" w:rsidR="003E12CB" w:rsidRPr="00D300D9" w:rsidRDefault="003E12CB" w:rsidP="00E42080">
      <w:pPr>
        <w:pStyle w:val="Heading3"/>
      </w:pPr>
      <w:bookmarkStart w:id="103" w:name="_Toc510439847"/>
      <w:r w:rsidRPr="00D300D9">
        <w:t>Output</w:t>
      </w:r>
      <w:bookmarkEnd w:id="103"/>
    </w:p>
    <w:p w14:paraId="0BCE22C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Heatmap which is a graphical representation of contact data where numeric values in the input contact matrix are represented as colors based according to a selected color gradient.</w:t>
      </w:r>
    </w:p>
    <w:p w14:paraId="7E18743E" w14:textId="77777777" w:rsidR="003E12CB" w:rsidRPr="00D300D9" w:rsidRDefault="003E12CB" w:rsidP="00E42080">
      <w:pPr>
        <w:pStyle w:val="Heading3"/>
      </w:pPr>
      <w:bookmarkStart w:id="104" w:name="_Toc510439848"/>
      <w:r w:rsidRPr="00D300D9">
        <w:t>Running</w:t>
      </w:r>
      <w:bookmarkEnd w:id="104"/>
    </w:p>
    <w:p w14:paraId="0B3073D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2D-Functions/Visualize Dataset.</w:t>
      </w:r>
    </w:p>
    <w:p w14:paraId="5CD81E86"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6A17CF59"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2E618A69" wp14:editId="6F07B702">
            <wp:extent cx="5290313" cy="28975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5430" cy="2971509"/>
                    </a:xfrm>
                    <a:prstGeom prst="rect">
                      <a:avLst/>
                    </a:prstGeom>
                  </pic:spPr>
                </pic:pic>
              </a:graphicData>
            </a:graphic>
          </wp:inline>
        </w:drawing>
      </w:r>
    </w:p>
    <w:p w14:paraId="2E7A6CEA" w14:textId="2DDE7AAD" w:rsidR="003E12CB" w:rsidRPr="00D300D9" w:rsidRDefault="003E12CB" w:rsidP="008B139E">
      <w:pPr>
        <w:pStyle w:val="Figures"/>
        <w:rPr>
          <w:rFonts w:cs="Times New Roman"/>
          <w:szCs w:val="24"/>
        </w:rPr>
      </w:pPr>
      <w:bookmarkStart w:id="105" w:name="_Toc503960232"/>
      <w:bookmarkStart w:id="106" w:name="_Toc504661607"/>
      <w:bookmarkStart w:id="107" w:name="_Toc510451534"/>
      <w:r w:rsidRPr="00D300D9">
        <w:rPr>
          <w:rFonts w:cs="Times New Roman"/>
          <w:szCs w:val="24"/>
        </w:rPr>
        <w:t xml:space="preserve">Figure </w:t>
      </w:r>
      <w:r w:rsidR="0094343A" w:rsidRPr="00D300D9">
        <w:rPr>
          <w:rFonts w:cs="Times New Roman"/>
          <w:szCs w:val="24"/>
        </w:rPr>
        <w:t>9</w:t>
      </w:r>
      <w:r w:rsidRPr="00D300D9">
        <w:rPr>
          <w:rFonts w:cs="Times New Roman"/>
          <w:szCs w:val="24"/>
        </w:rPr>
        <w:t>: Visualize Dataset in 2D Format</w:t>
      </w:r>
      <w:bookmarkEnd w:id="105"/>
      <w:bookmarkEnd w:id="106"/>
      <w:bookmarkEnd w:id="107"/>
    </w:p>
    <w:p w14:paraId="29B10FD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8B9AC36" w14:textId="77777777" w:rsidR="003E12CB" w:rsidRPr="00D300D9" w:rsidRDefault="003E12CB" w:rsidP="00E42080">
      <w:pPr>
        <w:pStyle w:val="Heading3"/>
      </w:pPr>
      <w:bookmarkStart w:id="108" w:name="_Toc510439849"/>
      <w:r w:rsidRPr="00D300D9">
        <w:t>Display Controls</w:t>
      </w:r>
      <w:bookmarkEnd w:id="108"/>
    </w:p>
    <w:p w14:paraId="561045D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The description of the display controls on the display window is given below.</w:t>
      </w:r>
    </w:p>
    <w:p w14:paraId="4953579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1A28F4D1" w14:textId="77777777" w:rsidTr="001F57D5">
        <w:tc>
          <w:tcPr>
            <w:tcW w:w="3856" w:type="dxa"/>
          </w:tcPr>
          <w:p w14:paraId="1D540E94"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4562" w:type="dxa"/>
          </w:tcPr>
          <w:p w14:paraId="3CC00B9F"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726" w:type="dxa"/>
          </w:tcPr>
          <w:p w14:paraId="2E8AB405"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3E12CB" w:rsidRPr="00D300D9" w14:paraId="34B6B750" w14:textId="77777777" w:rsidTr="001F57D5">
        <w:tc>
          <w:tcPr>
            <w:tcW w:w="3856" w:type="dxa"/>
          </w:tcPr>
          <w:p w14:paraId="3044B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4562" w:type="dxa"/>
          </w:tcPr>
          <w:p w14:paraId="572BEEAE" w14:textId="3ED7B36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Heatmap title</w:t>
            </w:r>
          </w:p>
        </w:tc>
        <w:tc>
          <w:tcPr>
            <w:tcW w:w="1726" w:type="dxa"/>
          </w:tcPr>
          <w:p w14:paraId="4B7077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46E1F16" w14:textId="77777777" w:rsidTr="001F57D5">
        <w:tc>
          <w:tcPr>
            <w:tcW w:w="3856" w:type="dxa"/>
          </w:tcPr>
          <w:p w14:paraId="60A3529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4562" w:type="dxa"/>
          </w:tcPr>
          <w:p w14:paraId="74A3BB6C" w14:textId="3BBA0C2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color legend</w:t>
            </w:r>
          </w:p>
        </w:tc>
        <w:tc>
          <w:tcPr>
            <w:tcW w:w="1726" w:type="dxa"/>
          </w:tcPr>
          <w:p w14:paraId="485A1F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0EAF166" w14:textId="77777777" w:rsidTr="001F57D5">
        <w:tc>
          <w:tcPr>
            <w:tcW w:w="3856" w:type="dxa"/>
          </w:tcPr>
          <w:p w14:paraId="4FAB6F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4562" w:type="dxa"/>
          </w:tcPr>
          <w:p w14:paraId="7EDB99CC" w14:textId="7452EE5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title label on the 2D display window</w:t>
            </w:r>
          </w:p>
        </w:tc>
        <w:tc>
          <w:tcPr>
            <w:tcW w:w="1726" w:type="dxa"/>
          </w:tcPr>
          <w:p w14:paraId="49A8199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22D4630" w14:textId="77777777" w:rsidTr="001F57D5">
        <w:tc>
          <w:tcPr>
            <w:tcW w:w="3856" w:type="dxa"/>
          </w:tcPr>
          <w:p w14:paraId="603BC8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4562" w:type="dxa"/>
          </w:tcPr>
          <w:p w14:paraId="708F2B0E" w14:textId="70FBDC1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X-axis ticks label on the 2D display window</w:t>
            </w:r>
          </w:p>
        </w:tc>
        <w:tc>
          <w:tcPr>
            <w:tcW w:w="1726" w:type="dxa"/>
          </w:tcPr>
          <w:p w14:paraId="3F73A2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56E1DBBD" w14:textId="77777777" w:rsidTr="001F57D5">
        <w:tc>
          <w:tcPr>
            <w:tcW w:w="3856" w:type="dxa"/>
          </w:tcPr>
          <w:p w14:paraId="2DEA82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4562" w:type="dxa"/>
          </w:tcPr>
          <w:p w14:paraId="18A87A0B" w14:textId="105F436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title label on the 2D display window</w:t>
            </w:r>
          </w:p>
        </w:tc>
        <w:tc>
          <w:tcPr>
            <w:tcW w:w="1726" w:type="dxa"/>
          </w:tcPr>
          <w:p w14:paraId="125EB8B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8DFD277" w14:textId="77777777" w:rsidTr="001F57D5">
        <w:tc>
          <w:tcPr>
            <w:tcW w:w="3856" w:type="dxa"/>
          </w:tcPr>
          <w:p w14:paraId="31B7BA8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4562" w:type="dxa"/>
          </w:tcPr>
          <w:p w14:paraId="707B90DA" w14:textId="498C515D"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or hides the Y-axis ticks label on the 2D display window</w:t>
            </w:r>
          </w:p>
        </w:tc>
        <w:tc>
          <w:tcPr>
            <w:tcW w:w="1726" w:type="dxa"/>
          </w:tcPr>
          <w:p w14:paraId="4F70E3C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11626C8" w14:textId="77777777" w:rsidTr="001F57D5">
        <w:tc>
          <w:tcPr>
            <w:tcW w:w="3856" w:type="dxa"/>
          </w:tcPr>
          <w:p w14:paraId="7D99F2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Heatmap Direction(Left/Right)</w:t>
            </w:r>
          </w:p>
        </w:tc>
        <w:tc>
          <w:tcPr>
            <w:tcW w:w="4562" w:type="dxa"/>
          </w:tcPr>
          <w:p w14:paraId="15F524B9" w14:textId="586711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w:t>
            </w:r>
            <w:r w:rsidR="003E12CB" w:rsidRPr="00D300D9">
              <w:rPr>
                <w:rFonts w:ascii="Times New Roman" w:hAnsi="Times New Roman" w:cs="Times New Roman"/>
                <w:sz w:val="24"/>
                <w:szCs w:val="24"/>
              </w:rPr>
              <w:t>hanges the Y-axis origin of the heatmap matrix from the Bottom-Left to Top-Left and vice versa</w:t>
            </w:r>
          </w:p>
        </w:tc>
        <w:tc>
          <w:tcPr>
            <w:tcW w:w="1726" w:type="dxa"/>
          </w:tcPr>
          <w:p w14:paraId="788E95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46614EB5" w14:textId="77777777" w:rsidTr="001F57D5">
        <w:tc>
          <w:tcPr>
            <w:tcW w:w="3856" w:type="dxa"/>
          </w:tcPr>
          <w:p w14:paraId="19DA6E7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4562" w:type="dxa"/>
          </w:tcPr>
          <w:p w14:paraId="6BCBD032" w14:textId="6DC05E85" w:rsidR="003E12CB" w:rsidRPr="00D300D9" w:rsidRDefault="0006003B" w:rsidP="0006003B">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zoom in/out of the heat map matrix</w:t>
            </w:r>
          </w:p>
        </w:tc>
        <w:tc>
          <w:tcPr>
            <w:tcW w:w="1726" w:type="dxa"/>
          </w:tcPr>
          <w:p w14:paraId="04FF04A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30A02790" w14:textId="77777777" w:rsidTr="001F57D5">
        <w:tc>
          <w:tcPr>
            <w:tcW w:w="3856" w:type="dxa"/>
          </w:tcPr>
          <w:p w14:paraId="1E1554C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Is Square Matrix?(Input contact file)</w:t>
            </w:r>
          </w:p>
        </w:tc>
        <w:tc>
          <w:tcPr>
            <w:tcW w:w="4562" w:type="dxa"/>
          </w:tcPr>
          <w:p w14:paraId="3361A2F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43B5CD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793892" w14:textId="77777777" w:rsidTr="001F57D5">
        <w:tc>
          <w:tcPr>
            <w:tcW w:w="3856" w:type="dxa"/>
          </w:tcPr>
          <w:p w14:paraId="0B1A7E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Specify Resolution</w:t>
            </w:r>
          </w:p>
        </w:tc>
        <w:tc>
          <w:tcPr>
            <w:tcW w:w="4562" w:type="dxa"/>
          </w:tcPr>
          <w:p w14:paraId="126A4D45" w14:textId="07DF70DB"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V</w:t>
            </w:r>
            <w:r w:rsidR="003E12CB" w:rsidRPr="00D300D9">
              <w:rPr>
                <w:rFonts w:ascii="Times New Roman" w:hAnsi="Times New Roman" w:cs="Times New Roman"/>
                <w:sz w:val="24"/>
                <w:szCs w:val="24"/>
              </w:rPr>
              <w:t xml:space="preserve">isible only if </w:t>
            </w:r>
            <w:r w:rsidR="003E12CB" w:rsidRPr="00D300D9">
              <w:rPr>
                <w:rFonts w:ascii="Times New Roman" w:hAnsi="Times New Roman" w:cs="Times New Roman"/>
                <w:i/>
                <w:sz w:val="24"/>
                <w:szCs w:val="24"/>
              </w:rPr>
              <w:t xml:space="preserve">Is </w:t>
            </w:r>
            <w:proofErr w:type="spellStart"/>
            <w:r w:rsidR="003E12CB" w:rsidRPr="00D300D9">
              <w:rPr>
                <w:rFonts w:ascii="Times New Roman" w:hAnsi="Times New Roman" w:cs="Times New Roman"/>
                <w:i/>
                <w:sz w:val="24"/>
                <w:szCs w:val="24"/>
              </w:rPr>
              <w:t>SquareMatrix</w:t>
            </w:r>
            <w:proofErr w:type="spellEnd"/>
            <w:r w:rsidR="003E12CB" w:rsidRPr="00D300D9">
              <w:rPr>
                <w:rFonts w:ascii="Times New Roman" w:hAnsi="Times New Roman" w:cs="Times New Roman"/>
                <w:i/>
                <w:sz w:val="24"/>
                <w:szCs w:val="24"/>
              </w:rPr>
              <w:t>?</w:t>
            </w:r>
            <w:r w:rsidR="003E12CB" w:rsidRPr="00D300D9">
              <w:rPr>
                <w:rFonts w:ascii="Times New Roman" w:hAnsi="Times New Roman" w:cs="Times New Roman"/>
                <w:sz w:val="24"/>
                <w:szCs w:val="24"/>
              </w:rPr>
              <w:t xml:space="preserve"> is checked. It allows user specify resolution for the input matrix.</w:t>
            </w:r>
          </w:p>
        </w:tc>
        <w:tc>
          <w:tcPr>
            <w:tcW w:w="1726" w:type="dxa"/>
          </w:tcPr>
          <w:p w14:paraId="132318C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7E92716" w14:textId="77777777" w:rsidTr="001F57D5">
        <w:tc>
          <w:tcPr>
            <w:tcW w:w="3856" w:type="dxa"/>
          </w:tcPr>
          <w:p w14:paraId="797C031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contact file</w:t>
            </w:r>
          </w:p>
        </w:tc>
        <w:tc>
          <w:tcPr>
            <w:tcW w:w="4562" w:type="dxa"/>
          </w:tcPr>
          <w:p w14:paraId="258E8EB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 text file containing a contact matrix in any of the format described above.</w:t>
            </w:r>
          </w:p>
        </w:tc>
        <w:tc>
          <w:tcPr>
            <w:tcW w:w="1726" w:type="dxa"/>
          </w:tcPr>
          <w:p w14:paraId="690535A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EEBE4FE" w14:textId="77777777" w:rsidTr="001F57D5">
        <w:tc>
          <w:tcPr>
            <w:tcW w:w="3856" w:type="dxa"/>
          </w:tcPr>
          <w:p w14:paraId="168D266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Title</w:t>
            </w:r>
          </w:p>
        </w:tc>
        <w:tc>
          <w:tcPr>
            <w:tcW w:w="4562" w:type="dxa"/>
          </w:tcPr>
          <w:p w14:paraId="4007D64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title of the heatmap</w:t>
            </w:r>
          </w:p>
        </w:tc>
        <w:tc>
          <w:tcPr>
            <w:tcW w:w="1726" w:type="dxa"/>
          </w:tcPr>
          <w:p w14:paraId="07B327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Display</w:t>
            </w:r>
          </w:p>
        </w:tc>
      </w:tr>
      <w:tr w:rsidR="003E12CB" w:rsidRPr="00D300D9" w14:paraId="5097A14B" w14:textId="77777777" w:rsidTr="001F57D5">
        <w:tc>
          <w:tcPr>
            <w:tcW w:w="3856" w:type="dxa"/>
          </w:tcPr>
          <w:p w14:paraId="3ABCD4B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4562" w:type="dxa"/>
          </w:tcPr>
          <w:p w14:paraId="793A49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X-Axis title for the  heatmap</w:t>
            </w:r>
          </w:p>
        </w:tc>
        <w:tc>
          <w:tcPr>
            <w:tcW w:w="1726" w:type="dxa"/>
          </w:tcPr>
          <w:p w14:paraId="4C1805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w:t>
            </w:r>
            <w:proofErr w:type="spellStart"/>
            <w:r w:rsidRPr="00D300D9">
              <w:rPr>
                <w:rFonts w:ascii="Times New Roman" w:hAnsi="Times New Roman" w:cs="Times New Roman"/>
                <w:sz w:val="24"/>
                <w:szCs w:val="24"/>
              </w:rPr>
              <w:t>bp</w:t>
            </w:r>
            <w:proofErr w:type="spellEnd"/>
            <w:r w:rsidRPr="00D300D9">
              <w:rPr>
                <w:rFonts w:ascii="Times New Roman" w:hAnsi="Times New Roman" w:cs="Times New Roman"/>
                <w:sz w:val="24"/>
                <w:szCs w:val="24"/>
              </w:rPr>
              <w:t>)</w:t>
            </w:r>
          </w:p>
        </w:tc>
      </w:tr>
      <w:tr w:rsidR="003E12CB" w:rsidRPr="00D300D9" w14:paraId="252977B8" w14:textId="77777777" w:rsidTr="001F57D5">
        <w:tc>
          <w:tcPr>
            <w:tcW w:w="3856" w:type="dxa"/>
          </w:tcPr>
          <w:p w14:paraId="641391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4562" w:type="dxa"/>
          </w:tcPr>
          <w:p w14:paraId="5DAF06F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Y-Axis title for the  heatmap</w:t>
            </w:r>
          </w:p>
        </w:tc>
        <w:tc>
          <w:tcPr>
            <w:tcW w:w="1726" w:type="dxa"/>
          </w:tcPr>
          <w:p w14:paraId="1EAB1A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Genome bin Resolution (</w:t>
            </w:r>
            <w:proofErr w:type="spellStart"/>
            <w:r w:rsidRPr="00D300D9">
              <w:rPr>
                <w:rFonts w:ascii="Times New Roman" w:hAnsi="Times New Roman" w:cs="Times New Roman"/>
                <w:sz w:val="24"/>
                <w:szCs w:val="24"/>
              </w:rPr>
              <w:t>bp</w:t>
            </w:r>
            <w:proofErr w:type="spellEnd"/>
            <w:r w:rsidRPr="00D300D9">
              <w:rPr>
                <w:rFonts w:ascii="Times New Roman" w:hAnsi="Times New Roman" w:cs="Times New Roman"/>
                <w:sz w:val="24"/>
                <w:szCs w:val="24"/>
              </w:rPr>
              <w:t>)</w:t>
            </w:r>
          </w:p>
        </w:tc>
      </w:tr>
      <w:tr w:rsidR="003E12CB" w:rsidRPr="00D300D9" w14:paraId="25BB6B5D" w14:textId="77777777" w:rsidTr="001F57D5">
        <w:tc>
          <w:tcPr>
            <w:tcW w:w="3856" w:type="dxa"/>
          </w:tcPr>
          <w:p w14:paraId="42E290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w:t>
            </w:r>
          </w:p>
        </w:tc>
        <w:tc>
          <w:tcPr>
            <w:tcW w:w="4562" w:type="dxa"/>
          </w:tcPr>
          <w:p w14:paraId="08CF7E36" w14:textId="7AAC4A4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X-axis Tick for the heatmap</w:t>
            </w:r>
          </w:p>
        </w:tc>
        <w:tc>
          <w:tcPr>
            <w:tcW w:w="1726" w:type="dxa"/>
          </w:tcPr>
          <w:p w14:paraId="1B29981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CDB3687" w14:textId="77777777" w:rsidTr="001F57D5">
        <w:tc>
          <w:tcPr>
            <w:tcW w:w="3856" w:type="dxa"/>
          </w:tcPr>
          <w:p w14:paraId="2212A8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w:t>
            </w:r>
          </w:p>
        </w:tc>
        <w:tc>
          <w:tcPr>
            <w:tcW w:w="4562" w:type="dxa"/>
          </w:tcPr>
          <w:p w14:paraId="40D8F3ED" w14:textId="003B29F1"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maximum X-axis Tick for the heatmap</w:t>
            </w:r>
          </w:p>
        </w:tc>
        <w:tc>
          <w:tcPr>
            <w:tcW w:w="1726" w:type="dxa"/>
          </w:tcPr>
          <w:p w14:paraId="5E12A8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0C71B59C" w14:textId="77777777" w:rsidTr="001F57D5">
        <w:tc>
          <w:tcPr>
            <w:tcW w:w="3856" w:type="dxa"/>
          </w:tcPr>
          <w:p w14:paraId="50C781F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w:t>
            </w:r>
          </w:p>
        </w:tc>
        <w:tc>
          <w:tcPr>
            <w:tcW w:w="4562" w:type="dxa"/>
          </w:tcPr>
          <w:p w14:paraId="10D14E3A" w14:textId="55D0EC99"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w:t>
            </w:r>
            <w:r w:rsidR="003E12CB" w:rsidRPr="00D300D9">
              <w:rPr>
                <w:rFonts w:ascii="Times New Roman" w:hAnsi="Times New Roman" w:cs="Times New Roman"/>
                <w:sz w:val="24"/>
                <w:szCs w:val="24"/>
              </w:rPr>
              <w:t>llows the user to specify the minimum Y-axis Tick for the heatmap</w:t>
            </w:r>
          </w:p>
        </w:tc>
        <w:tc>
          <w:tcPr>
            <w:tcW w:w="1726" w:type="dxa"/>
          </w:tcPr>
          <w:p w14:paraId="48B2BF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46898CA9" w14:textId="77777777" w:rsidTr="001F57D5">
        <w:tc>
          <w:tcPr>
            <w:tcW w:w="3856" w:type="dxa"/>
          </w:tcPr>
          <w:p w14:paraId="0150EB4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max</w:t>
            </w:r>
          </w:p>
        </w:tc>
        <w:tc>
          <w:tcPr>
            <w:tcW w:w="4562" w:type="dxa"/>
          </w:tcPr>
          <w:p w14:paraId="185DDE54" w14:textId="325E198A"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w:t>
            </w:r>
            <w:r w:rsidR="003E12CB" w:rsidRPr="00D300D9">
              <w:rPr>
                <w:rFonts w:ascii="Times New Roman" w:hAnsi="Times New Roman" w:cs="Times New Roman"/>
                <w:sz w:val="24"/>
                <w:szCs w:val="24"/>
              </w:rPr>
              <w:t>lows the user to specify the maximum Y-axis Tick for the heatmap</w:t>
            </w:r>
          </w:p>
        </w:tc>
        <w:tc>
          <w:tcPr>
            <w:tcW w:w="1726" w:type="dxa"/>
          </w:tcPr>
          <w:p w14:paraId="6426FB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4A7FF315" w14:textId="77777777" w:rsidTr="001F57D5">
        <w:tc>
          <w:tcPr>
            <w:tcW w:w="3856" w:type="dxa"/>
          </w:tcPr>
          <w:p w14:paraId="25E606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4562" w:type="dxa"/>
          </w:tcPr>
          <w:p w14:paraId="049E38BE" w14:textId="5C905AB6"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minimum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44F3729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7FA328DD" w14:textId="77777777" w:rsidTr="001F57D5">
        <w:tc>
          <w:tcPr>
            <w:tcW w:w="3856" w:type="dxa"/>
          </w:tcPr>
          <w:p w14:paraId="299D39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X max[Genome Location Equivalent]</w:t>
            </w:r>
          </w:p>
        </w:tc>
        <w:tc>
          <w:tcPr>
            <w:tcW w:w="4562" w:type="dxa"/>
          </w:tcPr>
          <w:p w14:paraId="0FB3F1A4" w14:textId="14B9C958"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X-axis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0549EA0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638AF555" w14:textId="77777777" w:rsidTr="001F57D5">
        <w:tc>
          <w:tcPr>
            <w:tcW w:w="3856" w:type="dxa"/>
          </w:tcPr>
          <w:p w14:paraId="316393D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4562" w:type="dxa"/>
          </w:tcPr>
          <w:p w14:paraId="542B1B6F" w14:textId="78FBB4D8"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 </w:t>
            </w:r>
            <w:r w:rsidR="0006003B" w:rsidRPr="00D300D9">
              <w:rPr>
                <w:rFonts w:ascii="Times New Roman" w:hAnsi="Times New Roman" w:cs="Times New Roman"/>
                <w:sz w:val="24"/>
                <w:szCs w:val="24"/>
              </w:rPr>
              <w:t>S</w:t>
            </w:r>
            <w:r w:rsidRPr="00D300D9">
              <w:rPr>
                <w:rFonts w:ascii="Times New Roman" w:hAnsi="Times New Roman" w:cs="Times New Roman"/>
                <w:sz w:val="24"/>
                <w:szCs w:val="24"/>
              </w:rPr>
              <w:t xml:space="preserve">hows the genomic position equivalent for the minimum Y-axis </w:t>
            </w:r>
            <w:r w:rsidR="004C0AA7" w:rsidRPr="00D300D9">
              <w:rPr>
                <w:rFonts w:ascii="Times New Roman" w:hAnsi="Times New Roman" w:cs="Times New Roman"/>
                <w:sz w:val="24"/>
                <w:szCs w:val="24"/>
              </w:rPr>
              <w:t>t</w:t>
            </w:r>
            <w:r w:rsidRPr="00D300D9">
              <w:rPr>
                <w:rFonts w:ascii="Times New Roman" w:hAnsi="Times New Roman" w:cs="Times New Roman"/>
                <w:sz w:val="24"/>
                <w:szCs w:val="24"/>
              </w:rPr>
              <w:t>ick for the heatmap</w:t>
            </w:r>
          </w:p>
        </w:tc>
        <w:tc>
          <w:tcPr>
            <w:tcW w:w="1726" w:type="dxa"/>
          </w:tcPr>
          <w:p w14:paraId="14C84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5EE7B71D" w14:textId="77777777" w:rsidTr="001F57D5">
        <w:tc>
          <w:tcPr>
            <w:tcW w:w="3856" w:type="dxa"/>
          </w:tcPr>
          <w:p w14:paraId="64F2AB46" w14:textId="77777777" w:rsidR="003E12CB" w:rsidRPr="00D300D9" w:rsidRDefault="003E12CB" w:rsidP="0094343A">
            <w:pPr>
              <w:spacing w:before="100" w:beforeAutospacing="1" w:line="360" w:lineRule="auto"/>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4562" w:type="dxa"/>
          </w:tcPr>
          <w:p w14:paraId="4CA17DC3" w14:textId="0A1C1E57"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 xml:space="preserve">hows the genomic position equivalent for the maximum Y-axis </w:t>
            </w:r>
            <w:r w:rsidR="004C0AA7" w:rsidRPr="00D300D9">
              <w:rPr>
                <w:rFonts w:ascii="Times New Roman" w:hAnsi="Times New Roman" w:cs="Times New Roman"/>
                <w:sz w:val="24"/>
                <w:szCs w:val="24"/>
              </w:rPr>
              <w:t>t</w:t>
            </w:r>
            <w:r w:rsidR="003E12CB" w:rsidRPr="00D300D9">
              <w:rPr>
                <w:rFonts w:ascii="Times New Roman" w:hAnsi="Times New Roman" w:cs="Times New Roman"/>
                <w:sz w:val="24"/>
                <w:szCs w:val="24"/>
              </w:rPr>
              <w:t>ick for the heatmap</w:t>
            </w:r>
          </w:p>
        </w:tc>
        <w:tc>
          <w:tcPr>
            <w:tcW w:w="1726" w:type="dxa"/>
          </w:tcPr>
          <w:p w14:paraId="6A6279C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59A6944D" w14:textId="77777777" w:rsidTr="001F57D5">
        <w:tc>
          <w:tcPr>
            <w:tcW w:w="3856" w:type="dxa"/>
          </w:tcPr>
          <w:p w14:paraId="7A68C7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4562" w:type="dxa"/>
          </w:tcPr>
          <w:p w14:paraId="20AFC0EF" w14:textId="6B7D0AEE"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regions found in the input matrix</w:t>
            </w:r>
          </w:p>
        </w:tc>
        <w:tc>
          <w:tcPr>
            <w:tcW w:w="1726" w:type="dxa"/>
          </w:tcPr>
          <w:p w14:paraId="118941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w:t>
            </w:r>
          </w:p>
        </w:tc>
      </w:tr>
      <w:tr w:rsidR="003E12CB" w:rsidRPr="00D300D9" w14:paraId="328D53A9" w14:textId="77777777" w:rsidTr="001F57D5">
        <w:tc>
          <w:tcPr>
            <w:tcW w:w="3856" w:type="dxa"/>
          </w:tcPr>
          <w:p w14:paraId="6694224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4562" w:type="dxa"/>
          </w:tcPr>
          <w:p w14:paraId="5BF371CE" w14:textId="383B7103"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number of gaps or missing regions noted from the input matrix</w:t>
            </w:r>
          </w:p>
        </w:tc>
        <w:tc>
          <w:tcPr>
            <w:tcW w:w="1726" w:type="dxa"/>
          </w:tcPr>
          <w:p w14:paraId="2561C34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1D8A52A" w14:textId="77777777" w:rsidTr="001F57D5">
        <w:tc>
          <w:tcPr>
            <w:tcW w:w="3856" w:type="dxa"/>
          </w:tcPr>
          <w:p w14:paraId="72CF3E3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4562" w:type="dxa"/>
          </w:tcPr>
          <w:p w14:paraId="1392397E" w14:textId="2B7F20FC"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w:t>
            </w:r>
            <w:r w:rsidR="003E12CB" w:rsidRPr="00D300D9">
              <w:rPr>
                <w:rFonts w:ascii="Times New Roman" w:hAnsi="Times New Roman" w:cs="Times New Roman"/>
                <w:sz w:val="24"/>
                <w:szCs w:val="24"/>
              </w:rPr>
              <w:t>splays the resolution of the input matrix</w:t>
            </w:r>
          </w:p>
        </w:tc>
        <w:tc>
          <w:tcPr>
            <w:tcW w:w="1726" w:type="dxa"/>
          </w:tcPr>
          <w:p w14:paraId="6BB4602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4FFDFB82" w14:textId="77777777" w:rsidTr="001F57D5">
        <w:tc>
          <w:tcPr>
            <w:tcW w:w="3856" w:type="dxa"/>
          </w:tcPr>
          <w:p w14:paraId="6F44E15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4562" w:type="dxa"/>
          </w:tcPr>
          <w:p w14:paraId="4085E9CD" w14:textId="1966DC12" w:rsidR="003E12CB" w:rsidRPr="00D300D9" w:rsidRDefault="0006003B" w:rsidP="0006003B">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minimum genome position observed from the  input matrix</w:t>
            </w:r>
          </w:p>
        </w:tc>
        <w:tc>
          <w:tcPr>
            <w:tcW w:w="1726" w:type="dxa"/>
          </w:tcPr>
          <w:p w14:paraId="6C673F8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9D9A9C7" w14:textId="77777777" w:rsidTr="001F57D5">
        <w:tc>
          <w:tcPr>
            <w:tcW w:w="3856" w:type="dxa"/>
          </w:tcPr>
          <w:p w14:paraId="5DA68AA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4562" w:type="dxa"/>
          </w:tcPr>
          <w:p w14:paraId="59224677" w14:textId="217E3E42" w:rsidR="003E12CB" w:rsidRPr="00D300D9" w:rsidRDefault="0006003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w:t>
            </w:r>
            <w:r w:rsidR="003E12CB" w:rsidRPr="00D300D9">
              <w:rPr>
                <w:rFonts w:ascii="Times New Roman" w:hAnsi="Times New Roman" w:cs="Times New Roman"/>
                <w:sz w:val="24"/>
                <w:szCs w:val="24"/>
              </w:rPr>
              <w:t>hows the maximum genome position observed from the input matrix</w:t>
            </w:r>
          </w:p>
        </w:tc>
        <w:tc>
          <w:tcPr>
            <w:tcW w:w="1726" w:type="dxa"/>
          </w:tcPr>
          <w:p w14:paraId="12F6319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8000000</w:t>
            </w:r>
          </w:p>
        </w:tc>
      </w:tr>
      <w:tr w:rsidR="003E12CB" w:rsidRPr="00D300D9" w14:paraId="7A4372C6" w14:textId="77777777" w:rsidTr="001F57D5">
        <w:trPr>
          <w:trHeight w:val="125"/>
        </w:trPr>
        <w:tc>
          <w:tcPr>
            <w:tcW w:w="3856" w:type="dxa"/>
          </w:tcPr>
          <w:p w14:paraId="7E53000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4562" w:type="dxa"/>
          </w:tcPr>
          <w:p w14:paraId="5135B482" w14:textId="32D368D5"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An array of </w:t>
            </w:r>
            <w:r w:rsidR="002B3C0F" w:rsidRPr="00D300D9">
              <w:rPr>
                <w:rFonts w:ascii="Times New Roman" w:hAnsi="Times New Roman" w:cs="Times New Roman"/>
                <w:color w:val="000000" w:themeColor="text1"/>
                <w:sz w:val="24"/>
                <w:szCs w:val="24"/>
              </w:rPr>
              <w:t>c</w:t>
            </w:r>
            <w:r w:rsidRPr="00D300D9">
              <w:rPr>
                <w:rFonts w:ascii="Times New Roman" w:hAnsi="Times New Roman" w:cs="Times New Roman"/>
                <w:color w:val="000000" w:themeColor="text1"/>
                <w:sz w:val="24"/>
                <w:szCs w:val="24"/>
              </w:rPr>
              <w:t>olor used as a gradient. One color is used as the bottom gradient and another color is used as the top gradient. Hence, it produces a gradient from one color to the other. The Gradient Colors are explained below</w:t>
            </w:r>
          </w:p>
        </w:tc>
        <w:tc>
          <w:tcPr>
            <w:tcW w:w="1726" w:type="dxa"/>
          </w:tcPr>
          <w:p w14:paraId="145ACBA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0127006F" w14:textId="77777777" w:rsidTr="001F57D5">
        <w:tc>
          <w:tcPr>
            <w:tcW w:w="3856" w:type="dxa"/>
          </w:tcPr>
          <w:p w14:paraId="0896FD1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GRADIENT_BLACK_TO_WHITE</w:t>
            </w:r>
          </w:p>
        </w:tc>
        <w:tc>
          <w:tcPr>
            <w:tcW w:w="4562" w:type="dxa"/>
          </w:tcPr>
          <w:p w14:paraId="2378D34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black (low) to white (high)</w:t>
            </w:r>
          </w:p>
        </w:tc>
        <w:tc>
          <w:tcPr>
            <w:tcW w:w="1726" w:type="dxa"/>
          </w:tcPr>
          <w:p w14:paraId="6D4EBF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2CEBC73" w14:textId="77777777" w:rsidTr="001F57D5">
        <w:tc>
          <w:tcPr>
            <w:tcW w:w="3856" w:type="dxa"/>
          </w:tcPr>
          <w:p w14:paraId="5048617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GRADIENT_BLUE_TO_RED</w:t>
            </w:r>
          </w:p>
        </w:tc>
        <w:tc>
          <w:tcPr>
            <w:tcW w:w="4562" w:type="dxa"/>
          </w:tcPr>
          <w:p w14:paraId="03D0D6FA"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blue (low) to red (high)</w:t>
            </w:r>
          </w:p>
        </w:tc>
        <w:tc>
          <w:tcPr>
            <w:tcW w:w="1726" w:type="dxa"/>
          </w:tcPr>
          <w:p w14:paraId="7DD3D6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3D1271E" w14:textId="77777777" w:rsidTr="001F57D5">
        <w:tc>
          <w:tcPr>
            <w:tcW w:w="3856" w:type="dxa"/>
          </w:tcPr>
          <w:p w14:paraId="10205CF9"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GRADIENT_HEAT</w:t>
            </w:r>
          </w:p>
        </w:tc>
        <w:tc>
          <w:tcPr>
            <w:tcW w:w="4562" w:type="dxa"/>
          </w:tcPr>
          <w:p w14:paraId="449B8417" w14:textId="29CDA165" w:rsidR="003E12CB" w:rsidRPr="00D300D9" w:rsidRDefault="00593FC1" w:rsidP="00593FC1">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using the colors</w:t>
            </w:r>
            <w:r>
              <w:rPr>
                <w:rFonts w:ascii="Times New Roman" w:hAnsi="Times New Roman" w:cs="Times New Roman"/>
                <w:color w:val="000000" w:themeColor="text1"/>
                <w:sz w:val="24"/>
                <w:szCs w:val="24"/>
              </w:rPr>
              <w:t xml:space="preserve"> </w:t>
            </w:r>
            <w:r w:rsidRPr="005D7F72">
              <w:rPr>
                <w:rFonts w:ascii="Times New Roman" w:hAnsi="Times New Roman" w:cs="Times New Roman"/>
                <w:color w:val="000000" w:themeColor="text1"/>
                <w:sz w:val="24"/>
                <w:szCs w:val="24"/>
              </w:rPr>
              <w:t>black, brown, orange, white</w:t>
            </w:r>
          </w:p>
        </w:tc>
        <w:tc>
          <w:tcPr>
            <w:tcW w:w="1726" w:type="dxa"/>
          </w:tcPr>
          <w:p w14:paraId="1D2732B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9EC1023" w14:textId="77777777" w:rsidTr="001F57D5">
        <w:tc>
          <w:tcPr>
            <w:tcW w:w="3856" w:type="dxa"/>
          </w:tcPr>
          <w:p w14:paraId="09D669D1"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GRADIENT_HOT</w:t>
            </w:r>
          </w:p>
        </w:tc>
        <w:tc>
          <w:tcPr>
            <w:tcW w:w="4562" w:type="dxa"/>
          </w:tcPr>
          <w:p w14:paraId="01A62815" w14:textId="33F97C43"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 xml:space="preserve">Produces a gradient </w:t>
            </w:r>
            <w:r w:rsidR="0006003B" w:rsidRPr="00D300D9">
              <w:rPr>
                <w:rFonts w:ascii="Times New Roman" w:hAnsi="Times New Roman" w:cs="Times New Roman"/>
                <w:color w:val="000000" w:themeColor="text1"/>
                <w:sz w:val="24"/>
                <w:szCs w:val="24"/>
              </w:rPr>
              <w:t xml:space="preserve">using the colors </w:t>
            </w:r>
            <w:r w:rsidRPr="00D300D9">
              <w:rPr>
                <w:rFonts w:ascii="Times New Roman" w:hAnsi="Times New Roman" w:cs="Times New Roman"/>
                <w:color w:val="000000" w:themeColor="text1"/>
                <w:sz w:val="24"/>
                <w:szCs w:val="24"/>
              </w:rPr>
              <w:t xml:space="preserve">black, red, orange, </w:t>
            </w:r>
            <w:r w:rsidR="0006003B" w:rsidRPr="00D300D9">
              <w:rPr>
                <w:rFonts w:ascii="Times New Roman" w:hAnsi="Times New Roman" w:cs="Times New Roman"/>
                <w:color w:val="000000" w:themeColor="text1"/>
                <w:sz w:val="24"/>
                <w:szCs w:val="24"/>
              </w:rPr>
              <w:t xml:space="preserve">and  </w:t>
            </w:r>
            <w:r w:rsidRPr="00D300D9">
              <w:rPr>
                <w:rFonts w:ascii="Times New Roman" w:hAnsi="Times New Roman" w:cs="Times New Roman"/>
                <w:color w:val="000000" w:themeColor="text1"/>
                <w:sz w:val="24"/>
                <w:szCs w:val="24"/>
              </w:rPr>
              <w:t>yellow</w:t>
            </w:r>
            <w:r w:rsidR="0006003B" w:rsidRPr="00D300D9">
              <w:rPr>
                <w:rFonts w:ascii="Times New Roman" w:hAnsi="Times New Roman" w:cs="Times New Roman"/>
                <w:color w:val="000000" w:themeColor="text1"/>
                <w:sz w:val="24"/>
                <w:szCs w:val="24"/>
              </w:rPr>
              <w:t xml:space="preserve"> to </w:t>
            </w:r>
            <w:r w:rsidRPr="00D300D9">
              <w:rPr>
                <w:rFonts w:ascii="Times New Roman" w:hAnsi="Times New Roman" w:cs="Times New Roman"/>
                <w:color w:val="000000" w:themeColor="text1"/>
                <w:sz w:val="24"/>
                <w:szCs w:val="24"/>
              </w:rPr>
              <w:t>white</w:t>
            </w:r>
          </w:p>
        </w:tc>
        <w:tc>
          <w:tcPr>
            <w:tcW w:w="1726" w:type="dxa"/>
          </w:tcPr>
          <w:p w14:paraId="5E5C67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041C868B" w14:textId="77777777" w:rsidTr="001F57D5">
        <w:tc>
          <w:tcPr>
            <w:tcW w:w="3856" w:type="dxa"/>
          </w:tcPr>
          <w:p w14:paraId="1033DCCB"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lastRenderedPageBreak/>
              <w:t>GRADIENT_MAROON_TO_GOLD</w:t>
            </w:r>
          </w:p>
        </w:tc>
        <w:tc>
          <w:tcPr>
            <w:tcW w:w="4562" w:type="dxa"/>
          </w:tcPr>
          <w:p w14:paraId="30AA1590"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maroon (low) to gold (high)</w:t>
            </w:r>
          </w:p>
        </w:tc>
        <w:tc>
          <w:tcPr>
            <w:tcW w:w="1726" w:type="dxa"/>
          </w:tcPr>
          <w:p w14:paraId="080A098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2F590621" w14:textId="77777777" w:rsidTr="001F57D5">
        <w:tc>
          <w:tcPr>
            <w:tcW w:w="3856" w:type="dxa"/>
          </w:tcPr>
          <w:p w14:paraId="556237B2"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GRADIENT_RAINBOW</w:t>
            </w:r>
          </w:p>
        </w:tc>
        <w:tc>
          <w:tcPr>
            <w:tcW w:w="4562" w:type="dxa"/>
          </w:tcPr>
          <w:p w14:paraId="33FF8028" w14:textId="311AEC38" w:rsidR="003E12CB" w:rsidRPr="00D300D9" w:rsidRDefault="002633D8"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sz w:val="24"/>
                <w:szCs w:val="24"/>
              </w:rPr>
              <w:t>Produces a gradient with the colors violet, blue, green, yellow, orange, and red.</w:t>
            </w:r>
          </w:p>
        </w:tc>
        <w:tc>
          <w:tcPr>
            <w:tcW w:w="1726" w:type="dxa"/>
          </w:tcPr>
          <w:p w14:paraId="6BE445D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48DB4B57" w14:textId="77777777" w:rsidTr="001F57D5">
        <w:tc>
          <w:tcPr>
            <w:tcW w:w="3856" w:type="dxa"/>
          </w:tcPr>
          <w:p w14:paraId="054CE78C"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GRADIENT_RED_TO_GREEN</w:t>
            </w:r>
          </w:p>
        </w:tc>
        <w:tc>
          <w:tcPr>
            <w:tcW w:w="4562" w:type="dxa"/>
          </w:tcPr>
          <w:p w14:paraId="725BAB3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from red (low) to green (high)</w:t>
            </w:r>
          </w:p>
        </w:tc>
        <w:tc>
          <w:tcPr>
            <w:tcW w:w="1726" w:type="dxa"/>
          </w:tcPr>
          <w:p w14:paraId="41C5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4091DED" w14:textId="77777777" w:rsidTr="001F57D5">
        <w:tc>
          <w:tcPr>
            <w:tcW w:w="3856" w:type="dxa"/>
          </w:tcPr>
          <w:p w14:paraId="1FE62A9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GRADIENT_ROY</w:t>
            </w:r>
          </w:p>
        </w:tc>
        <w:tc>
          <w:tcPr>
            <w:tcW w:w="4562" w:type="dxa"/>
          </w:tcPr>
          <w:p w14:paraId="5BFD92FD"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Produces a gradient through red, orange, yellow</w:t>
            </w:r>
          </w:p>
        </w:tc>
        <w:tc>
          <w:tcPr>
            <w:tcW w:w="1726" w:type="dxa"/>
          </w:tcPr>
          <w:p w14:paraId="29FCD8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6D1ECF60" w14:textId="77777777" w:rsidTr="001F57D5">
        <w:tc>
          <w:tcPr>
            <w:tcW w:w="3856" w:type="dxa"/>
          </w:tcPr>
          <w:p w14:paraId="4CCDFEF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4562" w:type="dxa"/>
          </w:tcPr>
          <w:p w14:paraId="15BC0D59" w14:textId="1C194BEA"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determines the type of data to be displayed. The types available are the raw input data, a T</w:t>
            </w:r>
            <w:r w:rsidR="00E8632B" w:rsidRPr="00D300D9">
              <w:rPr>
                <w:rFonts w:ascii="Times New Roman" w:hAnsi="Times New Roman" w:cs="Times New Roman"/>
                <w:sz w:val="24"/>
                <w:szCs w:val="24"/>
              </w:rPr>
              <w:t>ANH</w:t>
            </w:r>
            <w:r w:rsidRPr="00D300D9">
              <w:rPr>
                <w:rFonts w:ascii="Times New Roman" w:hAnsi="Times New Roman" w:cs="Times New Roman"/>
                <w:sz w:val="24"/>
                <w:szCs w:val="24"/>
              </w:rPr>
              <w:t xml:space="preserve"> of input data, a Pearson correlation of input data, and a Spearman correlation of the input data.</w:t>
            </w:r>
          </w:p>
        </w:tc>
        <w:tc>
          <w:tcPr>
            <w:tcW w:w="1726" w:type="dxa"/>
          </w:tcPr>
          <w:p w14:paraId="6A58D6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52067615" w14:textId="77777777" w:rsidR="003E12CB" w:rsidRPr="00D300D9" w:rsidRDefault="003E12CB" w:rsidP="00E42080">
      <w:pPr>
        <w:pStyle w:val="Heading3"/>
      </w:pPr>
      <w:bookmarkStart w:id="109" w:name="_Toc510439850"/>
      <w:r w:rsidRPr="00D300D9">
        <w:t>TAD Annotation</w:t>
      </w:r>
      <w:bookmarkEnd w:id="109"/>
    </w:p>
    <w:p w14:paraId="5CECE628"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description of the display controls on the display window for TAD annotation is given below. </w:t>
      </w:r>
    </w:p>
    <w:p w14:paraId="07468744" w14:textId="77777777" w:rsidR="003E12CB" w:rsidRPr="00D300D9" w:rsidRDefault="003E12CB" w:rsidP="003E12CB">
      <w:pPr>
        <w:pStyle w:val="ListParagraph"/>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252F6E3F" w14:textId="77777777" w:rsidTr="001F57D5">
        <w:tc>
          <w:tcPr>
            <w:tcW w:w="3856" w:type="dxa"/>
          </w:tcPr>
          <w:p w14:paraId="37C003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5C4FA67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76B1FC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4D9EFFD2" w14:textId="77777777" w:rsidTr="001F57D5">
        <w:tc>
          <w:tcPr>
            <w:tcW w:w="3856" w:type="dxa"/>
          </w:tcPr>
          <w:p w14:paraId="27A53B0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Load TAD file </w:t>
            </w:r>
          </w:p>
        </w:tc>
        <w:tc>
          <w:tcPr>
            <w:tcW w:w="4562" w:type="dxa"/>
          </w:tcPr>
          <w:p w14:paraId="08D67B1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and Load a .bed format file containing the TADs identified for the input matrix</w:t>
            </w:r>
          </w:p>
        </w:tc>
        <w:tc>
          <w:tcPr>
            <w:tcW w:w="1726" w:type="dxa"/>
          </w:tcPr>
          <w:p w14:paraId="273C413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77D08C81" w14:textId="77777777" w:rsidTr="001F57D5">
        <w:tc>
          <w:tcPr>
            <w:tcW w:w="3856" w:type="dxa"/>
          </w:tcPr>
          <w:p w14:paraId="67C90C8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Identified TAD</w:t>
            </w:r>
          </w:p>
        </w:tc>
        <w:tc>
          <w:tcPr>
            <w:tcW w:w="4562" w:type="dxa"/>
          </w:tcPr>
          <w:p w14:paraId="26F19C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It shows the TADs in the input file</w:t>
            </w:r>
          </w:p>
        </w:tc>
        <w:tc>
          <w:tcPr>
            <w:tcW w:w="1726" w:type="dxa"/>
          </w:tcPr>
          <w:p w14:paraId="1E066EA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F2A204" w14:textId="77777777" w:rsidTr="001F57D5">
        <w:tc>
          <w:tcPr>
            <w:tcW w:w="3856" w:type="dxa"/>
          </w:tcPr>
          <w:p w14:paraId="16AB30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Show TAD on Heatmap</w:t>
            </w:r>
          </w:p>
        </w:tc>
        <w:tc>
          <w:tcPr>
            <w:tcW w:w="4562" w:type="dxa"/>
          </w:tcPr>
          <w:p w14:paraId="407AAB7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marks the boundary of the TADs identified on the displayed heatmap  </w:t>
            </w:r>
          </w:p>
        </w:tc>
        <w:tc>
          <w:tcPr>
            <w:tcW w:w="1726" w:type="dxa"/>
          </w:tcPr>
          <w:p w14:paraId="3D0FD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
        </w:tc>
      </w:tr>
      <w:tr w:rsidR="003E12CB" w:rsidRPr="00D300D9" w14:paraId="1A757F44" w14:textId="77777777" w:rsidTr="001F57D5">
        <w:tc>
          <w:tcPr>
            <w:tcW w:w="3856" w:type="dxa"/>
          </w:tcPr>
          <w:p w14:paraId="2E3E27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Display Multiple TADs</w:t>
            </w:r>
          </w:p>
        </w:tc>
        <w:tc>
          <w:tcPr>
            <w:tcW w:w="4562" w:type="dxa"/>
          </w:tcPr>
          <w:p w14:paraId="2176A97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Once checked, allows TADs from different method to be overlapped on the same display window. This function is useful for comparing TADs identified by different methods for a dataset. </w:t>
            </w:r>
          </w:p>
        </w:tc>
        <w:tc>
          <w:tcPr>
            <w:tcW w:w="1726" w:type="dxa"/>
          </w:tcPr>
          <w:p w14:paraId="6050E5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5F5B318B" w14:textId="77777777" w:rsidTr="001F57D5">
        <w:tc>
          <w:tcPr>
            <w:tcW w:w="3856" w:type="dxa"/>
          </w:tcPr>
          <w:p w14:paraId="28A00DD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Choose Display Color</w:t>
            </w:r>
          </w:p>
        </w:tc>
        <w:tc>
          <w:tcPr>
            <w:tcW w:w="4562" w:type="dxa"/>
          </w:tcPr>
          <w:p w14:paraId="1F4015E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Choose the color for the TAD boundary marks</w:t>
            </w:r>
          </w:p>
        </w:tc>
        <w:tc>
          <w:tcPr>
            <w:tcW w:w="1726" w:type="dxa"/>
          </w:tcPr>
          <w:p w14:paraId="7893F6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Color 1</w:t>
            </w:r>
          </w:p>
        </w:tc>
      </w:tr>
    </w:tbl>
    <w:p w14:paraId="48888D2B"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p w14:paraId="399C8523" w14:textId="77777777" w:rsidR="003E12CB" w:rsidRPr="00D300D9" w:rsidRDefault="003E12CB" w:rsidP="00E42080">
      <w:pPr>
        <w:pStyle w:val="Heading3"/>
      </w:pPr>
      <w:bookmarkStart w:id="110" w:name="_Toc510439851"/>
      <w:r w:rsidRPr="00D300D9">
        <w:t>Demonstration</w:t>
      </w:r>
      <w:bookmarkEnd w:id="110"/>
    </w:p>
    <w:p w14:paraId="44AC5360" w14:textId="5AAAD7E5" w:rsidR="003E12CB" w:rsidRPr="00D300D9" w:rsidRDefault="003E12CB" w:rsidP="00DD71B3">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Figure 5 below shows the TAD annotation for the TADs identified by two TAD identification algorithms (ClusterTAD and DI) for mESC Chromosome 17 from </w:t>
      </w:r>
      <w:hyperlink r:id="rId72" w:history="1">
        <w:r w:rsidRPr="00D300D9">
          <w:rPr>
            <w:rStyle w:val="Hyperlink"/>
            <w:rFonts w:ascii="Times New Roman" w:hAnsi="Times New Roman" w:cs="Times New Roman"/>
            <w:sz w:val="24"/>
            <w:szCs w:val="24"/>
          </w:rPr>
          <w:t>Ren Lab</w:t>
        </w:r>
      </w:hyperlink>
      <w:r w:rsidRPr="00D300D9">
        <w:rPr>
          <w:rFonts w:ascii="Times New Roman" w:hAnsi="Times New Roman" w:cs="Times New Roman"/>
          <w:sz w:val="24"/>
          <w:szCs w:val="24"/>
        </w:rPr>
        <w:t>.</w:t>
      </w:r>
    </w:p>
    <w:p w14:paraId="2207648A"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r w:rsidRPr="00D300D9">
        <w:rPr>
          <w:rFonts w:ascii="Times New Roman" w:hAnsi="Times New Roman" w:cs="Times New Roman"/>
          <w:b/>
          <w:sz w:val="24"/>
          <w:szCs w:val="24"/>
        </w:rPr>
        <w:t>Step 1:</w:t>
      </w:r>
    </w:p>
    <w:p w14:paraId="10A8D3BC"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To run this demonstration, load a sample square matrix as the input contact file.</w:t>
      </w:r>
    </w:p>
    <w:p w14:paraId="37CF7F5B"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 xml:space="preserve"> The example file can be found here: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/square_matrices/mESC_</w:t>
      </w:r>
      <w:proofErr w:type="gramStart"/>
      <w:r w:rsidRPr="00D300D9">
        <w:rPr>
          <w:rFonts w:ascii="Times New Roman" w:hAnsi="Times New Roman" w:cs="Times New Roman"/>
          <w:i/>
          <w:sz w:val="24"/>
          <w:szCs w:val="24"/>
        </w:rPr>
        <w:t>nij.chr</w:t>
      </w:r>
      <w:proofErr w:type="gramEnd"/>
      <w:r w:rsidRPr="00D300D9">
        <w:rPr>
          <w:rFonts w:ascii="Times New Roman" w:hAnsi="Times New Roman" w:cs="Times New Roman"/>
          <w:i/>
          <w:sz w:val="24"/>
          <w:szCs w:val="24"/>
        </w:rPr>
        <w:t>17</w:t>
      </w:r>
      <w:r w:rsidRPr="00D300D9">
        <w:rPr>
          <w:rFonts w:ascii="Times New Roman" w:hAnsi="Times New Roman" w:cs="Times New Roman"/>
          <w:sz w:val="24"/>
          <w:szCs w:val="24"/>
        </w:rPr>
        <w:t>.   Resolution for the square matrix = 40000</w:t>
      </w:r>
    </w:p>
    <w:p w14:paraId="2E559868" w14:textId="1114A4B3"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Load the cont</w:t>
      </w:r>
      <w:r w:rsidR="00EC3879" w:rsidRPr="00D300D9">
        <w:rPr>
          <w:rFonts w:ascii="Times New Roman" w:hAnsi="Times New Roman" w:cs="Times New Roman"/>
          <w:sz w:val="24"/>
          <w:szCs w:val="24"/>
        </w:rPr>
        <w:t>act file as instructed here</w:t>
      </w:r>
      <w:r w:rsidRPr="00D300D9">
        <w:rPr>
          <w:rFonts w:ascii="Times New Roman" w:hAnsi="Times New Roman" w:cs="Times New Roman"/>
          <w:sz w:val="24"/>
          <w:szCs w:val="24"/>
        </w:rPr>
        <w:t xml:space="preserve">:  </w:t>
      </w:r>
      <w:hyperlink w:anchor="Visualizing_Dataset" w:history="1">
        <w:r w:rsidRPr="00D300D9">
          <w:rPr>
            <w:rStyle w:val="Hyperlink"/>
            <w:rFonts w:ascii="Times New Roman" w:hAnsi="Times New Roman" w:cs="Times New Roman"/>
            <w:sz w:val="24"/>
            <w:szCs w:val="24"/>
          </w:rPr>
          <w:t xml:space="preserve">Visualizing Dataset in </w:t>
        </w:r>
        <w:r w:rsidRPr="00D300D9">
          <w:rPr>
            <w:rStyle w:val="Hyperlink"/>
            <w:rFonts w:ascii="Times New Roman" w:hAnsi="Times New Roman" w:cs="Times New Roman"/>
            <w:sz w:val="24"/>
            <w:szCs w:val="24"/>
          </w:rPr>
          <w:t>2</w:t>
        </w:r>
        <w:r w:rsidRPr="00D300D9">
          <w:rPr>
            <w:rStyle w:val="Hyperlink"/>
            <w:rFonts w:ascii="Times New Roman" w:hAnsi="Times New Roman" w:cs="Times New Roman"/>
            <w:sz w:val="24"/>
            <w:szCs w:val="24"/>
          </w:rPr>
          <w:t>D format</w:t>
        </w:r>
      </w:hyperlink>
    </w:p>
    <w:p w14:paraId="24C4992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r w:rsidRPr="00D300D9">
        <w:rPr>
          <w:rFonts w:ascii="Times New Roman" w:hAnsi="Times New Roman" w:cs="Times New Roman"/>
          <w:b/>
          <w:sz w:val="24"/>
          <w:szCs w:val="24"/>
        </w:rPr>
        <w:t>Step 2:</w:t>
      </w:r>
    </w:p>
    <w:p w14:paraId="25348965" w14:textId="77777777" w:rsidR="003E12CB" w:rsidRPr="00D300D9" w:rsidRDefault="003E12CB" w:rsidP="003E12CB">
      <w:pPr>
        <w:pStyle w:val="ListParagraph"/>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Modify the highlighted fields on the display window. The table below shows the values set for each field in the display control.</w:t>
      </w:r>
    </w:p>
    <w:p w14:paraId="6B87B6D0" w14:textId="77777777" w:rsidR="003E12CB" w:rsidRPr="00D300D9" w:rsidRDefault="003E12CB" w:rsidP="003E12CB">
      <w:pPr>
        <w:pStyle w:val="ListParagraph"/>
        <w:spacing w:before="100" w:beforeAutospacing="1" w:after="0" w:line="360" w:lineRule="auto"/>
        <w:ind w:left="0"/>
        <w:rPr>
          <w:rFonts w:ascii="Times New Roman" w:hAnsi="Times New Roman" w:cs="Times New Roman"/>
          <w:sz w:val="24"/>
          <w:szCs w:val="24"/>
        </w:rPr>
      </w:pPr>
    </w:p>
    <w:tbl>
      <w:tblPr>
        <w:tblStyle w:val="TableGrid"/>
        <w:tblW w:w="9544" w:type="dxa"/>
        <w:tblLook w:val="04A0" w:firstRow="1" w:lastRow="0" w:firstColumn="1" w:lastColumn="0" w:noHBand="0" w:noVBand="1"/>
      </w:tblPr>
      <w:tblGrid>
        <w:gridCol w:w="3955"/>
        <w:gridCol w:w="5589"/>
      </w:tblGrid>
      <w:tr w:rsidR="003E12CB" w:rsidRPr="00D300D9" w14:paraId="0A805623" w14:textId="77777777" w:rsidTr="001F57D5">
        <w:tc>
          <w:tcPr>
            <w:tcW w:w="3955" w:type="dxa"/>
          </w:tcPr>
          <w:p w14:paraId="507D4292"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Field</w:t>
            </w:r>
          </w:p>
        </w:tc>
        <w:tc>
          <w:tcPr>
            <w:tcW w:w="5589" w:type="dxa"/>
          </w:tcPr>
          <w:p w14:paraId="706FC25D" w14:textId="77777777" w:rsidR="003E12CB" w:rsidRPr="00D300D9" w:rsidRDefault="003E12CB" w:rsidP="0094343A">
            <w:pPr>
              <w:spacing w:before="100" w:beforeAutospacing="1" w:line="360" w:lineRule="auto"/>
              <w:jc w:val="center"/>
              <w:rPr>
                <w:rFonts w:ascii="Times New Roman" w:hAnsi="Times New Roman" w:cs="Times New Roman"/>
                <w:b/>
                <w:sz w:val="24"/>
                <w:szCs w:val="24"/>
              </w:rPr>
            </w:pPr>
            <w:r w:rsidRPr="00D300D9">
              <w:rPr>
                <w:rFonts w:ascii="Times New Roman" w:hAnsi="Times New Roman" w:cs="Times New Roman"/>
                <w:b/>
                <w:sz w:val="24"/>
                <w:szCs w:val="24"/>
              </w:rPr>
              <w:t>Value</w:t>
            </w:r>
          </w:p>
        </w:tc>
      </w:tr>
      <w:tr w:rsidR="003E12CB" w:rsidRPr="00D300D9" w14:paraId="0791C3BE" w14:textId="77777777" w:rsidTr="001F57D5">
        <w:tc>
          <w:tcPr>
            <w:tcW w:w="3955" w:type="dxa"/>
          </w:tcPr>
          <w:p w14:paraId="7875230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Title</w:t>
            </w:r>
          </w:p>
        </w:tc>
        <w:tc>
          <w:tcPr>
            <w:tcW w:w="5589" w:type="dxa"/>
          </w:tcPr>
          <w:p w14:paraId="40CCB03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63D62F50" w14:textId="77777777" w:rsidTr="001F57D5">
        <w:tc>
          <w:tcPr>
            <w:tcW w:w="3955" w:type="dxa"/>
          </w:tcPr>
          <w:p w14:paraId="7E0F10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Legend</w:t>
            </w:r>
          </w:p>
        </w:tc>
        <w:tc>
          <w:tcPr>
            <w:tcW w:w="5589" w:type="dxa"/>
          </w:tcPr>
          <w:p w14:paraId="22FD208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A083F55" w14:textId="77777777" w:rsidTr="001F57D5">
        <w:tc>
          <w:tcPr>
            <w:tcW w:w="3955" w:type="dxa"/>
          </w:tcPr>
          <w:p w14:paraId="2AE2007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Title</w:t>
            </w:r>
          </w:p>
        </w:tc>
        <w:tc>
          <w:tcPr>
            <w:tcW w:w="5589" w:type="dxa"/>
          </w:tcPr>
          <w:p w14:paraId="3B384D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3A88AE92" w14:textId="77777777" w:rsidTr="001F57D5">
        <w:tc>
          <w:tcPr>
            <w:tcW w:w="3955" w:type="dxa"/>
          </w:tcPr>
          <w:p w14:paraId="2972922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X-Axis Ticks</w:t>
            </w:r>
          </w:p>
        </w:tc>
        <w:tc>
          <w:tcPr>
            <w:tcW w:w="5589" w:type="dxa"/>
          </w:tcPr>
          <w:p w14:paraId="2B5D6F6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79A3CF37" w14:textId="77777777" w:rsidTr="001F57D5">
        <w:tc>
          <w:tcPr>
            <w:tcW w:w="3955" w:type="dxa"/>
          </w:tcPr>
          <w:p w14:paraId="289DE83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Title</w:t>
            </w:r>
          </w:p>
        </w:tc>
        <w:tc>
          <w:tcPr>
            <w:tcW w:w="5589" w:type="dxa"/>
          </w:tcPr>
          <w:p w14:paraId="4CE1486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010E02A" w14:textId="77777777" w:rsidTr="001F57D5">
        <w:tc>
          <w:tcPr>
            <w:tcW w:w="3955" w:type="dxa"/>
          </w:tcPr>
          <w:p w14:paraId="1C51607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Draw Y-Axis Ticks</w:t>
            </w:r>
          </w:p>
        </w:tc>
        <w:tc>
          <w:tcPr>
            <w:tcW w:w="5589" w:type="dxa"/>
          </w:tcPr>
          <w:p w14:paraId="78EEE69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0C4ADACD" w14:textId="77777777" w:rsidTr="001F57D5">
        <w:tc>
          <w:tcPr>
            <w:tcW w:w="3955" w:type="dxa"/>
          </w:tcPr>
          <w:p w14:paraId="22744C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Heatmap Direction(Left/Right)</w:t>
            </w:r>
          </w:p>
        </w:tc>
        <w:tc>
          <w:tcPr>
            <w:tcW w:w="5589" w:type="dxa"/>
          </w:tcPr>
          <w:p w14:paraId="62A5C3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2F3AF8C9" w14:textId="77777777" w:rsidTr="001F57D5">
        <w:tc>
          <w:tcPr>
            <w:tcW w:w="3955" w:type="dxa"/>
          </w:tcPr>
          <w:p w14:paraId="2EB8AC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Enable Zoom Mode</w:t>
            </w:r>
          </w:p>
        </w:tc>
        <w:tc>
          <w:tcPr>
            <w:tcW w:w="5589" w:type="dxa"/>
          </w:tcPr>
          <w:p w14:paraId="7DB54C3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44BA8E1A" w14:textId="77777777" w:rsidTr="001F57D5">
        <w:tc>
          <w:tcPr>
            <w:tcW w:w="3955" w:type="dxa"/>
          </w:tcPr>
          <w:p w14:paraId="0467001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 xml:space="preserve">Is </w:t>
            </w:r>
            <w:proofErr w:type="spellStart"/>
            <w:r w:rsidRPr="00D300D9">
              <w:rPr>
                <w:rFonts w:ascii="Times New Roman" w:hAnsi="Times New Roman" w:cs="Times New Roman"/>
                <w:sz w:val="24"/>
                <w:szCs w:val="24"/>
                <w:highlight w:val="yellow"/>
              </w:rPr>
              <w:t>SquareMatrix</w:t>
            </w:r>
            <w:proofErr w:type="spellEnd"/>
            <w:r w:rsidRPr="00D300D9">
              <w:rPr>
                <w:rFonts w:ascii="Times New Roman" w:hAnsi="Times New Roman" w:cs="Times New Roman"/>
                <w:sz w:val="24"/>
                <w:szCs w:val="24"/>
                <w:highlight w:val="yellow"/>
              </w:rPr>
              <w:t>?(Input contact file)</w:t>
            </w:r>
          </w:p>
        </w:tc>
        <w:tc>
          <w:tcPr>
            <w:tcW w:w="5589" w:type="dxa"/>
          </w:tcPr>
          <w:p w14:paraId="7E7AB68F"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checked</w:t>
            </w:r>
          </w:p>
        </w:tc>
      </w:tr>
      <w:tr w:rsidR="003E12CB" w:rsidRPr="00D300D9" w14:paraId="077BFF87" w14:textId="77777777" w:rsidTr="001F57D5">
        <w:tc>
          <w:tcPr>
            <w:tcW w:w="3955" w:type="dxa"/>
          </w:tcPr>
          <w:p w14:paraId="43EA428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Specify Resolution</w:t>
            </w:r>
          </w:p>
        </w:tc>
        <w:tc>
          <w:tcPr>
            <w:tcW w:w="5589" w:type="dxa"/>
          </w:tcPr>
          <w:p w14:paraId="0D08038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40000</w:t>
            </w:r>
          </w:p>
        </w:tc>
      </w:tr>
      <w:tr w:rsidR="003E12CB" w:rsidRPr="00D300D9" w14:paraId="20AF2EFB" w14:textId="77777777" w:rsidTr="001F57D5">
        <w:tc>
          <w:tcPr>
            <w:tcW w:w="3955" w:type="dxa"/>
          </w:tcPr>
          <w:p w14:paraId="3B069B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Input contact file</w:t>
            </w:r>
          </w:p>
        </w:tc>
        <w:tc>
          <w:tcPr>
            <w:tcW w:w="5589" w:type="dxa"/>
          </w:tcPr>
          <w:p w14:paraId="0781FC0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Path/to/chr17/</w:t>
            </w:r>
            <w:proofErr w:type="spellStart"/>
            <w:r w:rsidRPr="00D300D9">
              <w:rPr>
                <w:rFonts w:ascii="Times New Roman" w:hAnsi="Times New Roman" w:cs="Times New Roman"/>
                <w:sz w:val="24"/>
                <w:szCs w:val="24"/>
                <w:highlight w:val="yellow"/>
              </w:rPr>
              <w:t>inputfile</w:t>
            </w:r>
            <w:proofErr w:type="spellEnd"/>
          </w:p>
        </w:tc>
      </w:tr>
      <w:tr w:rsidR="003E12CB" w:rsidRPr="00D300D9" w14:paraId="0F089608" w14:textId="77777777" w:rsidTr="001F57D5">
        <w:tc>
          <w:tcPr>
            <w:tcW w:w="3955" w:type="dxa"/>
          </w:tcPr>
          <w:p w14:paraId="7BAA05C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Title</w:t>
            </w:r>
          </w:p>
        </w:tc>
        <w:tc>
          <w:tcPr>
            <w:tcW w:w="5589" w:type="dxa"/>
          </w:tcPr>
          <w:p w14:paraId="44ABD49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proofErr w:type="spellStart"/>
            <w:r w:rsidRPr="00D300D9">
              <w:rPr>
                <w:rFonts w:ascii="Times New Roman" w:hAnsi="Times New Roman" w:cs="Times New Roman"/>
                <w:sz w:val="24"/>
                <w:szCs w:val="24"/>
              </w:rPr>
              <w:t>HeatMap</w:t>
            </w:r>
            <w:proofErr w:type="spellEnd"/>
            <w:r w:rsidRPr="00D300D9">
              <w:rPr>
                <w:rFonts w:ascii="Times New Roman" w:hAnsi="Times New Roman" w:cs="Times New Roman"/>
                <w:sz w:val="24"/>
                <w:szCs w:val="24"/>
              </w:rPr>
              <w:t xml:space="preserve"> Display</w:t>
            </w:r>
          </w:p>
        </w:tc>
      </w:tr>
      <w:tr w:rsidR="003E12CB" w:rsidRPr="00D300D9" w14:paraId="4853B8FD" w14:textId="77777777" w:rsidTr="001F57D5">
        <w:tc>
          <w:tcPr>
            <w:tcW w:w="3955" w:type="dxa"/>
          </w:tcPr>
          <w:p w14:paraId="5770623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X-Axis Title</w:t>
            </w:r>
          </w:p>
        </w:tc>
        <w:tc>
          <w:tcPr>
            <w:tcW w:w="5589" w:type="dxa"/>
          </w:tcPr>
          <w:p w14:paraId="0D74790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3274772" w14:textId="77777777" w:rsidTr="001F57D5">
        <w:tc>
          <w:tcPr>
            <w:tcW w:w="3955" w:type="dxa"/>
          </w:tcPr>
          <w:p w14:paraId="4EECABA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Y-Axis Title</w:t>
            </w:r>
          </w:p>
        </w:tc>
        <w:tc>
          <w:tcPr>
            <w:tcW w:w="5589" w:type="dxa"/>
          </w:tcPr>
          <w:p w14:paraId="68814B0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Bins</w:t>
            </w:r>
          </w:p>
        </w:tc>
      </w:tr>
      <w:tr w:rsidR="003E12CB" w:rsidRPr="00D300D9" w14:paraId="41F88DEC" w14:textId="77777777" w:rsidTr="001F57D5">
        <w:tc>
          <w:tcPr>
            <w:tcW w:w="3955" w:type="dxa"/>
          </w:tcPr>
          <w:p w14:paraId="54ECB156"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min</w:t>
            </w:r>
          </w:p>
        </w:tc>
        <w:tc>
          <w:tcPr>
            <w:tcW w:w="5589" w:type="dxa"/>
          </w:tcPr>
          <w:p w14:paraId="175C10A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6F10550" w14:textId="77777777" w:rsidTr="001F57D5">
        <w:tc>
          <w:tcPr>
            <w:tcW w:w="3955" w:type="dxa"/>
          </w:tcPr>
          <w:p w14:paraId="77695EBD"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X max</w:t>
            </w:r>
          </w:p>
        </w:tc>
        <w:tc>
          <w:tcPr>
            <w:tcW w:w="5589" w:type="dxa"/>
          </w:tcPr>
          <w:p w14:paraId="206467DB"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607CED5C" w14:textId="77777777" w:rsidTr="001F57D5">
        <w:tc>
          <w:tcPr>
            <w:tcW w:w="3955" w:type="dxa"/>
          </w:tcPr>
          <w:p w14:paraId="2765B63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min</w:t>
            </w:r>
          </w:p>
        </w:tc>
        <w:tc>
          <w:tcPr>
            <w:tcW w:w="5589" w:type="dxa"/>
          </w:tcPr>
          <w:p w14:paraId="040C21E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500</w:t>
            </w:r>
          </w:p>
        </w:tc>
      </w:tr>
      <w:tr w:rsidR="003E12CB" w:rsidRPr="00D300D9" w14:paraId="4813F4FD" w14:textId="77777777" w:rsidTr="001F57D5">
        <w:tc>
          <w:tcPr>
            <w:tcW w:w="3955" w:type="dxa"/>
          </w:tcPr>
          <w:p w14:paraId="33AAD1D7"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Y max</w:t>
            </w:r>
          </w:p>
        </w:tc>
        <w:tc>
          <w:tcPr>
            <w:tcW w:w="5589" w:type="dxa"/>
          </w:tcPr>
          <w:p w14:paraId="3B4102C4" w14:textId="77777777" w:rsidR="003E12CB" w:rsidRPr="00D300D9" w:rsidRDefault="003E12CB" w:rsidP="0094343A">
            <w:pPr>
              <w:spacing w:before="100" w:beforeAutospacing="1" w:line="360" w:lineRule="auto"/>
              <w:jc w:val="center"/>
              <w:rPr>
                <w:rFonts w:ascii="Times New Roman" w:hAnsi="Times New Roman" w:cs="Times New Roman"/>
                <w:sz w:val="24"/>
                <w:szCs w:val="24"/>
                <w:highlight w:val="yellow"/>
              </w:rPr>
            </w:pPr>
            <w:r w:rsidRPr="00D300D9">
              <w:rPr>
                <w:rFonts w:ascii="Times New Roman" w:hAnsi="Times New Roman" w:cs="Times New Roman"/>
                <w:sz w:val="24"/>
                <w:szCs w:val="24"/>
                <w:highlight w:val="yellow"/>
              </w:rPr>
              <w:t>700</w:t>
            </w:r>
          </w:p>
        </w:tc>
      </w:tr>
      <w:tr w:rsidR="003E12CB" w:rsidRPr="00D300D9" w14:paraId="0042B817" w14:textId="77777777" w:rsidTr="001F57D5">
        <w:tc>
          <w:tcPr>
            <w:tcW w:w="3955" w:type="dxa"/>
          </w:tcPr>
          <w:p w14:paraId="40AA7B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min [Genome Location Equivalent]</w:t>
            </w:r>
          </w:p>
        </w:tc>
        <w:tc>
          <w:tcPr>
            <w:tcW w:w="5589" w:type="dxa"/>
          </w:tcPr>
          <w:p w14:paraId="674940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41146B3" w14:textId="77777777" w:rsidTr="001F57D5">
        <w:tc>
          <w:tcPr>
            <w:tcW w:w="3955" w:type="dxa"/>
          </w:tcPr>
          <w:p w14:paraId="1A9D0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 max[Genome Location Equivalent]</w:t>
            </w:r>
          </w:p>
        </w:tc>
        <w:tc>
          <w:tcPr>
            <w:tcW w:w="5589" w:type="dxa"/>
          </w:tcPr>
          <w:p w14:paraId="152CD5C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61A01841" w14:textId="77777777" w:rsidTr="001F57D5">
        <w:tc>
          <w:tcPr>
            <w:tcW w:w="3955" w:type="dxa"/>
          </w:tcPr>
          <w:p w14:paraId="55D2418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min [Genome Location Equivalent]</w:t>
            </w:r>
          </w:p>
        </w:tc>
        <w:tc>
          <w:tcPr>
            <w:tcW w:w="5589" w:type="dxa"/>
          </w:tcPr>
          <w:p w14:paraId="7E280DA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20000000</w:t>
            </w:r>
          </w:p>
        </w:tc>
      </w:tr>
      <w:tr w:rsidR="003E12CB" w:rsidRPr="00D300D9" w14:paraId="77B83125" w14:textId="77777777" w:rsidTr="001F57D5">
        <w:tc>
          <w:tcPr>
            <w:tcW w:w="3955" w:type="dxa"/>
          </w:tcPr>
          <w:p w14:paraId="55CF61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Y [Genome Location Equivalent]</w:t>
            </w:r>
          </w:p>
        </w:tc>
        <w:tc>
          <w:tcPr>
            <w:tcW w:w="5589" w:type="dxa"/>
          </w:tcPr>
          <w:p w14:paraId="0FCE484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28000000</w:t>
            </w:r>
          </w:p>
        </w:tc>
      </w:tr>
      <w:tr w:rsidR="003E12CB" w:rsidRPr="00D300D9" w14:paraId="3FBF6164" w14:textId="77777777" w:rsidTr="001F57D5">
        <w:tc>
          <w:tcPr>
            <w:tcW w:w="3955" w:type="dxa"/>
          </w:tcPr>
          <w:p w14:paraId="704258B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Units detected</w:t>
            </w:r>
          </w:p>
        </w:tc>
        <w:tc>
          <w:tcPr>
            <w:tcW w:w="5589" w:type="dxa"/>
          </w:tcPr>
          <w:p w14:paraId="3C5263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2382</w:t>
            </w:r>
          </w:p>
        </w:tc>
      </w:tr>
      <w:tr w:rsidR="003E12CB" w:rsidRPr="00D300D9" w14:paraId="74B9C4DD" w14:textId="77777777" w:rsidTr="001F57D5">
        <w:tc>
          <w:tcPr>
            <w:tcW w:w="3955" w:type="dxa"/>
          </w:tcPr>
          <w:p w14:paraId="2C080EE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Number of Missing Units</w:t>
            </w:r>
          </w:p>
        </w:tc>
        <w:tc>
          <w:tcPr>
            <w:tcW w:w="5589" w:type="dxa"/>
          </w:tcPr>
          <w:p w14:paraId="4C3051AA"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62614204" w14:textId="77777777" w:rsidTr="001F57D5">
        <w:tc>
          <w:tcPr>
            <w:tcW w:w="3955" w:type="dxa"/>
          </w:tcPr>
          <w:p w14:paraId="15C257E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Resolution detected</w:t>
            </w:r>
          </w:p>
        </w:tc>
        <w:tc>
          <w:tcPr>
            <w:tcW w:w="5589" w:type="dxa"/>
          </w:tcPr>
          <w:p w14:paraId="5BB24DD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682FC75C" w14:textId="77777777" w:rsidTr="001F57D5">
        <w:tc>
          <w:tcPr>
            <w:tcW w:w="3955" w:type="dxa"/>
          </w:tcPr>
          <w:p w14:paraId="482E788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Start Position</w:t>
            </w:r>
          </w:p>
        </w:tc>
        <w:tc>
          <w:tcPr>
            <w:tcW w:w="5589" w:type="dxa"/>
          </w:tcPr>
          <w:p w14:paraId="39D2D48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0</w:t>
            </w:r>
          </w:p>
        </w:tc>
      </w:tr>
      <w:tr w:rsidR="003E12CB" w:rsidRPr="00D300D9" w14:paraId="087F6B68" w14:textId="77777777" w:rsidTr="001F57D5">
        <w:tc>
          <w:tcPr>
            <w:tcW w:w="3955" w:type="dxa"/>
          </w:tcPr>
          <w:p w14:paraId="0BFFF47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Initial End Position</w:t>
            </w:r>
          </w:p>
        </w:tc>
        <w:tc>
          <w:tcPr>
            <w:tcW w:w="5589" w:type="dxa"/>
          </w:tcPr>
          <w:p w14:paraId="7552E74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95240000</w:t>
            </w:r>
          </w:p>
        </w:tc>
      </w:tr>
      <w:tr w:rsidR="003E12CB" w:rsidRPr="00D300D9" w14:paraId="59F66E44" w14:textId="77777777" w:rsidTr="001F57D5">
        <w:trPr>
          <w:trHeight w:val="125"/>
        </w:trPr>
        <w:tc>
          <w:tcPr>
            <w:tcW w:w="3955" w:type="dxa"/>
          </w:tcPr>
          <w:p w14:paraId="1B483BBE" w14:textId="77777777" w:rsidR="003E12CB" w:rsidRPr="00D300D9" w:rsidRDefault="003E12CB" w:rsidP="0094343A">
            <w:pPr>
              <w:spacing w:before="100" w:beforeAutospacing="1" w:line="360" w:lineRule="auto"/>
              <w:jc w:val="center"/>
              <w:rPr>
                <w:rFonts w:ascii="Times New Roman" w:hAnsi="Times New Roman" w:cs="Times New Roman"/>
                <w:color w:val="000000" w:themeColor="text1"/>
                <w:sz w:val="24"/>
                <w:szCs w:val="24"/>
              </w:rPr>
            </w:pPr>
            <w:r w:rsidRPr="00D300D9">
              <w:rPr>
                <w:rFonts w:ascii="Times New Roman" w:hAnsi="Times New Roman" w:cs="Times New Roman"/>
                <w:color w:val="000000" w:themeColor="text1"/>
                <w:sz w:val="24"/>
                <w:szCs w:val="24"/>
              </w:rPr>
              <w:t>Gradient</w:t>
            </w:r>
          </w:p>
        </w:tc>
        <w:tc>
          <w:tcPr>
            <w:tcW w:w="5589" w:type="dxa"/>
          </w:tcPr>
          <w:p w14:paraId="3D289C0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HOT</w:t>
            </w:r>
          </w:p>
        </w:tc>
      </w:tr>
      <w:tr w:rsidR="003E12CB" w:rsidRPr="00D300D9" w14:paraId="4371A5C8" w14:textId="77777777" w:rsidTr="001F57D5">
        <w:tc>
          <w:tcPr>
            <w:tcW w:w="3955" w:type="dxa"/>
          </w:tcPr>
          <w:p w14:paraId="5DF1099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Type</w:t>
            </w:r>
          </w:p>
        </w:tc>
        <w:tc>
          <w:tcPr>
            <w:tcW w:w="5589" w:type="dxa"/>
          </w:tcPr>
          <w:p w14:paraId="030A768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TANH</w:t>
            </w:r>
          </w:p>
        </w:tc>
      </w:tr>
    </w:tbl>
    <w:p w14:paraId="79F1BED9"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p>
    <w:p w14:paraId="4A338FD4" w14:textId="77777777" w:rsidR="003E12CB" w:rsidRPr="00D300D9" w:rsidRDefault="003E12CB" w:rsidP="003E12CB">
      <w:pPr>
        <w:pStyle w:val="ListParagraph"/>
        <w:spacing w:before="100" w:beforeAutospacing="1" w:after="0" w:line="360" w:lineRule="auto"/>
        <w:ind w:left="0"/>
        <w:rPr>
          <w:rFonts w:ascii="Times New Roman" w:hAnsi="Times New Roman" w:cs="Times New Roman"/>
          <w:b/>
          <w:sz w:val="24"/>
          <w:szCs w:val="24"/>
        </w:rPr>
      </w:pPr>
      <w:bookmarkStart w:id="111" w:name="Step3"/>
      <w:r w:rsidRPr="00D300D9">
        <w:rPr>
          <w:rFonts w:ascii="Times New Roman" w:hAnsi="Times New Roman" w:cs="Times New Roman"/>
          <w:b/>
          <w:sz w:val="24"/>
          <w:szCs w:val="24"/>
        </w:rPr>
        <w:t>Step 3</w:t>
      </w:r>
      <w:bookmarkEnd w:id="111"/>
      <w:r w:rsidRPr="00D300D9">
        <w:rPr>
          <w:rFonts w:ascii="Times New Roman" w:hAnsi="Times New Roman" w:cs="Times New Roman"/>
          <w:b/>
          <w:sz w:val="24"/>
          <w:szCs w:val="24"/>
        </w:rPr>
        <w:t>:</w:t>
      </w:r>
    </w:p>
    <w:p w14:paraId="3721A1BE"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i/>
          <w:sz w:val="24"/>
          <w:szCs w:val="24"/>
        </w:rPr>
        <w:t>Browse &amp; Load</w:t>
      </w:r>
      <w:r w:rsidRPr="00D300D9">
        <w:rPr>
          <w:rFonts w:ascii="Times New Roman" w:hAnsi="Times New Roman" w:cs="Times New Roman"/>
          <w:sz w:val="24"/>
          <w:szCs w:val="24"/>
        </w:rPr>
        <w:t xml:space="preserve"> the ClusterTAD file found here:</w:t>
      </w:r>
    </w:p>
    <w:p w14:paraId="2046B4D1" w14:textId="77777777" w:rsidR="003E12CB" w:rsidRPr="00D300D9" w:rsidRDefault="003E12CB" w:rsidP="003E12CB">
      <w:pPr>
        <w:pStyle w:val="ListParagraph"/>
        <w:spacing w:before="100" w:beforeAutospacing="1" w:after="0" w:line="360" w:lineRule="auto"/>
        <w:ind w:left="990"/>
        <w:rPr>
          <w:rFonts w:ascii="Times New Roman" w:hAnsi="Times New Roman" w:cs="Times New Roman"/>
          <w:sz w:val="24"/>
          <w:szCs w:val="24"/>
        </w:rPr>
      </w:pPr>
      <w:r w:rsidRPr="00D300D9">
        <w:rPr>
          <w:rFonts w:ascii="Times New Roman" w:hAnsi="Times New Roman" w:cs="Times New Roman"/>
          <w:sz w:val="24"/>
          <w:szCs w:val="24"/>
        </w:rPr>
        <w:t>ClusterTAD: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TAD_annotation</w:t>
      </w:r>
      <w:proofErr w:type="spellEnd"/>
      <w:r w:rsidRPr="00D300D9">
        <w:rPr>
          <w:rFonts w:ascii="Times New Roman" w:hAnsi="Times New Roman" w:cs="Times New Roman"/>
          <w:sz w:val="24"/>
          <w:szCs w:val="24"/>
        </w:rPr>
        <w:t>/</w:t>
      </w:r>
      <w:proofErr w:type="spellStart"/>
      <w:r w:rsidRPr="00D300D9">
        <w:rPr>
          <w:rFonts w:ascii="Times New Roman" w:hAnsi="Times New Roman" w:cs="Times New Roman"/>
          <w:sz w:val="24"/>
          <w:szCs w:val="24"/>
        </w:rPr>
        <w:t>mESC_TAD_bed</w:t>
      </w:r>
      <w:proofErr w:type="spellEnd"/>
      <w:r w:rsidRPr="00D300D9">
        <w:rPr>
          <w:rFonts w:ascii="Times New Roman" w:hAnsi="Times New Roman" w:cs="Times New Roman"/>
          <w:sz w:val="24"/>
          <w:szCs w:val="24"/>
        </w:rPr>
        <w:t>/ ClusterTAD /chr17.bed.</w:t>
      </w:r>
    </w:p>
    <w:p w14:paraId="539371A5"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Select a Unique from Color 1 to 4. (Ex: Color 1 for ClusterTAD and Color 2 for DI)</w:t>
      </w:r>
    </w:p>
    <w:p w14:paraId="5A7B97DD" w14:textId="77777777" w:rsidR="003E12CB" w:rsidRPr="00D300D9" w:rsidRDefault="003E12CB" w:rsidP="003E12CB">
      <w:pPr>
        <w:pStyle w:val="ListParagraph"/>
        <w:numPr>
          <w:ilvl w:val="1"/>
          <w:numId w:val="20"/>
        </w:numPr>
        <w:spacing w:before="100" w:beforeAutospacing="1" w:after="0" w:line="360" w:lineRule="auto"/>
        <w:ind w:left="990" w:hanging="270"/>
        <w:rPr>
          <w:rFonts w:ascii="Times New Roman" w:hAnsi="Times New Roman" w:cs="Times New Roman"/>
          <w:sz w:val="24"/>
          <w:szCs w:val="24"/>
        </w:rPr>
      </w:pPr>
      <w:r w:rsidRPr="00D300D9">
        <w:rPr>
          <w:rFonts w:ascii="Times New Roman" w:hAnsi="Times New Roman" w:cs="Times New Roman"/>
          <w:sz w:val="24"/>
          <w:szCs w:val="24"/>
        </w:rPr>
        <w:t xml:space="preserve">Click the </w:t>
      </w:r>
      <w:r w:rsidRPr="00D300D9">
        <w:rPr>
          <w:rFonts w:ascii="Times New Roman" w:hAnsi="Times New Roman" w:cs="Times New Roman"/>
          <w:i/>
          <w:sz w:val="24"/>
          <w:szCs w:val="24"/>
        </w:rPr>
        <w:t>Show TAD on Heatmap</w:t>
      </w:r>
      <w:r w:rsidRPr="00D300D9">
        <w:rPr>
          <w:rFonts w:ascii="Times New Roman" w:hAnsi="Times New Roman" w:cs="Times New Roman"/>
          <w:sz w:val="24"/>
          <w:szCs w:val="24"/>
        </w:rPr>
        <w:t xml:space="preserve"> button.</w:t>
      </w:r>
    </w:p>
    <w:p w14:paraId="527DD9B8" w14:textId="77777777" w:rsidR="003E12CB" w:rsidRPr="00D300D9" w:rsidRDefault="003E12CB" w:rsidP="003E12CB">
      <w:pPr>
        <w:spacing w:before="100" w:beforeAutospacing="1" w:after="0" w:line="360" w:lineRule="auto"/>
        <w:rPr>
          <w:rFonts w:ascii="Times New Roman" w:hAnsi="Times New Roman" w:cs="Times New Roman"/>
          <w:b/>
          <w:sz w:val="24"/>
          <w:szCs w:val="24"/>
        </w:rPr>
      </w:pPr>
      <w:r w:rsidRPr="00D300D9">
        <w:rPr>
          <w:rFonts w:ascii="Times New Roman" w:hAnsi="Times New Roman" w:cs="Times New Roman"/>
          <w:b/>
          <w:sz w:val="24"/>
          <w:szCs w:val="24"/>
        </w:rPr>
        <w:t>Step 4:</w:t>
      </w:r>
    </w:p>
    <w:p w14:paraId="411638EB"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t xml:space="preserve">To display multiple TADs on the Heatmap, Mark/Check the </w:t>
      </w:r>
      <w:r w:rsidRPr="00D300D9">
        <w:rPr>
          <w:rFonts w:ascii="Times New Roman" w:hAnsi="Times New Roman" w:cs="Times New Roman"/>
          <w:i/>
          <w:sz w:val="24"/>
          <w:szCs w:val="24"/>
        </w:rPr>
        <w:t>Display Multiple TADs</w:t>
      </w:r>
      <w:r w:rsidRPr="00D300D9">
        <w:rPr>
          <w:rFonts w:ascii="Times New Roman" w:hAnsi="Times New Roman" w:cs="Times New Roman"/>
          <w:sz w:val="24"/>
          <w:szCs w:val="24"/>
        </w:rPr>
        <w:t xml:space="preserve"> then Repeat </w:t>
      </w:r>
      <w:hyperlink w:anchor="Step3" w:history="1">
        <w:r w:rsidRPr="00D300D9">
          <w:rPr>
            <w:rStyle w:val="Hyperlink"/>
            <w:rFonts w:ascii="Times New Roman" w:hAnsi="Times New Roman" w:cs="Times New Roman"/>
            <w:sz w:val="24"/>
            <w:szCs w:val="24"/>
          </w:rPr>
          <w:t>Step 3</w:t>
        </w:r>
      </w:hyperlink>
      <w:r w:rsidRPr="00D300D9">
        <w:rPr>
          <w:rFonts w:ascii="Times New Roman" w:hAnsi="Times New Roman" w:cs="Times New Roman"/>
          <w:sz w:val="24"/>
          <w:szCs w:val="24"/>
        </w:rPr>
        <w:t xml:space="preserve"> with the DI file found here:  </w:t>
      </w:r>
    </w:p>
    <w:p w14:paraId="0C925761" w14:textId="77777777" w:rsidR="003E12CB" w:rsidRPr="00D300D9" w:rsidRDefault="003E12CB" w:rsidP="003E12CB">
      <w:pPr>
        <w:spacing w:before="100" w:beforeAutospacing="1" w:after="0" w:line="360" w:lineRule="auto"/>
        <w:ind w:left="720"/>
        <w:rPr>
          <w:rFonts w:ascii="Times New Roman" w:hAnsi="Times New Roman" w:cs="Times New Roman"/>
          <w:sz w:val="24"/>
          <w:szCs w:val="24"/>
        </w:rPr>
      </w:pPr>
      <w:r w:rsidRPr="00D300D9">
        <w:rPr>
          <w:rFonts w:ascii="Times New Roman" w:hAnsi="Times New Roman" w:cs="Times New Roman"/>
          <w:sz w:val="24"/>
          <w:szCs w:val="24"/>
        </w:rPr>
        <w:lastRenderedPageBreak/>
        <w:t xml:space="preserve">DI: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DI /chr17.bed</w:t>
      </w:r>
      <w:r w:rsidRPr="00D300D9">
        <w:rPr>
          <w:rFonts w:ascii="Times New Roman" w:hAnsi="Times New Roman" w:cs="Times New Roman"/>
          <w:sz w:val="24"/>
          <w:szCs w:val="24"/>
        </w:rPr>
        <w:t xml:space="preserve">  </w:t>
      </w:r>
    </w:p>
    <w:p w14:paraId="652EED11" w14:textId="77777777" w:rsidR="003E12CB" w:rsidRPr="00D300D9" w:rsidRDefault="003E12CB" w:rsidP="003E12CB">
      <w:pPr>
        <w:pStyle w:val="Textbody"/>
        <w:rPr>
          <w:lang w:val="en-US"/>
        </w:rPr>
      </w:pPr>
    </w:p>
    <w:p w14:paraId="5449944B" w14:textId="77777777" w:rsidR="003E12CB" w:rsidRPr="00D300D9" w:rsidRDefault="003E12CB" w:rsidP="003E12CB">
      <w:pPr>
        <w:pStyle w:val="Textbody"/>
        <w:rPr>
          <w:lang w:val="en-US"/>
        </w:rPr>
      </w:pPr>
    </w:p>
    <w:p w14:paraId="25CAE966" w14:textId="77777777" w:rsidR="003E12CB" w:rsidRPr="00D300D9" w:rsidRDefault="003E12CB" w:rsidP="003E12CB">
      <w:pPr>
        <w:pStyle w:val="Textbody"/>
        <w:jc w:val="center"/>
        <w:rPr>
          <w:lang w:val="en-US"/>
        </w:rPr>
      </w:pPr>
      <w:r w:rsidRPr="00D300D9">
        <w:rPr>
          <w:noProof/>
          <w:lang w:val="en-US" w:eastAsia="en-US"/>
        </w:rPr>
        <w:drawing>
          <wp:inline distT="0" distB="0" distL="0" distR="0" wp14:anchorId="1604B1E7" wp14:editId="4D29AD3B">
            <wp:extent cx="5562801" cy="31460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93745" cy="3163574"/>
                    </a:xfrm>
                    <a:prstGeom prst="rect">
                      <a:avLst/>
                    </a:prstGeom>
                  </pic:spPr>
                </pic:pic>
              </a:graphicData>
            </a:graphic>
          </wp:inline>
        </w:drawing>
      </w:r>
    </w:p>
    <w:p w14:paraId="7468B3F6" w14:textId="2648CCCF" w:rsidR="003E12CB" w:rsidRPr="00D300D9" w:rsidRDefault="003E12CB" w:rsidP="008B139E">
      <w:pPr>
        <w:pStyle w:val="Figures"/>
        <w:rPr>
          <w:rFonts w:cs="Times New Roman"/>
          <w:szCs w:val="24"/>
        </w:rPr>
      </w:pPr>
      <w:bookmarkStart w:id="112" w:name="_Toc503960233"/>
      <w:bookmarkStart w:id="113" w:name="_Toc504661608"/>
      <w:bookmarkStart w:id="114" w:name="_Toc510451535"/>
      <w:r w:rsidRPr="00D300D9">
        <w:rPr>
          <w:rFonts w:cs="Times New Roman"/>
          <w:szCs w:val="24"/>
        </w:rPr>
        <w:t xml:space="preserve">Figure </w:t>
      </w:r>
      <w:r w:rsidR="001F57D5" w:rsidRPr="00D300D9">
        <w:rPr>
          <w:rFonts w:cs="Times New Roman"/>
          <w:szCs w:val="24"/>
        </w:rPr>
        <w:t>10</w:t>
      </w:r>
      <w:r w:rsidRPr="00D300D9">
        <w:rPr>
          <w:rFonts w:cs="Times New Roman"/>
          <w:szCs w:val="24"/>
        </w:rPr>
        <w:t>: Demonstration of TAD Annotation on 2D Heatmap</w:t>
      </w:r>
      <w:bookmarkEnd w:id="112"/>
      <w:bookmarkEnd w:id="113"/>
      <w:bookmarkEnd w:id="114"/>
    </w:p>
    <w:p w14:paraId="6FCCD043" w14:textId="77777777" w:rsidR="003E12CB" w:rsidRPr="00D300D9" w:rsidRDefault="003E12CB" w:rsidP="003E12CB">
      <w:pPr>
        <w:pStyle w:val="Textbody"/>
        <w:jc w:val="center"/>
        <w:rPr>
          <w:lang w:val="en-US"/>
        </w:rPr>
      </w:pPr>
    </w:p>
    <w:p w14:paraId="1F5E89C3" w14:textId="77777777" w:rsidR="003E12CB" w:rsidRPr="00D300D9" w:rsidRDefault="003E12CB" w:rsidP="00E42080">
      <w:pPr>
        <w:pStyle w:val="Heading2"/>
      </w:pPr>
      <w:bookmarkStart w:id="115" w:name="_Toc510439852"/>
      <w:r w:rsidRPr="00D300D9">
        <w:t>Identify TAD</w:t>
      </w:r>
      <w:bookmarkEnd w:id="115"/>
    </w:p>
    <w:p w14:paraId="08D7B537" w14:textId="77777777" w:rsidR="003E12CB" w:rsidRPr="00D300D9" w:rsidRDefault="003E12CB" w:rsidP="00E42080">
      <w:pPr>
        <w:pStyle w:val="Heading3"/>
      </w:pPr>
      <w:bookmarkStart w:id="116" w:name="_Toc510439853"/>
      <w:r w:rsidRPr="00D300D9">
        <w:t>Purpose</w:t>
      </w:r>
      <w:bookmarkEnd w:id="116"/>
    </w:p>
    <w:p w14:paraId="564FBB5F"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identify Topological Associated domains from input contact matrix.</w:t>
      </w:r>
    </w:p>
    <w:p w14:paraId="4BD414C9" w14:textId="77777777" w:rsidR="003E12CB" w:rsidRPr="00D300D9" w:rsidRDefault="003E12CB" w:rsidP="00E42080">
      <w:pPr>
        <w:pStyle w:val="Heading3"/>
      </w:pPr>
      <w:bookmarkStart w:id="117" w:name="_Toc510439854"/>
      <w:r w:rsidRPr="00D300D9">
        <w:t>Input</w:t>
      </w:r>
      <w:bookmarkEnd w:id="117"/>
    </w:p>
    <w:p w14:paraId="222E44BA" w14:textId="1B0208EB"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input file in square matrix format (a full matrix representing all the contact regions) or a sparse matrix format (each line represents a contact by three numbers separated by whitespaces: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position1</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r w:rsidRPr="00D300D9">
        <w:rPr>
          <w:rFonts w:ascii="Times New Roman" w:hAnsi="Times New Roman" w:cs="Times New Roman"/>
          <w:sz w:val="24"/>
          <w:szCs w:val="24"/>
        </w:rPr>
        <w:t>postion2</w:t>
      </w:r>
      <w:r w:rsidR="003304A5" w:rsidRPr="00D300D9">
        <w:rPr>
          <w:rFonts w:ascii="Times New Roman" w:hAnsi="Times New Roman" w:cs="Times New Roman"/>
          <w:sz w:val="24"/>
          <w:szCs w:val="24"/>
        </w:rPr>
        <w:t>&gt;</w:t>
      </w:r>
      <w:r w:rsidRPr="00D300D9">
        <w:rPr>
          <w:rFonts w:ascii="Times New Roman" w:hAnsi="Times New Roman" w:cs="Times New Roman"/>
          <w:sz w:val="24"/>
          <w:szCs w:val="24"/>
        </w:rPr>
        <w:t xml:space="preserve"> </w:t>
      </w:r>
      <w:r w:rsidR="003304A5" w:rsidRPr="00D300D9">
        <w:rPr>
          <w:rFonts w:ascii="Times New Roman" w:hAnsi="Times New Roman" w:cs="Times New Roman"/>
          <w:sz w:val="24"/>
          <w:szCs w:val="24"/>
        </w:rPr>
        <w:t>&lt;</w:t>
      </w:r>
      <w:proofErr w:type="spellStart"/>
      <w:r w:rsidRPr="00D300D9">
        <w:rPr>
          <w:rFonts w:ascii="Times New Roman" w:hAnsi="Times New Roman" w:cs="Times New Roman"/>
          <w:sz w:val="24"/>
          <w:szCs w:val="24"/>
        </w:rPr>
        <w:t>interaction_frequency</w:t>
      </w:r>
      <w:proofErr w:type="spellEnd"/>
      <w:r w:rsidR="003304A5" w:rsidRPr="00D300D9">
        <w:rPr>
          <w:rFonts w:ascii="Times New Roman" w:hAnsi="Times New Roman" w:cs="Times New Roman"/>
          <w:sz w:val="24"/>
          <w:szCs w:val="24"/>
        </w:rPr>
        <w:t>&gt;</w:t>
      </w:r>
      <w:r w:rsidRPr="00D300D9">
        <w:rPr>
          <w:rFonts w:ascii="Times New Roman" w:hAnsi="Times New Roman" w:cs="Times New Roman"/>
          <w:sz w:val="24"/>
          <w:szCs w:val="24"/>
        </w:rPr>
        <w:t>.</w:t>
      </w:r>
    </w:p>
    <w:p w14:paraId="640F6803"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An example sparse matrix file can be found here: </w:t>
      </w:r>
    </w:p>
    <w:p w14:paraId="3E16302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i/>
          <w:sz w:val="24"/>
          <w:szCs w:val="24"/>
        </w:rPr>
      </w:pP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 xml:space="preserve">/ </w:t>
      </w:r>
      <w:proofErr w:type="spellStart"/>
      <w:r w:rsidRPr="00D300D9">
        <w:rPr>
          <w:rFonts w:ascii="Times New Roman" w:hAnsi="Times New Roman" w:cs="Times New Roman"/>
          <w:i/>
          <w:sz w:val="24"/>
          <w:szCs w:val="24"/>
        </w:rPr>
        <w:t>contact_matrices</w:t>
      </w:r>
      <w:proofErr w:type="spellEnd"/>
      <w:r w:rsidRPr="00D300D9">
        <w:rPr>
          <w:rFonts w:ascii="Times New Roman" w:hAnsi="Times New Roman" w:cs="Times New Roman"/>
          <w:i/>
          <w:sz w:val="24"/>
          <w:szCs w:val="24"/>
        </w:rPr>
        <w:t>/ chr11_10kb_gm12878_list_125mb_135mb.txt</w:t>
      </w:r>
    </w:p>
    <w:p w14:paraId="7441312F" w14:textId="77777777" w:rsidR="003E12CB" w:rsidRPr="00D300D9" w:rsidRDefault="003E12CB" w:rsidP="00E42080">
      <w:pPr>
        <w:pStyle w:val="Heading3"/>
      </w:pPr>
      <w:bookmarkStart w:id="118" w:name="_Toc510439855"/>
      <w:r w:rsidRPr="00D300D9">
        <w:lastRenderedPageBreak/>
        <w:t>Output</w:t>
      </w:r>
      <w:bookmarkEnd w:id="118"/>
    </w:p>
    <w:p w14:paraId="0408D80E"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TAD with the best quality will be generated prefixed with </w:t>
      </w:r>
      <w:proofErr w:type="spellStart"/>
      <w:r w:rsidRPr="00D300D9">
        <w:rPr>
          <w:rFonts w:ascii="Times New Roman" w:hAnsi="Times New Roman" w:cs="Times New Roman"/>
          <w:b/>
          <w:i/>
          <w:sz w:val="24"/>
          <w:szCs w:val="24"/>
        </w:rPr>
        <w:t>BestTAD</w:t>
      </w:r>
      <w:proofErr w:type="spellEnd"/>
      <w:r w:rsidRPr="00D300D9">
        <w:rPr>
          <w:rFonts w:ascii="Times New Roman" w:hAnsi="Times New Roman" w:cs="Times New Roman"/>
          <w:sz w:val="24"/>
          <w:szCs w:val="24"/>
        </w:rPr>
        <w:t xml:space="preserve">_ in </w:t>
      </w:r>
      <w:r w:rsidRPr="00D300D9">
        <w:rPr>
          <w:rFonts w:ascii="Times New Roman" w:hAnsi="Times New Roman" w:cs="Times New Roman"/>
          <w:i/>
          <w:sz w:val="24"/>
          <w:szCs w:val="24"/>
        </w:rPr>
        <w:t>bed</w:t>
      </w:r>
      <w:r w:rsidRPr="00D300D9">
        <w:rPr>
          <w:rFonts w:ascii="Times New Roman" w:hAnsi="Times New Roman" w:cs="Times New Roman"/>
          <w:sz w:val="24"/>
          <w:szCs w:val="24"/>
        </w:rPr>
        <w:t xml:space="preserve"> format. This file will be found here: </w:t>
      </w:r>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Selected_output_directory_from_GUI</w:t>
      </w:r>
      <w:proofErr w:type="spellEnd"/>
      <w:r w:rsidRPr="00D300D9">
        <w:rPr>
          <w:rFonts w:ascii="Times New Roman" w:hAnsi="Times New Roman" w:cs="Times New Roman"/>
          <w:i/>
          <w:sz w:val="24"/>
          <w:szCs w:val="24"/>
        </w:rPr>
        <w:t>/Output/TADs/.</w:t>
      </w:r>
    </w:p>
    <w:p w14:paraId="62554DDA" w14:textId="77777777" w:rsidR="003E12CB" w:rsidRPr="00D300D9" w:rsidRDefault="003E12CB" w:rsidP="00E42080">
      <w:pPr>
        <w:pStyle w:val="Heading3"/>
      </w:pPr>
      <w:bookmarkStart w:id="119" w:name="_Toc510439856"/>
      <w:r w:rsidRPr="00D300D9">
        <w:t>Running</w:t>
      </w:r>
      <w:bookmarkEnd w:id="119"/>
    </w:p>
    <w:p w14:paraId="7D9889F2"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2D-Functions/Identify TAD.</w:t>
      </w:r>
    </w:p>
    <w:p w14:paraId="5FF0FC60"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3B0EEBA2"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52E780C2" wp14:editId="16436187">
            <wp:extent cx="3484606" cy="181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20761" cy="1832297"/>
                    </a:xfrm>
                    <a:prstGeom prst="rect">
                      <a:avLst/>
                    </a:prstGeom>
                  </pic:spPr>
                </pic:pic>
              </a:graphicData>
            </a:graphic>
          </wp:inline>
        </w:drawing>
      </w:r>
    </w:p>
    <w:p w14:paraId="467269E3" w14:textId="1309ED11" w:rsidR="003E12CB" w:rsidRPr="00D300D9" w:rsidRDefault="003E12CB" w:rsidP="008B139E">
      <w:pPr>
        <w:pStyle w:val="Figures"/>
        <w:rPr>
          <w:rFonts w:cs="Times New Roman"/>
          <w:szCs w:val="24"/>
        </w:rPr>
      </w:pPr>
      <w:bookmarkStart w:id="120" w:name="_Toc503960234"/>
      <w:bookmarkStart w:id="121" w:name="_Toc504661609"/>
      <w:bookmarkStart w:id="122" w:name="_Toc510451536"/>
      <w:r w:rsidRPr="00D300D9">
        <w:rPr>
          <w:rFonts w:cs="Times New Roman"/>
          <w:szCs w:val="24"/>
        </w:rPr>
        <w:t xml:space="preserve">Figure </w:t>
      </w:r>
      <w:r w:rsidR="009D03B9" w:rsidRPr="00D300D9">
        <w:rPr>
          <w:rFonts w:cs="Times New Roman"/>
          <w:szCs w:val="24"/>
        </w:rPr>
        <w:t>11</w:t>
      </w:r>
      <w:r w:rsidRPr="00D300D9">
        <w:rPr>
          <w:rFonts w:cs="Times New Roman"/>
          <w:szCs w:val="24"/>
        </w:rPr>
        <w:t>: Identifying TADs on a contact matrix</w:t>
      </w:r>
      <w:bookmarkEnd w:id="120"/>
      <w:bookmarkEnd w:id="121"/>
      <w:bookmarkEnd w:id="122"/>
    </w:p>
    <w:p w14:paraId="2E55009C"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E051DAB"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tbl>
      <w:tblPr>
        <w:tblStyle w:val="TableGrid"/>
        <w:tblW w:w="10144" w:type="dxa"/>
        <w:tblLook w:val="04A0" w:firstRow="1" w:lastRow="0" w:firstColumn="1" w:lastColumn="0" w:noHBand="0" w:noVBand="1"/>
      </w:tblPr>
      <w:tblGrid>
        <w:gridCol w:w="3856"/>
        <w:gridCol w:w="4562"/>
        <w:gridCol w:w="1726"/>
      </w:tblGrid>
      <w:tr w:rsidR="003E12CB" w:rsidRPr="00D300D9" w14:paraId="0F1FE396" w14:textId="77777777" w:rsidTr="009D03B9">
        <w:tc>
          <w:tcPr>
            <w:tcW w:w="3856" w:type="dxa"/>
          </w:tcPr>
          <w:p w14:paraId="754FD70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12F9F4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1A321A1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398880B9" w14:textId="77777777" w:rsidTr="009D03B9">
        <w:tc>
          <w:tcPr>
            <w:tcW w:w="3856" w:type="dxa"/>
          </w:tcPr>
          <w:p w14:paraId="556AB54D"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contact file </w:t>
            </w:r>
          </w:p>
        </w:tc>
        <w:tc>
          <w:tcPr>
            <w:tcW w:w="4562" w:type="dxa"/>
          </w:tcPr>
          <w:p w14:paraId="79BA339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An input file in any of the format described above</w:t>
            </w:r>
          </w:p>
        </w:tc>
        <w:tc>
          <w:tcPr>
            <w:tcW w:w="1726" w:type="dxa"/>
          </w:tcPr>
          <w:p w14:paraId="775957C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DDEA6A1" w14:textId="77777777" w:rsidTr="009D03B9">
        <w:tc>
          <w:tcPr>
            <w:tcW w:w="3856" w:type="dxa"/>
          </w:tcPr>
          <w:p w14:paraId="44BF0B8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Output folder</w:t>
            </w:r>
          </w:p>
        </w:tc>
        <w:tc>
          <w:tcPr>
            <w:tcW w:w="4562" w:type="dxa"/>
          </w:tcPr>
          <w:p w14:paraId="702B11F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3F5D003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FEBC9A" w14:textId="77777777" w:rsidTr="009D03B9">
        <w:tc>
          <w:tcPr>
            <w:tcW w:w="3856" w:type="dxa"/>
          </w:tcPr>
          <w:p w14:paraId="11AB6E7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Is </w:t>
            </w:r>
            <w:proofErr w:type="spellStart"/>
            <w:r w:rsidRPr="00D300D9">
              <w:rPr>
                <w:rFonts w:ascii="Times New Roman" w:hAnsi="Times New Roman" w:cs="Times New Roman"/>
                <w:sz w:val="24"/>
                <w:szCs w:val="24"/>
              </w:rPr>
              <w:t>SquareMatrix</w:t>
            </w:r>
            <w:proofErr w:type="spellEnd"/>
            <w:r w:rsidRPr="00D300D9">
              <w:rPr>
                <w:rFonts w:ascii="Times New Roman" w:hAnsi="Times New Roman" w:cs="Times New Roman"/>
                <w:sz w:val="24"/>
                <w:szCs w:val="24"/>
              </w:rPr>
              <w:t>?(Input contact file)</w:t>
            </w:r>
          </w:p>
        </w:tc>
        <w:tc>
          <w:tcPr>
            <w:tcW w:w="4562" w:type="dxa"/>
          </w:tcPr>
          <w:p w14:paraId="78B9AE5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the user to specify if the input is a Square matrix (a full matrix) or a sparse matrix. If checked, it displays a textbox for the user to specify the matrix resolution.</w:t>
            </w:r>
          </w:p>
        </w:tc>
        <w:tc>
          <w:tcPr>
            <w:tcW w:w="1726" w:type="dxa"/>
          </w:tcPr>
          <w:p w14:paraId="0662E52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unchecked</w:t>
            </w:r>
          </w:p>
        </w:tc>
      </w:tr>
      <w:tr w:rsidR="003E12CB" w:rsidRPr="00D300D9" w14:paraId="11BB88E6" w14:textId="77777777" w:rsidTr="009D03B9">
        <w:tc>
          <w:tcPr>
            <w:tcW w:w="3856" w:type="dxa"/>
          </w:tcPr>
          <w:p w14:paraId="39961DD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4F0375E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It is visible only if </w:t>
            </w:r>
            <w:r w:rsidRPr="00D300D9">
              <w:rPr>
                <w:rFonts w:ascii="Times New Roman" w:hAnsi="Times New Roman" w:cs="Times New Roman"/>
                <w:i/>
                <w:sz w:val="24"/>
                <w:szCs w:val="24"/>
              </w:rPr>
              <w:t xml:space="preserve">Is </w:t>
            </w:r>
            <w:proofErr w:type="spellStart"/>
            <w:r w:rsidRPr="00D300D9">
              <w:rPr>
                <w:rFonts w:ascii="Times New Roman" w:hAnsi="Times New Roman" w:cs="Times New Roman"/>
                <w:i/>
                <w:sz w:val="24"/>
                <w:szCs w:val="24"/>
              </w:rPr>
              <w:t>SquareMatrix</w:t>
            </w:r>
            <w:proofErr w:type="spellEnd"/>
            <w:r w:rsidRPr="00D300D9">
              <w:rPr>
                <w:rFonts w:ascii="Times New Roman" w:hAnsi="Times New Roman" w:cs="Times New Roman"/>
                <w:i/>
                <w:sz w:val="24"/>
                <w:szCs w:val="24"/>
              </w:rPr>
              <w:t>?</w:t>
            </w:r>
            <w:r w:rsidRPr="00D300D9">
              <w:rPr>
                <w:rFonts w:ascii="Times New Roman" w:hAnsi="Times New Roman" w:cs="Times New Roman"/>
                <w:sz w:val="24"/>
                <w:szCs w:val="24"/>
              </w:rPr>
              <w:t xml:space="preserve"> is checked. It allows user specify resolution for the input matrix.</w:t>
            </w:r>
          </w:p>
        </w:tc>
        <w:tc>
          <w:tcPr>
            <w:tcW w:w="1726" w:type="dxa"/>
          </w:tcPr>
          <w:p w14:paraId="52D0077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26C0FD94" w14:textId="77777777" w:rsidTr="009D03B9">
        <w:tc>
          <w:tcPr>
            <w:tcW w:w="3856" w:type="dxa"/>
          </w:tcPr>
          <w:p w14:paraId="627F8E2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Chromosome (optional)</w:t>
            </w:r>
          </w:p>
        </w:tc>
        <w:tc>
          <w:tcPr>
            <w:tcW w:w="4562" w:type="dxa"/>
          </w:tcPr>
          <w:p w14:paraId="527D93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Allows user to specify the chromosome data</w:t>
            </w:r>
          </w:p>
        </w:tc>
        <w:tc>
          <w:tcPr>
            <w:tcW w:w="1726" w:type="dxa"/>
          </w:tcPr>
          <w:p w14:paraId="36A3034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X</w:t>
            </w:r>
          </w:p>
        </w:tc>
      </w:tr>
      <w:tr w:rsidR="003E12CB" w:rsidRPr="00D300D9" w14:paraId="09CBCD10" w14:textId="77777777" w:rsidTr="009D03B9">
        <w:tc>
          <w:tcPr>
            <w:tcW w:w="3856" w:type="dxa"/>
          </w:tcPr>
          <w:p w14:paraId="54CCE13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Run ClusterTAD Algorithm</w:t>
            </w:r>
          </w:p>
        </w:tc>
        <w:tc>
          <w:tcPr>
            <w:tcW w:w="4562" w:type="dxa"/>
          </w:tcPr>
          <w:p w14:paraId="52E9F67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The default algorithm used for TAD identification from the input contact Matrix</w:t>
            </w:r>
          </w:p>
        </w:tc>
        <w:tc>
          <w:tcPr>
            <w:tcW w:w="1726" w:type="dxa"/>
          </w:tcPr>
          <w:p w14:paraId="74A219F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checked</w:t>
            </w:r>
          </w:p>
        </w:tc>
      </w:tr>
      <w:tr w:rsidR="003E12CB" w:rsidRPr="00D300D9" w14:paraId="153E9617" w14:textId="77777777" w:rsidTr="009D03B9">
        <w:tc>
          <w:tcPr>
            <w:tcW w:w="3856" w:type="dxa"/>
          </w:tcPr>
          <w:p w14:paraId="6A86A3AB"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Run</w:t>
            </w:r>
          </w:p>
        </w:tc>
        <w:tc>
          <w:tcPr>
            <w:tcW w:w="4562" w:type="dxa"/>
          </w:tcPr>
          <w:p w14:paraId="4A41D48D" w14:textId="163DD7E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To start the identification process. A progress bar is displayed to show the steps taken by the TAD identification algorithm.</w:t>
            </w:r>
          </w:p>
        </w:tc>
        <w:tc>
          <w:tcPr>
            <w:tcW w:w="1726" w:type="dxa"/>
          </w:tcPr>
          <w:p w14:paraId="5A84019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2353B9A3" w14:textId="77777777" w:rsidTr="009D03B9">
        <w:tc>
          <w:tcPr>
            <w:tcW w:w="3856" w:type="dxa"/>
          </w:tcPr>
          <w:p w14:paraId="1D10B0B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24585DC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identification, if this button is pressed, the program will stop.</w:t>
            </w:r>
          </w:p>
        </w:tc>
        <w:tc>
          <w:tcPr>
            <w:tcW w:w="1726" w:type="dxa"/>
          </w:tcPr>
          <w:p w14:paraId="6D13954E"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5E05760F"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128F011B" w14:textId="77777777" w:rsidR="003E12CB" w:rsidRPr="00D300D9" w:rsidRDefault="003E12CB" w:rsidP="00E42080">
      <w:pPr>
        <w:pStyle w:val="Heading2"/>
      </w:pPr>
      <w:bookmarkStart w:id="123" w:name="_Toc510439857"/>
      <w:r w:rsidRPr="00D300D9">
        <w:t>Check TAD consistency between two TADs from different methods</w:t>
      </w:r>
      <w:bookmarkEnd w:id="123"/>
    </w:p>
    <w:p w14:paraId="132A329E" w14:textId="77777777" w:rsidR="003E12CB" w:rsidRPr="00D300D9" w:rsidRDefault="003E12CB" w:rsidP="00E42080">
      <w:pPr>
        <w:pStyle w:val="Heading3"/>
      </w:pPr>
      <w:bookmarkStart w:id="124" w:name="_Toc510439858"/>
      <w:r w:rsidRPr="00D300D9">
        <w:t>Purpose</w:t>
      </w:r>
      <w:bookmarkEnd w:id="124"/>
    </w:p>
    <w:p w14:paraId="54E487A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compare two TADs from two different Topological Associated domains identification method.</w:t>
      </w:r>
    </w:p>
    <w:p w14:paraId="5E34EA9B" w14:textId="77777777" w:rsidR="003E12CB" w:rsidRPr="00D300D9" w:rsidRDefault="003E12CB" w:rsidP="00E42080">
      <w:pPr>
        <w:pStyle w:val="Heading3"/>
      </w:pPr>
      <w:bookmarkStart w:id="125" w:name="_Toc510439859"/>
      <w:r w:rsidRPr="00D300D9">
        <w:t>Input</w:t>
      </w:r>
      <w:bookmarkEnd w:id="125"/>
    </w:p>
    <w:p w14:paraId="2F192D74"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A file containing TADs </w:t>
      </w:r>
      <w:proofErr w:type="gramStart"/>
      <w:r w:rsidRPr="00D300D9">
        <w:rPr>
          <w:rFonts w:ascii="Times New Roman" w:hAnsi="Times New Roman" w:cs="Times New Roman"/>
          <w:sz w:val="24"/>
          <w:szCs w:val="24"/>
        </w:rPr>
        <w:t>in .bed</w:t>
      </w:r>
      <w:proofErr w:type="gramEnd"/>
      <w:r w:rsidRPr="00D300D9">
        <w:rPr>
          <w:rFonts w:ascii="Times New Roman" w:hAnsi="Times New Roman" w:cs="Times New Roman"/>
          <w:sz w:val="24"/>
          <w:szCs w:val="24"/>
        </w:rPr>
        <w:t xml:space="preserve"> format. The method whose TADs consistency is to be checked is termed Method-1, and the methods whose TADs is to be compared with is termed Method-2. Choose the same chromosome for different methods. For example, to compare TAD from ClusterTAD with DI for chromosome 17,</w:t>
      </w:r>
    </w:p>
    <w:p w14:paraId="73F17941" w14:textId="4F9DDFE8" w:rsidR="003E12CB" w:rsidRPr="00D300D9" w:rsidRDefault="003E12CB" w:rsidP="00B0724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Method-1</w:t>
      </w:r>
      <w:r w:rsidR="00464976" w:rsidRPr="00D300D9">
        <w:rPr>
          <w:rFonts w:ascii="Times New Roman" w:hAnsi="Times New Roman" w:cs="Times New Roman"/>
          <w:sz w:val="24"/>
          <w:szCs w:val="24"/>
        </w:rPr>
        <w:t xml:space="preserve">: </w:t>
      </w:r>
      <w:r w:rsidRPr="00D300D9">
        <w:rPr>
          <w:rFonts w:ascii="Times New Roman" w:hAnsi="Times New Roman" w:cs="Times New Roman"/>
          <w:sz w:val="24"/>
          <w:szCs w:val="24"/>
        </w:rPr>
        <w:t>/</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ClusterTAD</w:t>
      </w:r>
      <w:r w:rsidRPr="00D300D9">
        <w:rPr>
          <w:rFonts w:ascii="Times New Roman" w:hAnsi="Times New Roman" w:cs="Times New Roman"/>
          <w:sz w:val="24"/>
          <w:szCs w:val="24"/>
        </w:rPr>
        <w:t xml:space="preserve"> /chr17.bed.</w:t>
      </w:r>
    </w:p>
    <w:p w14:paraId="11C5A2B6" w14:textId="1EED3B5E"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Method-2</w:t>
      </w:r>
      <w:r w:rsidR="00464976" w:rsidRPr="00D300D9">
        <w:rPr>
          <w:rFonts w:ascii="Times New Roman" w:hAnsi="Times New Roman" w:cs="Times New Roman"/>
          <w:sz w:val="24"/>
          <w:szCs w:val="24"/>
        </w:rPr>
        <w:t>:</w:t>
      </w:r>
      <w:r w:rsidRPr="00D300D9">
        <w:rPr>
          <w:rFonts w:ascii="Times New Roman" w:hAnsi="Times New Roman" w:cs="Times New Roman"/>
          <w:sz w:val="24"/>
          <w:szCs w:val="24"/>
        </w:rPr>
        <w:t xml:space="preserve"> </w:t>
      </w:r>
      <w:r w:rsidRPr="00D300D9">
        <w:rPr>
          <w:rFonts w:ascii="Times New Roman" w:hAnsi="Times New Roman" w:cs="Times New Roman"/>
          <w:i/>
          <w:sz w:val="24"/>
          <w:szCs w:val="24"/>
        </w:rPr>
        <w:t>/executable/</w:t>
      </w:r>
      <w:proofErr w:type="spellStart"/>
      <w:r w:rsidRPr="00D300D9">
        <w:rPr>
          <w:rFonts w:ascii="Times New Roman" w:hAnsi="Times New Roman" w:cs="Times New Roman"/>
          <w:i/>
          <w:sz w:val="24"/>
          <w:szCs w:val="24"/>
        </w:rPr>
        <w:t>sample_data</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TAD_annotation</w:t>
      </w:r>
      <w:proofErr w:type="spellEnd"/>
      <w:r w:rsidRPr="00D300D9">
        <w:rPr>
          <w:rFonts w:ascii="Times New Roman" w:hAnsi="Times New Roman" w:cs="Times New Roman"/>
          <w:i/>
          <w:sz w:val="24"/>
          <w:szCs w:val="24"/>
        </w:rPr>
        <w:t>/</w:t>
      </w:r>
      <w:proofErr w:type="spellStart"/>
      <w:r w:rsidRPr="00D300D9">
        <w:rPr>
          <w:rFonts w:ascii="Times New Roman" w:hAnsi="Times New Roman" w:cs="Times New Roman"/>
          <w:i/>
          <w:sz w:val="24"/>
          <w:szCs w:val="24"/>
        </w:rPr>
        <w:t>mESC_TAD_bed</w:t>
      </w:r>
      <w:proofErr w:type="spellEnd"/>
      <w:r w:rsidRPr="00D300D9">
        <w:rPr>
          <w:rFonts w:ascii="Times New Roman" w:hAnsi="Times New Roman" w:cs="Times New Roman"/>
          <w:i/>
          <w:sz w:val="24"/>
          <w:szCs w:val="24"/>
        </w:rPr>
        <w:t xml:space="preserve">/ DI /chr17.bed </w:t>
      </w:r>
      <w:r w:rsidRPr="00D300D9">
        <w:rPr>
          <w:rFonts w:ascii="Times New Roman" w:hAnsi="Times New Roman" w:cs="Times New Roman"/>
          <w:sz w:val="24"/>
          <w:szCs w:val="24"/>
        </w:rPr>
        <w:t xml:space="preserve"> </w:t>
      </w:r>
    </w:p>
    <w:p w14:paraId="65FFC96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p>
    <w:p w14:paraId="20DE517B" w14:textId="77777777" w:rsidR="003E12CB" w:rsidRPr="00D300D9" w:rsidRDefault="003E12CB" w:rsidP="00E42080">
      <w:pPr>
        <w:pStyle w:val="Heading3"/>
      </w:pPr>
      <w:bookmarkStart w:id="126" w:name="_Toc510439860"/>
      <w:r w:rsidRPr="00D300D9">
        <w:t>Output</w:t>
      </w:r>
      <w:bookmarkEnd w:id="126"/>
    </w:p>
    <w:p w14:paraId="0BE8A617"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 report of the consistency of the Method-1 with Method-2. The output reports the following cases:</w:t>
      </w:r>
    </w:p>
    <w:tbl>
      <w:tblPr>
        <w:tblStyle w:val="TableGrid"/>
        <w:tblW w:w="0" w:type="auto"/>
        <w:tblLook w:val="04A0" w:firstRow="1" w:lastRow="0" w:firstColumn="1" w:lastColumn="0" w:noHBand="0" w:noVBand="1"/>
      </w:tblPr>
      <w:tblGrid>
        <w:gridCol w:w="4945"/>
        <w:gridCol w:w="4945"/>
      </w:tblGrid>
      <w:tr w:rsidR="003E12CB" w:rsidRPr="00D300D9" w14:paraId="1D92ED86" w14:textId="77777777" w:rsidTr="009D03B9">
        <w:tc>
          <w:tcPr>
            <w:tcW w:w="4945" w:type="dxa"/>
          </w:tcPr>
          <w:p w14:paraId="773881FD"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Case</w:t>
            </w:r>
          </w:p>
        </w:tc>
        <w:tc>
          <w:tcPr>
            <w:tcW w:w="4945" w:type="dxa"/>
          </w:tcPr>
          <w:p w14:paraId="4DDFCB9C" w14:textId="77777777" w:rsidR="003E12CB" w:rsidRPr="00D300D9" w:rsidRDefault="003E12CB" w:rsidP="0094343A">
            <w:pPr>
              <w:pStyle w:val="ListParagraph"/>
              <w:spacing w:before="100" w:beforeAutospacing="1" w:line="360" w:lineRule="auto"/>
              <w:ind w:left="0"/>
              <w:rPr>
                <w:rFonts w:ascii="Times New Roman" w:hAnsi="Times New Roman" w:cs="Times New Roman"/>
                <w:b/>
                <w:sz w:val="24"/>
                <w:szCs w:val="24"/>
              </w:rPr>
            </w:pPr>
            <w:r w:rsidRPr="00D300D9">
              <w:rPr>
                <w:rFonts w:ascii="Times New Roman" w:hAnsi="Times New Roman" w:cs="Times New Roman"/>
                <w:b/>
                <w:sz w:val="24"/>
                <w:szCs w:val="24"/>
              </w:rPr>
              <w:t>Description</w:t>
            </w:r>
          </w:p>
        </w:tc>
      </w:tr>
      <w:tr w:rsidR="003E12CB" w:rsidRPr="00D300D9" w14:paraId="784152B7" w14:textId="77777777" w:rsidTr="009D03B9">
        <w:tc>
          <w:tcPr>
            <w:tcW w:w="4945" w:type="dxa"/>
          </w:tcPr>
          <w:p w14:paraId="28AEFCF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Case 1</w:t>
            </w:r>
          </w:p>
        </w:tc>
        <w:tc>
          <w:tcPr>
            <w:tcW w:w="4945" w:type="dxa"/>
          </w:tcPr>
          <w:p w14:paraId="5C2AFD39"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Exact TADs found in both Method-1 and Method-2</w:t>
            </w:r>
          </w:p>
        </w:tc>
      </w:tr>
      <w:tr w:rsidR="003E12CB" w:rsidRPr="00D300D9" w14:paraId="12019D46" w14:textId="77777777" w:rsidTr="009D03B9">
        <w:tc>
          <w:tcPr>
            <w:tcW w:w="4945" w:type="dxa"/>
          </w:tcPr>
          <w:p w14:paraId="7D0F1C9B"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2</w:t>
            </w:r>
          </w:p>
        </w:tc>
        <w:tc>
          <w:tcPr>
            <w:tcW w:w="4945" w:type="dxa"/>
          </w:tcPr>
          <w:p w14:paraId="47C95654"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Sub-TADs that exist between Method-1 and Method-2</w:t>
            </w:r>
          </w:p>
        </w:tc>
      </w:tr>
      <w:tr w:rsidR="003E12CB" w:rsidRPr="00D300D9" w14:paraId="09764D27" w14:textId="77777777" w:rsidTr="009D03B9">
        <w:tc>
          <w:tcPr>
            <w:tcW w:w="4945" w:type="dxa"/>
          </w:tcPr>
          <w:p w14:paraId="62FB4837"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3</w:t>
            </w:r>
          </w:p>
        </w:tc>
        <w:tc>
          <w:tcPr>
            <w:tcW w:w="4945" w:type="dxa"/>
          </w:tcPr>
          <w:p w14:paraId="5D0E5240"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Conflicting TADs.</w:t>
            </w:r>
          </w:p>
        </w:tc>
      </w:tr>
      <w:tr w:rsidR="003E12CB" w:rsidRPr="00D300D9" w14:paraId="4672DBEA" w14:textId="77777777" w:rsidTr="009D03B9">
        <w:tc>
          <w:tcPr>
            <w:tcW w:w="4945" w:type="dxa"/>
          </w:tcPr>
          <w:p w14:paraId="1A7A73DD"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Case 4</w:t>
            </w:r>
          </w:p>
        </w:tc>
        <w:tc>
          <w:tcPr>
            <w:tcW w:w="4945" w:type="dxa"/>
          </w:tcPr>
          <w:p w14:paraId="66BB9C95" w14:textId="77777777" w:rsidR="003E12CB" w:rsidRPr="00D300D9" w:rsidRDefault="003E12CB" w:rsidP="0094343A">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The number of TADs in Method-1 but not found in Method-2</w:t>
            </w:r>
          </w:p>
        </w:tc>
      </w:tr>
    </w:tbl>
    <w:p w14:paraId="3F6B8D67" w14:textId="77777777" w:rsidR="003E12CB" w:rsidRPr="00D300D9" w:rsidRDefault="003E12CB" w:rsidP="00E42080">
      <w:pPr>
        <w:pStyle w:val="Heading3"/>
      </w:pPr>
      <w:bookmarkStart w:id="127" w:name="_Toc510439861"/>
      <w:r w:rsidRPr="00D300D9">
        <w:t>Running</w:t>
      </w:r>
      <w:bookmarkEnd w:id="127"/>
    </w:p>
    <w:p w14:paraId="1C1C89C1" w14:textId="77777777" w:rsidR="003E12CB" w:rsidRPr="00D300D9" w:rsidRDefault="003E12CB" w:rsidP="003E12CB">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2D-Functions/Check TAD Consistency.</w:t>
      </w:r>
    </w:p>
    <w:p w14:paraId="0DDD62B8" w14:textId="77777777" w:rsidR="003E12CB" w:rsidRPr="00D300D9" w:rsidRDefault="003E12CB" w:rsidP="003E12CB">
      <w:pPr>
        <w:rPr>
          <w:rFonts w:ascii="Times New Roman" w:hAnsi="Times New Roman" w:cs="Times New Roman"/>
          <w:sz w:val="24"/>
          <w:szCs w:val="24"/>
        </w:rPr>
      </w:pPr>
    </w:p>
    <w:p w14:paraId="0120E9C4" w14:textId="77777777" w:rsidR="003E12CB" w:rsidRPr="00D300D9" w:rsidRDefault="003E12CB" w:rsidP="003E12CB">
      <w:pPr>
        <w:pStyle w:val="Textbody"/>
        <w:ind w:left="720"/>
        <w:jc w:val="center"/>
        <w:rPr>
          <w:lang w:val="en-US"/>
        </w:rPr>
      </w:pPr>
      <w:r w:rsidRPr="00D300D9">
        <w:rPr>
          <w:noProof/>
          <w:lang w:val="en-US" w:eastAsia="en-US"/>
        </w:rPr>
        <w:drawing>
          <wp:inline distT="0" distB="0" distL="0" distR="0" wp14:anchorId="320143B9" wp14:editId="758FD537">
            <wp:extent cx="3974710" cy="2240692"/>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05812" cy="2258225"/>
                    </a:xfrm>
                    <a:prstGeom prst="rect">
                      <a:avLst/>
                    </a:prstGeom>
                  </pic:spPr>
                </pic:pic>
              </a:graphicData>
            </a:graphic>
          </wp:inline>
        </w:drawing>
      </w:r>
    </w:p>
    <w:p w14:paraId="66B4AB2A" w14:textId="760EBA79" w:rsidR="003E12CB" w:rsidRPr="00D300D9" w:rsidRDefault="003E12CB" w:rsidP="008B139E">
      <w:pPr>
        <w:pStyle w:val="Figures"/>
        <w:rPr>
          <w:rFonts w:cs="Times New Roman"/>
          <w:szCs w:val="24"/>
        </w:rPr>
      </w:pPr>
      <w:bookmarkStart w:id="128" w:name="_Toc503960235"/>
      <w:bookmarkStart w:id="129" w:name="_Toc504661610"/>
      <w:bookmarkStart w:id="130" w:name="_Toc510451537"/>
      <w:r w:rsidRPr="00D300D9">
        <w:rPr>
          <w:rFonts w:cs="Times New Roman"/>
          <w:szCs w:val="24"/>
        </w:rPr>
        <w:t xml:space="preserve">Figure </w:t>
      </w:r>
      <w:r w:rsidR="009D03B9" w:rsidRPr="00D300D9">
        <w:rPr>
          <w:rFonts w:cs="Times New Roman"/>
          <w:szCs w:val="24"/>
        </w:rPr>
        <w:t>12</w:t>
      </w:r>
      <w:r w:rsidRPr="00D300D9">
        <w:rPr>
          <w:rFonts w:cs="Times New Roman"/>
          <w:szCs w:val="24"/>
        </w:rPr>
        <w:t>: Comparing two TADs for a consistency check</w:t>
      </w:r>
      <w:bookmarkEnd w:id="128"/>
      <w:bookmarkEnd w:id="129"/>
      <w:bookmarkEnd w:id="130"/>
    </w:p>
    <w:p w14:paraId="3C17557B" w14:textId="77777777" w:rsidR="003E12CB" w:rsidRPr="00D300D9" w:rsidRDefault="003E12CB" w:rsidP="003E12CB">
      <w:pPr>
        <w:pStyle w:val="Textbody"/>
        <w:ind w:left="720"/>
        <w:jc w:val="center"/>
        <w:rPr>
          <w:lang w:val="en-US"/>
        </w:rPr>
      </w:pPr>
    </w:p>
    <w:tbl>
      <w:tblPr>
        <w:tblStyle w:val="TableGrid"/>
        <w:tblW w:w="10144" w:type="dxa"/>
        <w:tblLook w:val="04A0" w:firstRow="1" w:lastRow="0" w:firstColumn="1" w:lastColumn="0" w:noHBand="0" w:noVBand="1"/>
      </w:tblPr>
      <w:tblGrid>
        <w:gridCol w:w="3856"/>
        <w:gridCol w:w="4562"/>
        <w:gridCol w:w="1726"/>
      </w:tblGrid>
      <w:tr w:rsidR="003E12CB" w:rsidRPr="00D300D9" w14:paraId="6DB812D0" w14:textId="77777777" w:rsidTr="009D03B9">
        <w:tc>
          <w:tcPr>
            <w:tcW w:w="3856" w:type="dxa"/>
          </w:tcPr>
          <w:p w14:paraId="6637323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Field</w:t>
            </w:r>
          </w:p>
        </w:tc>
        <w:tc>
          <w:tcPr>
            <w:tcW w:w="4562" w:type="dxa"/>
          </w:tcPr>
          <w:p w14:paraId="6E8E3C59"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Description</w:t>
            </w:r>
          </w:p>
        </w:tc>
        <w:tc>
          <w:tcPr>
            <w:tcW w:w="1726" w:type="dxa"/>
          </w:tcPr>
          <w:p w14:paraId="61AE1066"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b/>
                <w:sz w:val="24"/>
                <w:szCs w:val="24"/>
              </w:rPr>
              <w:t>Default</w:t>
            </w:r>
          </w:p>
        </w:tc>
      </w:tr>
      <w:tr w:rsidR="003E12CB" w:rsidRPr="00D300D9" w14:paraId="05022200" w14:textId="77777777" w:rsidTr="009D03B9">
        <w:tc>
          <w:tcPr>
            <w:tcW w:w="3856" w:type="dxa"/>
          </w:tcPr>
          <w:p w14:paraId="49B695C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Input Method-1 TAD file(.bed) </w:t>
            </w:r>
          </w:p>
        </w:tc>
        <w:tc>
          <w:tcPr>
            <w:tcW w:w="4562" w:type="dxa"/>
          </w:tcPr>
          <w:p w14:paraId="7C9C8918"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Method-1</w:t>
            </w:r>
          </w:p>
        </w:tc>
        <w:tc>
          <w:tcPr>
            <w:tcW w:w="1726" w:type="dxa"/>
          </w:tcPr>
          <w:p w14:paraId="1C44587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6820D30E" w14:textId="77777777" w:rsidTr="009D03B9">
        <w:tc>
          <w:tcPr>
            <w:tcW w:w="3856" w:type="dxa"/>
          </w:tcPr>
          <w:p w14:paraId="3DDF14E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Input Method-2 TAD file(.bed)</w:t>
            </w:r>
          </w:p>
        </w:tc>
        <w:tc>
          <w:tcPr>
            <w:tcW w:w="4562" w:type="dxa"/>
          </w:tcPr>
          <w:p w14:paraId="3231663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Browse the .bed format file containing the TADs identified by Method-2</w:t>
            </w:r>
          </w:p>
        </w:tc>
        <w:tc>
          <w:tcPr>
            <w:tcW w:w="1726" w:type="dxa"/>
          </w:tcPr>
          <w:p w14:paraId="2C2A26D7"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074CDCE" w14:textId="77777777" w:rsidTr="009D03B9">
        <w:tc>
          <w:tcPr>
            <w:tcW w:w="3856" w:type="dxa"/>
          </w:tcPr>
          <w:p w14:paraId="4E4DAED4"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Data Resolution</w:t>
            </w:r>
          </w:p>
        </w:tc>
        <w:tc>
          <w:tcPr>
            <w:tcW w:w="4562" w:type="dxa"/>
          </w:tcPr>
          <w:p w14:paraId="1538E6B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 xml:space="preserve">The Resolution of the dataset the TADs were identified from.  </w:t>
            </w:r>
          </w:p>
        </w:tc>
        <w:tc>
          <w:tcPr>
            <w:tcW w:w="1726" w:type="dxa"/>
          </w:tcPr>
          <w:p w14:paraId="42F6C873"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40000</w:t>
            </w:r>
          </w:p>
        </w:tc>
      </w:tr>
      <w:tr w:rsidR="003E12CB" w:rsidRPr="00D300D9" w14:paraId="72664643" w14:textId="77777777" w:rsidTr="009D03B9">
        <w:tc>
          <w:tcPr>
            <w:tcW w:w="3856" w:type="dxa"/>
          </w:tcPr>
          <w:p w14:paraId="6C080C2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lastRenderedPageBreak/>
              <w:t>Output folder</w:t>
            </w:r>
          </w:p>
        </w:tc>
        <w:tc>
          <w:tcPr>
            <w:tcW w:w="4562" w:type="dxa"/>
          </w:tcPr>
          <w:p w14:paraId="0BC66C51"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Directory to output the comparison report</w:t>
            </w:r>
          </w:p>
        </w:tc>
        <w:tc>
          <w:tcPr>
            <w:tcW w:w="1726" w:type="dxa"/>
          </w:tcPr>
          <w:p w14:paraId="56360B8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1A6FE5EC" w14:textId="77777777" w:rsidTr="009D03B9">
        <w:tc>
          <w:tcPr>
            <w:tcW w:w="3856" w:type="dxa"/>
          </w:tcPr>
          <w:p w14:paraId="58A265F5"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Create Report</w:t>
            </w:r>
          </w:p>
        </w:tc>
        <w:tc>
          <w:tcPr>
            <w:tcW w:w="4562" w:type="dxa"/>
          </w:tcPr>
          <w:p w14:paraId="692E5E50"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Once this button is pressed, a progress bar is displayed to show the steps taken by the TAD identification algorithm,.</w:t>
            </w:r>
          </w:p>
        </w:tc>
        <w:tc>
          <w:tcPr>
            <w:tcW w:w="1726" w:type="dxa"/>
          </w:tcPr>
          <w:p w14:paraId="32E51BF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r w:rsidR="003E12CB" w:rsidRPr="00D300D9" w14:paraId="0EDC3109" w14:textId="77777777" w:rsidTr="009D03B9">
        <w:tc>
          <w:tcPr>
            <w:tcW w:w="3856" w:type="dxa"/>
          </w:tcPr>
          <w:p w14:paraId="51D451DF"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Stop</w:t>
            </w:r>
          </w:p>
        </w:tc>
        <w:tc>
          <w:tcPr>
            <w:tcW w:w="4562" w:type="dxa"/>
          </w:tcPr>
          <w:p w14:paraId="5955A842"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During the check, if this button is pressed, the program will stop.</w:t>
            </w:r>
          </w:p>
        </w:tc>
        <w:tc>
          <w:tcPr>
            <w:tcW w:w="1726" w:type="dxa"/>
          </w:tcPr>
          <w:p w14:paraId="4624DA6C" w14:textId="77777777" w:rsidR="003E12CB" w:rsidRPr="00D300D9" w:rsidRDefault="003E12CB" w:rsidP="0094343A">
            <w:pPr>
              <w:spacing w:before="100" w:beforeAutospacing="1" w:line="360" w:lineRule="auto"/>
              <w:jc w:val="center"/>
              <w:rPr>
                <w:rFonts w:ascii="Times New Roman" w:hAnsi="Times New Roman" w:cs="Times New Roman"/>
                <w:sz w:val="24"/>
                <w:szCs w:val="24"/>
              </w:rPr>
            </w:pPr>
            <w:r w:rsidRPr="00D300D9">
              <w:rPr>
                <w:rFonts w:ascii="Times New Roman" w:hAnsi="Times New Roman" w:cs="Times New Roman"/>
                <w:sz w:val="24"/>
                <w:szCs w:val="24"/>
              </w:rPr>
              <w:t>NA</w:t>
            </w:r>
          </w:p>
        </w:tc>
      </w:tr>
    </w:tbl>
    <w:p w14:paraId="3051EAE8" w14:textId="77777777" w:rsidR="003E12CB" w:rsidRPr="00D300D9" w:rsidRDefault="003E12CB" w:rsidP="003E12CB">
      <w:pPr>
        <w:pStyle w:val="ListParagraph"/>
        <w:spacing w:before="100" w:beforeAutospacing="1" w:after="0" w:line="360" w:lineRule="auto"/>
        <w:ind w:left="1080"/>
        <w:jc w:val="center"/>
        <w:rPr>
          <w:rFonts w:ascii="Times New Roman" w:hAnsi="Times New Roman" w:cs="Times New Roman"/>
          <w:sz w:val="24"/>
          <w:szCs w:val="24"/>
        </w:rPr>
      </w:pPr>
    </w:p>
    <w:p w14:paraId="00406D24" w14:textId="77777777" w:rsidR="003E12CB" w:rsidRPr="00D300D9" w:rsidRDefault="003E12CB" w:rsidP="003E12CB">
      <w:pPr>
        <w:rPr>
          <w:rFonts w:ascii="Times New Roman" w:hAnsi="Times New Roman" w:cs="Times New Roman"/>
          <w:sz w:val="24"/>
          <w:szCs w:val="24"/>
        </w:rPr>
      </w:pPr>
    </w:p>
    <w:p w14:paraId="3FEB2655" w14:textId="78BF9969" w:rsidR="002D70D5" w:rsidRPr="00D300D9" w:rsidRDefault="002D70D5" w:rsidP="003E12CB">
      <w:pPr>
        <w:pStyle w:val="Heading1"/>
        <w:rPr>
          <w:sz w:val="24"/>
          <w:szCs w:val="24"/>
        </w:rPr>
      </w:pPr>
      <w:bookmarkStart w:id="131" w:name="_Toc510439862"/>
      <w:r w:rsidRPr="00D300D9">
        <w:rPr>
          <w:sz w:val="24"/>
          <w:szCs w:val="24"/>
        </w:rPr>
        <w:t>3D-Functions</w:t>
      </w:r>
      <w:bookmarkEnd w:id="131"/>
    </w:p>
    <w:p w14:paraId="5D967E0A" w14:textId="77777777" w:rsidR="002D70D5" w:rsidRPr="00D300D9" w:rsidRDefault="002D70D5">
      <w:pPr>
        <w:rPr>
          <w:rFonts w:ascii="Times New Roman" w:hAnsi="Times New Roman" w:cs="Times New Roman"/>
          <w:b/>
          <w:sz w:val="24"/>
          <w:szCs w:val="24"/>
        </w:rPr>
      </w:pPr>
    </w:p>
    <w:p w14:paraId="5B3A23D7" w14:textId="77777777" w:rsidR="00010BAB" w:rsidRPr="00D300D9" w:rsidRDefault="00010BAB" w:rsidP="00E42080">
      <w:pPr>
        <w:pStyle w:val="Heading2"/>
      </w:pPr>
      <w:bookmarkStart w:id="132" w:name="_Toc510439863"/>
      <w:r w:rsidRPr="00D300D9">
        <w:t>3D model reconstruction by LorDG</w:t>
      </w:r>
      <w:bookmarkEnd w:id="132"/>
    </w:p>
    <w:p w14:paraId="607DCE56" w14:textId="77777777" w:rsidR="00F9526F" w:rsidRPr="00D300D9" w:rsidRDefault="00D21897" w:rsidP="00E42080">
      <w:pPr>
        <w:pStyle w:val="Heading3"/>
      </w:pPr>
      <w:bookmarkStart w:id="133" w:name="_Toc510439864"/>
      <w:r w:rsidRPr="00D300D9">
        <w:t>Purpose</w:t>
      </w:r>
      <w:bookmarkEnd w:id="133"/>
    </w:p>
    <w:p w14:paraId="5561B446" w14:textId="77777777" w:rsidR="00D21897" w:rsidRPr="00D300D9" w:rsidRDefault="00F9526F" w:rsidP="00F9526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C0074B" w:rsidRPr="00D300D9">
        <w:rPr>
          <w:rFonts w:ascii="Times New Roman" w:hAnsi="Times New Roman" w:cs="Times New Roman"/>
          <w:sz w:val="24"/>
          <w:szCs w:val="24"/>
        </w:rPr>
        <w:t>o build 3D chromosomes and genome models</w:t>
      </w:r>
    </w:p>
    <w:p w14:paraId="204DC503" w14:textId="77777777" w:rsidR="00F9526F" w:rsidRPr="00D300D9" w:rsidRDefault="00C0074B" w:rsidP="00E42080">
      <w:pPr>
        <w:pStyle w:val="Heading3"/>
      </w:pPr>
      <w:bookmarkStart w:id="134" w:name="_Toc510439865"/>
      <w:r w:rsidRPr="00D300D9">
        <w:t>Input</w:t>
      </w:r>
      <w:bookmarkEnd w:id="134"/>
    </w:p>
    <w:p w14:paraId="628BC6ED" w14:textId="77777777" w:rsidR="00C0074B" w:rsidRPr="00D300D9" w:rsidRDefault="00F9526F"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C0074B" w:rsidRPr="00D300D9">
        <w:rPr>
          <w:rFonts w:ascii="Times New Roman" w:hAnsi="Times New Roman" w:cs="Times New Roman"/>
          <w:sz w:val="24"/>
          <w:szCs w:val="24"/>
        </w:rPr>
        <w:t xml:space="preserve"> contact matrix in sparse matrix format</w:t>
      </w:r>
    </w:p>
    <w:p w14:paraId="275B4CD6" w14:textId="77777777" w:rsidR="00E23A6A" w:rsidRPr="00D300D9" w:rsidRDefault="002C6306" w:rsidP="00E42080">
      <w:pPr>
        <w:pStyle w:val="Heading3"/>
      </w:pPr>
      <w:bookmarkStart w:id="135" w:name="_Toc510439866"/>
      <w:r w:rsidRPr="00D300D9">
        <w:t>Output</w:t>
      </w:r>
      <w:bookmarkEnd w:id="135"/>
    </w:p>
    <w:p w14:paraId="749F864E" w14:textId="585F6523" w:rsidR="002C6306" w:rsidRPr="00D300D9" w:rsidRDefault="002C6306" w:rsidP="00E23A6A">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r w:rsidR="0028738F" w:rsidRPr="00D300D9">
        <w:rPr>
          <w:rFonts w:ascii="Times New Roman" w:hAnsi="Times New Roman" w:cs="Times New Roman"/>
          <w:sz w:val="24"/>
          <w:szCs w:val="24"/>
        </w:rPr>
        <w:t xml:space="preserve">in. </w:t>
      </w:r>
      <w:proofErr w:type="spellStart"/>
      <w:r w:rsidR="0028738F" w:rsidRPr="00D300D9">
        <w:rPr>
          <w:rFonts w:ascii="Times New Roman" w:hAnsi="Times New Roman" w:cs="Times New Roman"/>
          <w:sz w:val="24"/>
          <w:szCs w:val="24"/>
        </w:rPr>
        <w:t>gss</w:t>
      </w:r>
      <w:proofErr w:type="spell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26F05300" w14:textId="77777777" w:rsidR="00E23A6A" w:rsidRPr="00D300D9" w:rsidRDefault="00117F8A" w:rsidP="00E42080">
      <w:pPr>
        <w:pStyle w:val="Heading3"/>
      </w:pPr>
      <w:bookmarkStart w:id="136" w:name="_Toc510439867"/>
      <w:r w:rsidRPr="00D300D9">
        <w:t>Running</w:t>
      </w:r>
      <w:bookmarkEnd w:id="136"/>
    </w:p>
    <w:p w14:paraId="6CACF9CB" w14:textId="4B1ED0AD" w:rsidR="00117F8A" w:rsidRPr="00D300D9" w:rsidRDefault="00E23A6A" w:rsidP="00844F1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117F8A" w:rsidRPr="00D300D9">
        <w:rPr>
          <w:rFonts w:ascii="Times New Roman" w:hAnsi="Times New Roman" w:cs="Times New Roman"/>
          <w:sz w:val="24"/>
          <w:szCs w:val="24"/>
        </w:rPr>
        <w:t xml:space="preserve"> the function from the menu toolbar: 3D-Functions/LorDG-3D Modeler</w:t>
      </w:r>
    </w:p>
    <w:p w14:paraId="42F7D5EF" w14:textId="77777777" w:rsidR="0064650B" w:rsidRPr="00D300D9" w:rsidRDefault="0064650B" w:rsidP="000359B0">
      <w:pPr>
        <w:pStyle w:val="ListParagraph"/>
        <w:spacing w:before="100" w:beforeAutospacing="1" w:after="0" w:line="360" w:lineRule="auto"/>
        <w:ind w:left="1080"/>
        <w:rPr>
          <w:rFonts w:ascii="Times New Roman" w:hAnsi="Times New Roman" w:cs="Times New Roman"/>
          <w:sz w:val="24"/>
          <w:szCs w:val="24"/>
        </w:rPr>
      </w:pPr>
    </w:p>
    <w:p w14:paraId="38D70EF6" w14:textId="71ADDAC8" w:rsidR="0064650B" w:rsidRPr="00D300D9" w:rsidRDefault="00DF5F8D" w:rsidP="000359B0">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00C9933C" wp14:editId="50221247">
            <wp:extent cx="3990109" cy="258155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0500" cy="2594751"/>
                    </a:xfrm>
                    <a:prstGeom prst="rect">
                      <a:avLst/>
                    </a:prstGeom>
                    <a:noFill/>
                    <a:ln>
                      <a:noFill/>
                    </a:ln>
                  </pic:spPr>
                </pic:pic>
              </a:graphicData>
            </a:graphic>
          </wp:inline>
        </w:drawing>
      </w:r>
    </w:p>
    <w:p w14:paraId="0A72F0A7" w14:textId="76190C0F" w:rsidR="00A33008" w:rsidRPr="00D300D9" w:rsidRDefault="00A33008" w:rsidP="008B139E">
      <w:pPr>
        <w:pStyle w:val="Figures"/>
        <w:rPr>
          <w:rFonts w:cs="Times New Roman"/>
          <w:color w:val="000000" w:themeColor="text1"/>
          <w:szCs w:val="24"/>
        </w:rPr>
      </w:pPr>
      <w:bookmarkStart w:id="137" w:name="_Toc503960236"/>
      <w:bookmarkStart w:id="138" w:name="_Toc504661611"/>
      <w:bookmarkStart w:id="139" w:name="_Toc510451538"/>
      <w:r w:rsidRPr="00D300D9">
        <w:rPr>
          <w:rFonts w:cs="Times New Roman"/>
          <w:szCs w:val="24"/>
        </w:rPr>
        <w:t xml:space="preserve">Figure </w:t>
      </w:r>
      <w:r w:rsidR="009D03B9" w:rsidRPr="00D300D9">
        <w:rPr>
          <w:rFonts w:cs="Times New Roman"/>
          <w:szCs w:val="24"/>
        </w:rPr>
        <w:t>13</w:t>
      </w:r>
      <w:r w:rsidRPr="00D300D9">
        <w:rPr>
          <w:rFonts w:cs="Times New Roman"/>
          <w:szCs w:val="24"/>
        </w:rPr>
        <w:t>: 3D Model reconstruction by LorDG</w:t>
      </w:r>
      <w:bookmarkEnd w:id="137"/>
      <w:bookmarkEnd w:id="138"/>
      <w:bookmarkEnd w:id="139"/>
    </w:p>
    <w:p w14:paraId="2D65C4BE" w14:textId="77777777" w:rsidR="00967435" w:rsidRPr="00D300D9" w:rsidRDefault="00967435" w:rsidP="000359B0">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A4775C" w:rsidRPr="00D300D9" w14:paraId="72221945" w14:textId="77777777" w:rsidTr="009D03B9">
        <w:tc>
          <w:tcPr>
            <w:tcW w:w="1800" w:type="dxa"/>
          </w:tcPr>
          <w:p w14:paraId="34396A8A" w14:textId="77777777" w:rsidR="00A4775C" w:rsidRPr="00D300D9" w:rsidRDefault="00A4775C"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19B90ED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6B7B3EB8" w14:textId="77777777" w:rsidR="00A4775C" w:rsidRPr="00D300D9" w:rsidRDefault="00047668" w:rsidP="00947B58">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A4775C" w:rsidRPr="00D300D9" w14:paraId="568025E6" w14:textId="77777777" w:rsidTr="009D03B9">
        <w:tc>
          <w:tcPr>
            <w:tcW w:w="1800" w:type="dxa"/>
          </w:tcPr>
          <w:p w14:paraId="213052CC" w14:textId="77777777" w:rsidR="00A4775C" w:rsidRPr="00D300D9" w:rsidRDefault="00F3637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55E510C8" w14:textId="1DDDE748"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40"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41"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42"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43"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[0.1-3.0]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F7343F"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F7343F"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 0.5-1.0). During the searching, the right-top corner of the main screen displays information about the current value being tested.</w:t>
            </w:r>
          </w:p>
        </w:tc>
        <w:tc>
          <w:tcPr>
            <w:tcW w:w="1525" w:type="dxa"/>
          </w:tcPr>
          <w:p w14:paraId="4FC1BD18" w14:textId="77777777" w:rsidR="00A4775C" w:rsidRPr="00D300D9" w:rsidRDefault="00DC74C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E15705D" w14:textId="77777777" w:rsidTr="009D03B9">
        <w:tc>
          <w:tcPr>
            <w:tcW w:w="1800" w:type="dxa"/>
          </w:tcPr>
          <w:p w14:paraId="0D3ABCC7" w14:textId="77777777" w:rsidR="00A4775C" w:rsidRPr="00D300D9" w:rsidRDefault="004F59A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w:t>
            </w:r>
          </w:p>
        </w:tc>
        <w:tc>
          <w:tcPr>
            <w:tcW w:w="5760" w:type="dxa"/>
          </w:tcPr>
          <w:p w14:paraId="2168D811" w14:textId="77777777" w:rsidR="00A4775C" w:rsidRPr="00D300D9" w:rsidRDefault="006619F8"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E35B960" w14:textId="77777777" w:rsidR="00A4775C" w:rsidRPr="00D300D9" w:rsidRDefault="00EA6F5A"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A4775C" w:rsidRPr="00D300D9" w14:paraId="73A7A175" w14:textId="77777777" w:rsidTr="009D03B9">
        <w:tc>
          <w:tcPr>
            <w:tcW w:w="1800" w:type="dxa"/>
          </w:tcPr>
          <w:p w14:paraId="17848D7C" w14:textId="2FCF0AA3"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F7343F"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E43204">
              <w:rPr>
                <w:rFonts w:ascii="Times New Roman" w:hAnsi="Times New Roman" w:cs="Times New Roman"/>
                <w:sz w:val="24"/>
                <w:szCs w:val="24"/>
              </w:rPr>
              <w:t>s</w:t>
            </w:r>
          </w:p>
        </w:tc>
        <w:tc>
          <w:tcPr>
            <w:tcW w:w="5760" w:type="dxa"/>
          </w:tcPr>
          <w:p w14:paraId="53347E86" w14:textId="77777777" w:rsidR="00A4775C" w:rsidRPr="00D300D9" w:rsidRDefault="000A70E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1FE6C887" w14:textId="77777777" w:rsidR="00A4775C" w:rsidRPr="00D300D9" w:rsidRDefault="004C468F"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1000</w:t>
            </w:r>
          </w:p>
        </w:tc>
      </w:tr>
      <w:tr w:rsidR="00A4775C" w:rsidRPr="00D300D9" w14:paraId="4C9093A7" w14:textId="77777777" w:rsidTr="009D03B9">
        <w:tc>
          <w:tcPr>
            <w:tcW w:w="1800" w:type="dxa"/>
          </w:tcPr>
          <w:p w14:paraId="00E9EB1C"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28ED5057" w14:textId="77777777" w:rsidR="00A4775C" w:rsidRPr="00D300D9" w:rsidRDefault="00EF6C20"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Chromosome name of the contact matrix in the input. If the input contains contact matrix of the whole genome, </w:t>
            </w:r>
            <w:r w:rsidR="00EA0605" w:rsidRPr="00D300D9">
              <w:rPr>
                <w:rFonts w:ascii="Times New Roman" w:hAnsi="Times New Roman" w:cs="Times New Roman"/>
                <w:sz w:val="24"/>
                <w:szCs w:val="24"/>
              </w:rPr>
              <w:t>leave this field blank</w:t>
            </w:r>
            <w:r w:rsidRPr="00D300D9">
              <w:rPr>
                <w:rFonts w:ascii="Times New Roman" w:hAnsi="Times New Roman" w:cs="Times New Roman"/>
                <w:sz w:val="24"/>
                <w:szCs w:val="24"/>
              </w:rPr>
              <w:t>.</w:t>
            </w:r>
          </w:p>
        </w:tc>
        <w:tc>
          <w:tcPr>
            <w:tcW w:w="1525" w:type="dxa"/>
          </w:tcPr>
          <w:p w14:paraId="332FD1CE" w14:textId="77777777" w:rsidR="00A4775C" w:rsidRPr="00D300D9" w:rsidRDefault="000275F4"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A4775C" w:rsidRPr="00D300D9" w14:paraId="27F6A2C0" w14:textId="77777777" w:rsidTr="009D03B9">
        <w:tc>
          <w:tcPr>
            <w:tcW w:w="1800" w:type="dxa"/>
          </w:tcPr>
          <w:p w14:paraId="617D5E9F"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1A3DFF7" w14:textId="77777777" w:rsidR="00A4775C" w:rsidRPr="00D300D9" w:rsidRDefault="00DA477B"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6D3D748" w14:textId="77777777" w:rsidR="00A4775C" w:rsidRPr="00D300D9" w:rsidRDefault="004F406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A4775C" w:rsidRPr="00D300D9" w14:paraId="0C21ABD9" w14:textId="77777777" w:rsidTr="009D03B9">
        <w:tc>
          <w:tcPr>
            <w:tcW w:w="1800" w:type="dxa"/>
          </w:tcPr>
          <w:p w14:paraId="3BCE5F11" w14:textId="77777777" w:rsidR="00A4775C" w:rsidRPr="00D300D9" w:rsidRDefault="0099681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Is Multiple-Chromosomes Structure?</w:t>
            </w:r>
          </w:p>
        </w:tc>
        <w:tc>
          <w:tcPr>
            <w:tcW w:w="5760" w:type="dxa"/>
          </w:tcPr>
          <w:p w14:paraId="7721D54E" w14:textId="785E7D11" w:rsidR="00A4775C" w:rsidRPr="00D300D9" w:rsidRDefault="00163CE1"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E73E96"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68011223" w14:textId="77777777" w:rsidR="00A4775C" w:rsidRPr="00D300D9" w:rsidRDefault="007B763D"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A4775C" w:rsidRPr="00D300D9" w14:paraId="2ED98F63" w14:textId="77777777" w:rsidTr="009D03B9">
        <w:tc>
          <w:tcPr>
            <w:tcW w:w="1800" w:type="dxa"/>
          </w:tcPr>
          <w:p w14:paraId="02CA633A" w14:textId="77777777" w:rsidR="00A4775C" w:rsidRPr="00D300D9" w:rsidRDefault="004C29C5"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94D4ECF" w14:textId="5BF0E38B" w:rsidR="00A4775C" w:rsidRPr="00D300D9" w:rsidRDefault="00793469"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15D53186" w14:textId="77777777" w:rsidR="00A4775C" w:rsidRPr="00D300D9" w:rsidRDefault="00A4775C" w:rsidP="000359B0">
            <w:pPr>
              <w:pStyle w:val="ListParagraph"/>
              <w:spacing w:before="100" w:beforeAutospacing="1" w:line="360" w:lineRule="auto"/>
              <w:ind w:left="0"/>
              <w:rPr>
                <w:rFonts w:ascii="Times New Roman" w:hAnsi="Times New Roman" w:cs="Times New Roman"/>
                <w:sz w:val="24"/>
                <w:szCs w:val="24"/>
              </w:rPr>
            </w:pPr>
          </w:p>
        </w:tc>
      </w:tr>
      <w:tr w:rsidR="00A4775C" w:rsidRPr="00D300D9" w14:paraId="659964F0" w14:textId="77777777" w:rsidTr="009D03B9">
        <w:tc>
          <w:tcPr>
            <w:tcW w:w="1800" w:type="dxa"/>
          </w:tcPr>
          <w:p w14:paraId="6B5E9B29" w14:textId="77777777"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277357B3" w14:textId="1FA1C94B" w:rsidR="00A4775C" w:rsidRPr="00D300D9" w:rsidRDefault="006F4E47"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D23B23" w:rsidRPr="00D300D9">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is being used to build </w:t>
            </w:r>
            <w:r w:rsidR="00D23B23"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0EF845C6"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A4775C" w:rsidRPr="00D300D9" w14:paraId="59B23426" w14:textId="77777777" w:rsidTr="009D03B9">
        <w:tc>
          <w:tcPr>
            <w:tcW w:w="1800" w:type="dxa"/>
          </w:tcPr>
          <w:p w14:paraId="48C24B3D" w14:textId="77777777"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Stop</w:t>
            </w:r>
          </w:p>
        </w:tc>
        <w:tc>
          <w:tcPr>
            <w:tcW w:w="5760" w:type="dxa"/>
          </w:tcPr>
          <w:p w14:paraId="60CD4D42" w14:textId="7F1F2DAB" w:rsidR="00A4775C" w:rsidRPr="00D300D9" w:rsidRDefault="00831AB2"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w:t>
            </w:r>
            <w:r w:rsidR="00163CE1" w:rsidRPr="00D300D9">
              <w:rPr>
                <w:rFonts w:ascii="Times New Roman" w:hAnsi="Times New Roman" w:cs="Times New Roman"/>
                <w:sz w:val="24"/>
                <w:szCs w:val="24"/>
              </w:rPr>
              <w:t>d</w:t>
            </w:r>
            <w:r w:rsidRPr="00D300D9">
              <w:rPr>
                <w:rFonts w:ascii="Times New Roman" w:hAnsi="Times New Roman" w:cs="Times New Roman"/>
                <w:sz w:val="24"/>
                <w:szCs w:val="24"/>
              </w:rPr>
              <w:t xml:space="preserve"> the program will stop and output the currently best structure. If the program is searching for the best conversion factor, it will stop the searching and use the best-found conversion factor to build models.</w:t>
            </w:r>
          </w:p>
        </w:tc>
        <w:tc>
          <w:tcPr>
            <w:tcW w:w="1525" w:type="dxa"/>
          </w:tcPr>
          <w:p w14:paraId="3F19BE9C" w14:textId="77777777" w:rsidR="00A4775C" w:rsidRPr="00D300D9" w:rsidRDefault="00B93906" w:rsidP="000359B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4028699B" w14:textId="5AFF688E" w:rsidR="009123AE" w:rsidRPr="00D300D9" w:rsidRDefault="009123AE" w:rsidP="00CE2DA6">
      <w:pPr>
        <w:pStyle w:val="Heading2"/>
      </w:pPr>
      <w:bookmarkStart w:id="144" w:name="_Toc510439868"/>
      <w:r w:rsidRPr="00D300D9">
        <w:t>3D model reconstruction by 3DMax</w:t>
      </w:r>
      <w:bookmarkEnd w:id="144"/>
    </w:p>
    <w:p w14:paraId="69682344" w14:textId="77777777" w:rsidR="009123AE" w:rsidRPr="00D300D9" w:rsidRDefault="009123AE" w:rsidP="00CE2DA6">
      <w:pPr>
        <w:pStyle w:val="Heading3"/>
      </w:pPr>
      <w:bookmarkStart w:id="145" w:name="_Toc510439869"/>
      <w:r w:rsidRPr="00D300D9">
        <w:t>Purpose</w:t>
      </w:r>
      <w:bookmarkEnd w:id="145"/>
    </w:p>
    <w:p w14:paraId="5B1DDE3D" w14:textId="6A280070"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build 3D chromosomes and genome models</w:t>
      </w:r>
      <w:r w:rsidR="00163CE1" w:rsidRPr="00D300D9">
        <w:rPr>
          <w:rFonts w:ascii="Times New Roman" w:hAnsi="Times New Roman" w:cs="Times New Roman"/>
          <w:sz w:val="24"/>
          <w:szCs w:val="24"/>
        </w:rPr>
        <w:t>.</w:t>
      </w:r>
    </w:p>
    <w:p w14:paraId="23E3B1A3" w14:textId="77777777" w:rsidR="009123AE" w:rsidRPr="00D300D9" w:rsidRDefault="009123AE" w:rsidP="00CE2DA6">
      <w:pPr>
        <w:pStyle w:val="Heading3"/>
      </w:pPr>
      <w:bookmarkStart w:id="146" w:name="_Toc510439870"/>
      <w:r w:rsidRPr="00D300D9">
        <w:t>Input</w:t>
      </w:r>
      <w:bookmarkEnd w:id="146"/>
    </w:p>
    <w:p w14:paraId="71228E22" w14:textId="1BA5CAB1"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A contact matrix in sparse matrix format</w:t>
      </w:r>
      <w:r w:rsidR="00163CE1" w:rsidRPr="00D300D9">
        <w:rPr>
          <w:rFonts w:ascii="Times New Roman" w:hAnsi="Times New Roman" w:cs="Times New Roman"/>
          <w:sz w:val="24"/>
          <w:szCs w:val="24"/>
        </w:rPr>
        <w:t>.</w:t>
      </w:r>
    </w:p>
    <w:p w14:paraId="55B398F9" w14:textId="77777777" w:rsidR="009123AE" w:rsidRPr="00D300D9" w:rsidRDefault="009123AE" w:rsidP="00CE2DA6">
      <w:pPr>
        <w:pStyle w:val="Heading3"/>
      </w:pPr>
      <w:bookmarkStart w:id="147" w:name="_Toc510439871"/>
      <w:r w:rsidRPr="00D300D9">
        <w:t>Output</w:t>
      </w:r>
      <w:bookmarkEnd w:id="147"/>
    </w:p>
    <w:p w14:paraId="3483DADC" w14:textId="77777777" w:rsidR="0028738F" w:rsidRPr="00D300D9" w:rsidRDefault="009123AE" w:rsidP="0028738F">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models </w:t>
      </w:r>
      <w:proofErr w:type="gramStart"/>
      <w:r w:rsidRPr="00D300D9">
        <w:rPr>
          <w:rFonts w:ascii="Times New Roman" w:hAnsi="Times New Roman" w:cs="Times New Roman"/>
          <w:sz w:val="24"/>
          <w:szCs w:val="24"/>
        </w:rPr>
        <w:t>in .</w:t>
      </w:r>
      <w:proofErr w:type="spellStart"/>
      <w:r w:rsidRPr="00D300D9">
        <w:rPr>
          <w:rFonts w:ascii="Times New Roman" w:hAnsi="Times New Roman" w:cs="Times New Roman"/>
          <w:sz w:val="24"/>
          <w:szCs w:val="24"/>
        </w:rPr>
        <w:t>gss</w:t>
      </w:r>
      <w:proofErr w:type="spellEnd"/>
      <w:proofErr w:type="gramEnd"/>
      <w:r w:rsidRPr="00D300D9">
        <w:rPr>
          <w:rFonts w:ascii="Times New Roman" w:hAnsi="Times New Roman" w:cs="Times New Roman"/>
          <w:sz w:val="24"/>
          <w:szCs w:val="24"/>
        </w:rPr>
        <w:t xml:space="preserve"> format file</w:t>
      </w:r>
      <w:r w:rsidR="0028738F" w:rsidRPr="00D300D9">
        <w:rPr>
          <w:rFonts w:ascii="Times New Roman" w:hAnsi="Times New Roman" w:cs="Times New Roman"/>
          <w:sz w:val="24"/>
          <w:szCs w:val="24"/>
        </w:rPr>
        <w:t xml:space="preserve"> and .</w:t>
      </w:r>
      <w:proofErr w:type="spellStart"/>
      <w:r w:rsidR="0028738F" w:rsidRPr="00D300D9">
        <w:rPr>
          <w:rFonts w:ascii="Times New Roman" w:hAnsi="Times New Roman" w:cs="Times New Roman"/>
          <w:sz w:val="24"/>
          <w:szCs w:val="24"/>
        </w:rPr>
        <w:t>pdb</w:t>
      </w:r>
      <w:proofErr w:type="spellEnd"/>
      <w:r w:rsidR="0028738F" w:rsidRPr="00D300D9">
        <w:rPr>
          <w:rFonts w:ascii="Times New Roman" w:hAnsi="Times New Roman" w:cs="Times New Roman"/>
          <w:sz w:val="24"/>
          <w:szCs w:val="24"/>
        </w:rPr>
        <w:t xml:space="preserve"> format file</w:t>
      </w:r>
    </w:p>
    <w:p w14:paraId="66007494" w14:textId="476C124A"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3A852FBA" w14:textId="77777777" w:rsidR="009123AE" w:rsidRPr="00D300D9" w:rsidRDefault="009123AE" w:rsidP="00CE2DA6">
      <w:pPr>
        <w:pStyle w:val="Heading3"/>
      </w:pPr>
      <w:bookmarkStart w:id="148" w:name="_Toc510439872"/>
      <w:r w:rsidRPr="00D300D9">
        <w:t>Running</w:t>
      </w:r>
      <w:bookmarkEnd w:id="148"/>
    </w:p>
    <w:p w14:paraId="2284C3DF" w14:textId="78384DD8"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3D-Functions/3DMax-3D Modeler</w:t>
      </w:r>
    </w:p>
    <w:p w14:paraId="5A5AF88F" w14:textId="7777777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6EFE68C7" w14:textId="4A8A1325" w:rsidR="009123AE" w:rsidRPr="00D300D9" w:rsidRDefault="009123AE" w:rsidP="009123AE">
      <w:pPr>
        <w:pStyle w:val="ListParagraph"/>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2E0D525A" wp14:editId="3BA3CADF">
            <wp:extent cx="4203567" cy="2603156"/>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1679" cy="2639143"/>
                    </a:xfrm>
                    <a:prstGeom prst="rect">
                      <a:avLst/>
                    </a:prstGeom>
                  </pic:spPr>
                </pic:pic>
              </a:graphicData>
            </a:graphic>
          </wp:inline>
        </w:drawing>
      </w:r>
    </w:p>
    <w:p w14:paraId="1FC2F350" w14:textId="1D0BA2D0" w:rsidR="00A4133C" w:rsidRPr="00D300D9" w:rsidRDefault="00A4133C" w:rsidP="008B139E">
      <w:pPr>
        <w:pStyle w:val="Figures"/>
        <w:rPr>
          <w:rFonts w:cs="Times New Roman"/>
          <w:color w:val="000000" w:themeColor="text1"/>
          <w:szCs w:val="24"/>
        </w:rPr>
      </w:pPr>
      <w:bookmarkStart w:id="149" w:name="_Toc503960237"/>
      <w:bookmarkStart w:id="150" w:name="_Toc504661612"/>
      <w:bookmarkStart w:id="151" w:name="_Toc510451539"/>
      <w:r w:rsidRPr="00D300D9">
        <w:rPr>
          <w:rFonts w:cs="Times New Roman"/>
          <w:szCs w:val="24"/>
        </w:rPr>
        <w:t xml:space="preserve">Figure </w:t>
      </w:r>
      <w:r w:rsidR="009D03B9" w:rsidRPr="00D300D9">
        <w:rPr>
          <w:rFonts w:cs="Times New Roman"/>
          <w:szCs w:val="24"/>
        </w:rPr>
        <w:t>14</w:t>
      </w:r>
      <w:r w:rsidRPr="00D300D9">
        <w:rPr>
          <w:rFonts w:cs="Times New Roman"/>
          <w:szCs w:val="24"/>
        </w:rPr>
        <w:t>: 3D Model reconstruction by 3DMax</w:t>
      </w:r>
      <w:bookmarkEnd w:id="149"/>
      <w:bookmarkEnd w:id="150"/>
      <w:bookmarkEnd w:id="151"/>
    </w:p>
    <w:p w14:paraId="31068A89" w14:textId="69985B17" w:rsidR="009123AE" w:rsidRPr="00D300D9" w:rsidRDefault="009123AE" w:rsidP="009123AE">
      <w:pPr>
        <w:pStyle w:val="ListParagraph"/>
        <w:spacing w:before="100" w:beforeAutospacing="1" w:after="0" w:line="360" w:lineRule="auto"/>
        <w:ind w:left="1080"/>
        <w:rPr>
          <w:rFonts w:ascii="Times New Roman" w:hAnsi="Times New Roman" w:cs="Times New Roman"/>
          <w:sz w:val="24"/>
          <w:szCs w:val="24"/>
        </w:rPr>
      </w:pPr>
    </w:p>
    <w:p w14:paraId="14EB824F" w14:textId="77777777" w:rsidR="008640ED" w:rsidRPr="00D300D9" w:rsidRDefault="008640ED" w:rsidP="009123AE">
      <w:pPr>
        <w:pStyle w:val="ListParagraph"/>
        <w:spacing w:before="100" w:beforeAutospacing="1" w:after="0" w:line="360" w:lineRule="auto"/>
        <w:ind w:left="108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00"/>
        <w:gridCol w:w="5760"/>
        <w:gridCol w:w="1525"/>
      </w:tblGrid>
      <w:tr w:rsidR="009123AE" w:rsidRPr="00D300D9" w14:paraId="4906F831" w14:textId="77777777" w:rsidTr="009D03B9">
        <w:tc>
          <w:tcPr>
            <w:tcW w:w="1800" w:type="dxa"/>
          </w:tcPr>
          <w:p w14:paraId="62FD8781"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Field /Button</w:t>
            </w:r>
          </w:p>
        </w:tc>
        <w:tc>
          <w:tcPr>
            <w:tcW w:w="5760" w:type="dxa"/>
          </w:tcPr>
          <w:p w14:paraId="3344429F"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525" w:type="dxa"/>
          </w:tcPr>
          <w:p w14:paraId="5CBC90AC" w14:textId="77777777" w:rsidR="009123AE" w:rsidRPr="00D300D9" w:rsidRDefault="009123AE" w:rsidP="009369A0">
            <w:pPr>
              <w:pStyle w:val="ListParagraph"/>
              <w:spacing w:before="100" w:beforeAutospacing="1" w:line="360" w:lineRule="auto"/>
              <w:ind w:left="0"/>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9123AE" w:rsidRPr="00D300D9" w14:paraId="3D883D48" w14:textId="77777777" w:rsidTr="009D03B9">
        <w:tc>
          <w:tcPr>
            <w:tcW w:w="1800" w:type="dxa"/>
          </w:tcPr>
          <w:p w14:paraId="2B6C443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Conversion Factor</w:t>
            </w:r>
          </w:p>
        </w:tc>
        <w:tc>
          <w:tcPr>
            <w:tcW w:w="5760" w:type="dxa"/>
          </w:tcPr>
          <w:p w14:paraId="7382F38F" w14:textId="19F6346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m:oMath>
              <m:r>
                <w:rPr>
                  <w:rFonts w:ascii="Cambria Math" w:hAnsi="Cambria Math" w:cs="Times New Roman"/>
                  <w:sz w:val="24"/>
                  <w:szCs w:val="24"/>
                </w:rPr>
                <m:t>α</m:t>
              </m:r>
            </m:oMath>
            <w:r w:rsidRPr="00D300D9">
              <w:rPr>
                <w:rFonts w:ascii="Times New Roman" w:hAnsi="Times New Roman" w:cs="Times New Roman"/>
                <w:sz w:val="24"/>
                <w:szCs w:val="24"/>
              </w:rPr>
              <w:t xml:space="preserve"> in the formula </w:t>
            </w:r>
            <m:oMath>
              <m:sSub>
                <m:sSubPr>
                  <m:ctrlPr>
                    <w:ins w:id="152" w:author="oeow39" w:date="2018-02-12T12:55:00Z">
                      <w:rPr>
                        <w:rFonts w:ascii="Cambria Math" w:hAnsi="Cambria Math" w:cs="Times New Roman"/>
                        <w:i/>
                        <w:sz w:val="24"/>
                        <w:szCs w:val="24"/>
                      </w:rPr>
                    </w:ins>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m:t>
              </m:r>
              <m:f>
                <m:fPr>
                  <m:ctrlPr>
                    <w:ins w:id="153" w:author="oeow39" w:date="2018-02-12T12:55:00Z">
                      <w:rPr>
                        <w:rFonts w:ascii="Cambria Math" w:hAnsi="Cambria Math" w:cs="Times New Roman"/>
                        <w:i/>
                        <w:sz w:val="24"/>
                        <w:szCs w:val="24"/>
                      </w:rPr>
                    </w:ins>
                  </m:ctrlPr>
                </m:fPr>
                <m:num>
                  <m:r>
                    <w:rPr>
                      <w:rFonts w:ascii="Cambria Math" w:hAnsi="Cambria Math" w:cs="Times New Roman"/>
                      <w:sz w:val="24"/>
                      <w:szCs w:val="24"/>
                    </w:rPr>
                    <m:t>1</m:t>
                  </m:r>
                </m:num>
                <m:den>
                  <m:r>
                    <w:rPr>
                      <w:rFonts w:ascii="Cambria Math" w:hAnsi="Cambria Math" w:cs="Times New Roman"/>
                      <w:sz w:val="24"/>
                      <w:szCs w:val="24"/>
                    </w:rPr>
                    <m:t>I</m:t>
                  </m:r>
                  <m:sSubSup>
                    <m:sSubSupPr>
                      <m:ctrlPr>
                        <w:ins w:id="154" w:author="oeow39" w:date="2018-02-12T12:55:00Z">
                          <w:rPr>
                            <w:rFonts w:ascii="Cambria Math" w:hAnsi="Cambria Math" w:cs="Times New Roman"/>
                            <w:i/>
                            <w:sz w:val="24"/>
                            <w:szCs w:val="24"/>
                          </w:rPr>
                        </w:ins>
                      </m:ctrlPr>
                    </m:sSubSupPr>
                    <m:e>
                      <m:r>
                        <w:rPr>
                          <w:rFonts w:ascii="Cambria Math" w:hAnsi="Cambria Math" w:cs="Times New Roman"/>
                          <w:sz w:val="24"/>
                          <w:szCs w:val="24"/>
                        </w:rPr>
                        <m:t>F</m:t>
                      </m:r>
                    </m:e>
                    <m:sub>
                      <m:r>
                        <w:rPr>
                          <w:rFonts w:ascii="Cambria Math" w:hAnsi="Cambria Math" w:cs="Times New Roman"/>
                          <w:sz w:val="24"/>
                          <w:szCs w:val="24"/>
                        </w:rPr>
                        <m:t>ij</m:t>
                      </m:r>
                    </m:sub>
                    <m:sup>
                      <m:r>
                        <w:rPr>
                          <w:rFonts w:ascii="Cambria Math" w:hAnsi="Cambria Math" w:cs="Times New Roman"/>
                          <w:sz w:val="24"/>
                          <w:szCs w:val="24"/>
                        </w:rPr>
                        <m:t>α</m:t>
                      </m:r>
                    </m:sup>
                  </m:sSubSup>
                </m:den>
              </m:f>
            </m:oMath>
            <w:r w:rsidRPr="00D300D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I</m:t>
              </m:r>
              <m:sSub>
                <m:sSubPr>
                  <m:ctrlPr>
                    <w:ins w:id="155" w:author="oeow39" w:date="2018-02-12T12:55:00Z">
                      <w:rPr>
                        <w:rFonts w:ascii="Cambria Math" w:eastAsiaTheme="minorEastAsia" w:hAnsi="Cambria Math" w:cs="Times New Roman"/>
                        <w:i/>
                        <w:sz w:val="24"/>
                        <w:szCs w:val="24"/>
                      </w:rPr>
                    </w:ins>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ij</m:t>
                  </m:r>
                </m:sub>
              </m:sSub>
            </m:oMath>
            <w:r w:rsidRPr="00D300D9">
              <w:rPr>
                <w:rFonts w:ascii="Times New Roman" w:eastAsiaTheme="minorEastAsia" w:hAnsi="Times New Roman" w:cs="Times New Roman"/>
                <w:sz w:val="24"/>
                <w:szCs w:val="24"/>
              </w:rPr>
              <w:t xml:space="preserve"> is interaction frequency between </w:t>
            </w:r>
            <m:oMath>
              <m:r>
                <w:rPr>
                  <w:rFonts w:ascii="Cambria Math" w:eastAsiaTheme="minorEastAsia" w:hAnsi="Cambria Math" w:cs="Times New Roman"/>
                  <w:sz w:val="24"/>
                  <w:szCs w:val="24"/>
                </w:rPr>
                <m:t>i and j</m:t>
              </m:r>
            </m:oMath>
            <w:r w:rsidRPr="00D300D9">
              <w:rPr>
                <w:rFonts w:ascii="Times New Roman" w:eastAsiaTheme="minorEastAsia" w:hAnsi="Times New Roman" w:cs="Times New Roman"/>
                <w:sz w:val="24"/>
                <w:szCs w:val="24"/>
              </w:rPr>
              <w:t xml:space="preserve">. When the field is left blank, the program will search for the best value in the range [0.1-2.0] with a step size of 0.1. Users can also specify a range to search </w:t>
            </w:r>
            <w:r w:rsidR="00E43204">
              <w:rPr>
                <w:rFonts w:ascii="Times New Roman" w:eastAsiaTheme="minorEastAsia" w:hAnsi="Times New Roman" w:cs="Times New Roman"/>
                <w:sz w:val="24"/>
                <w:szCs w:val="24"/>
              </w:rPr>
              <w:t xml:space="preserve">for </w:t>
            </w:r>
            <w:r w:rsidRPr="00D300D9">
              <w:rPr>
                <w:rFonts w:ascii="Times New Roman" w:eastAsiaTheme="minorEastAsia" w:hAnsi="Times New Roman" w:cs="Times New Roman"/>
                <w:sz w:val="24"/>
                <w:szCs w:val="24"/>
              </w:rPr>
              <w:t>by put</w:t>
            </w:r>
            <w:r w:rsidR="000D684C" w:rsidRPr="00D300D9">
              <w:rPr>
                <w:rFonts w:ascii="Times New Roman" w:eastAsiaTheme="minorEastAsia" w:hAnsi="Times New Roman" w:cs="Times New Roman"/>
                <w:sz w:val="24"/>
                <w:szCs w:val="24"/>
              </w:rPr>
              <w:t>ting</w:t>
            </w:r>
            <w:r w:rsidRPr="00D300D9">
              <w:rPr>
                <w:rFonts w:ascii="Times New Roman" w:eastAsiaTheme="minorEastAsia" w:hAnsi="Times New Roman" w:cs="Times New Roman"/>
                <w:sz w:val="24"/>
                <w:szCs w:val="24"/>
              </w:rPr>
              <w:t xml:space="preserve"> </w:t>
            </w:r>
            <w:r w:rsidR="000D684C" w:rsidRPr="00D300D9">
              <w:rPr>
                <w:rFonts w:ascii="Times New Roman" w:eastAsiaTheme="minorEastAsia" w:hAnsi="Times New Roman" w:cs="Times New Roman"/>
                <w:sz w:val="24"/>
                <w:szCs w:val="24"/>
              </w:rPr>
              <w:t>two</w:t>
            </w:r>
            <w:r w:rsidRPr="00D300D9">
              <w:rPr>
                <w:rFonts w:ascii="Times New Roman" w:eastAsiaTheme="minorEastAsia" w:hAnsi="Times New Roman" w:cs="Times New Roman"/>
                <w:sz w:val="24"/>
                <w:szCs w:val="24"/>
              </w:rPr>
              <w:t xml:space="preserve"> numbers separated by a hyphen (e.g</w:t>
            </w:r>
            <w:r w:rsidR="00E43204">
              <w:rPr>
                <w:rFonts w:ascii="Times New Roman" w:eastAsiaTheme="minorEastAsia" w:hAnsi="Times New Roman" w:cs="Times New Roman"/>
                <w:sz w:val="24"/>
                <w:szCs w:val="24"/>
              </w:rPr>
              <w:t>. 0.5-1.0). During the search</w:t>
            </w:r>
            <w:r w:rsidRPr="00D300D9">
              <w:rPr>
                <w:rFonts w:ascii="Times New Roman" w:eastAsiaTheme="minorEastAsia" w:hAnsi="Times New Roman" w:cs="Times New Roman"/>
                <w:sz w:val="24"/>
                <w:szCs w:val="24"/>
              </w:rPr>
              <w:t xml:space="preserve">, the right-top </w:t>
            </w:r>
            <w:r w:rsidRPr="00D300D9">
              <w:rPr>
                <w:rFonts w:ascii="Times New Roman" w:eastAsiaTheme="minorEastAsia" w:hAnsi="Times New Roman" w:cs="Times New Roman"/>
                <w:sz w:val="24"/>
                <w:szCs w:val="24"/>
              </w:rPr>
              <w:lastRenderedPageBreak/>
              <w:t>corner of the main screen displays information about the current value being tested.</w:t>
            </w:r>
          </w:p>
        </w:tc>
        <w:tc>
          <w:tcPr>
            <w:tcW w:w="1525" w:type="dxa"/>
          </w:tcPr>
          <w:p w14:paraId="01C6AA84" w14:textId="5C7B2E38"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0.5</w:t>
            </w:r>
          </w:p>
        </w:tc>
      </w:tr>
      <w:tr w:rsidR="009123AE" w:rsidRPr="00D300D9" w14:paraId="13350533" w14:textId="77777777" w:rsidTr="009D03B9">
        <w:tc>
          <w:tcPr>
            <w:tcW w:w="1800" w:type="dxa"/>
          </w:tcPr>
          <w:p w14:paraId="2EA3B6E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Initial Learning Rate</w:t>
            </w:r>
          </w:p>
        </w:tc>
        <w:tc>
          <w:tcPr>
            <w:tcW w:w="5760" w:type="dxa"/>
          </w:tcPr>
          <w:p w14:paraId="59AC417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Initial learning rate of the optimization. Higher learning rate can speed up the reconstruction process but can cause the process to fail as well</w:t>
            </w:r>
          </w:p>
        </w:tc>
        <w:tc>
          <w:tcPr>
            <w:tcW w:w="1525" w:type="dxa"/>
          </w:tcPr>
          <w:p w14:paraId="405836A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1.0</w:t>
            </w:r>
          </w:p>
        </w:tc>
      </w:tr>
      <w:tr w:rsidR="009123AE" w:rsidRPr="00D300D9" w14:paraId="2AFA9A3F" w14:textId="77777777" w:rsidTr="009D03B9">
        <w:tc>
          <w:tcPr>
            <w:tcW w:w="1800" w:type="dxa"/>
          </w:tcPr>
          <w:p w14:paraId="74154446" w14:textId="21C5168E"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Max </w:t>
            </w:r>
            <w:r w:rsidR="000D684C" w:rsidRPr="00D300D9">
              <w:rPr>
                <w:rFonts w:ascii="Times New Roman" w:hAnsi="Times New Roman" w:cs="Times New Roman"/>
                <w:sz w:val="24"/>
                <w:szCs w:val="24"/>
              </w:rPr>
              <w:t>N</w:t>
            </w:r>
            <w:r w:rsidRPr="00D300D9">
              <w:rPr>
                <w:rFonts w:ascii="Times New Roman" w:hAnsi="Times New Roman" w:cs="Times New Roman"/>
                <w:sz w:val="24"/>
                <w:szCs w:val="24"/>
              </w:rPr>
              <w:t>umber of Iteration</w:t>
            </w:r>
            <w:r w:rsidR="00163CE1" w:rsidRPr="00D300D9">
              <w:rPr>
                <w:rFonts w:ascii="Times New Roman" w:hAnsi="Times New Roman" w:cs="Times New Roman"/>
                <w:sz w:val="24"/>
                <w:szCs w:val="24"/>
              </w:rPr>
              <w:t>s</w:t>
            </w:r>
          </w:p>
        </w:tc>
        <w:tc>
          <w:tcPr>
            <w:tcW w:w="5760" w:type="dxa"/>
          </w:tcPr>
          <w:p w14:paraId="6EE92DF5"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Maximum number of iterations for the optimization</w:t>
            </w:r>
          </w:p>
        </w:tc>
        <w:tc>
          <w:tcPr>
            <w:tcW w:w="1525" w:type="dxa"/>
          </w:tcPr>
          <w:p w14:paraId="02950C04" w14:textId="7CB23763"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2000</w:t>
            </w:r>
          </w:p>
        </w:tc>
      </w:tr>
      <w:tr w:rsidR="009123AE" w:rsidRPr="00D300D9" w14:paraId="20FC131D" w14:textId="77777777" w:rsidTr="009D03B9">
        <w:tc>
          <w:tcPr>
            <w:tcW w:w="1800" w:type="dxa"/>
          </w:tcPr>
          <w:p w14:paraId="6AFC1D7B"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w:t>
            </w:r>
          </w:p>
        </w:tc>
        <w:tc>
          <w:tcPr>
            <w:tcW w:w="5760" w:type="dxa"/>
          </w:tcPr>
          <w:p w14:paraId="6503EA2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Chromosome name of the contact matrix in the input. If the input contains contact matrix of the whole genome, leave this field blank.</w:t>
            </w:r>
          </w:p>
        </w:tc>
        <w:tc>
          <w:tcPr>
            <w:tcW w:w="1525" w:type="dxa"/>
          </w:tcPr>
          <w:p w14:paraId="623B88CD"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X</w:t>
            </w:r>
          </w:p>
        </w:tc>
      </w:tr>
      <w:tr w:rsidR="009123AE" w:rsidRPr="00D300D9" w14:paraId="73B85CA6" w14:textId="77777777" w:rsidTr="009D03B9">
        <w:tc>
          <w:tcPr>
            <w:tcW w:w="1800" w:type="dxa"/>
          </w:tcPr>
          <w:p w14:paraId="017615E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ID</w:t>
            </w:r>
          </w:p>
        </w:tc>
        <w:tc>
          <w:tcPr>
            <w:tcW w:w="5760" w:type="dxa"/>
          </w:tcPr>
          <w:p w14:paraId="2A340F7F"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Genome version of the contact matrix in the input.</w:t>
            </w:r>
          </w:p>
        </w:tc>
        <w:tc>
          <w:tcPr>
            <w:tcW w:w="1525" w:type="dxa"/>
          </w:tcPr>
          <w:p w14:paraId="2A435248"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hg19</w:t>
            </w:r>
          </w:p>
        </w:tc>
      </w:tr>
      <w:tr w:rsidR="009123AE" w:rsidRPr="00D300D9" w14:paraId="1C7EA8CD" w14:textId="77777777" w:rsidTr="009D03B9">
        <w:tc>
          <w:tcPr>
            <w:tcW w:w="1800" w:type="dxa"/>
          </w:tcPr>
          <w:p w14:paraId="02C72F40"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Is Multiple-Chromosomes Structure?</w:t>
            </w:r>
          </w:p>
        </w:tc>
        <w:tc>
          <w:tcPr>
            <w:tcW w:w="5760" w:type="dxa"/>
          </w:tcPr>
          <w:p w14:paraId="2E6C6B84" w14:textId="570CB279" w:rsidR="009123AE" w:rsidRPr="00D300D9" w:rsidRDefault="009154C9"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I</w:t>
            </w:r>
            <w:r w:rsidR="009123AE" w:rsidRPr="00D300D9">
              <w:rPr>
                <w:rFonts w:ascii="Times New Roman" w:hAnsi="Times New Roman" w:cs="Times New Roman"/>
                <w:sz w:val="24"/>
                <w:szCs w:val="24"/>
              </w:rPr>
              <w:t>f the input contains both inter-and intra-chromosomal contacts data, this checkbox should be checked.</w:t>
            </w:r>
          </w:p>
        </w:tc>
        <w:tc>
          <w:tcPr>
            <w:tcW w:w="1525" w:type="dxa"/>
          </w:tcPr>
          <w:p w14:paraId="10656274"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unchecked</w:t>
            </w:r>
          </w:p>
        </w:tc>
      </w:tr>
      <w:tr w:rsidR="009123AE" w:rsidRPr="00D300D9" w14:paraId="13FDB21D" w14:textId="77777777" w:rsidTr="009D03B9">
        <w:tc>
          <w:tcPr>
            <w:tcW w:w="1800" w:type="dxa"/>
          </w:tcPr>
          <w:p w14:paraId="421E7DD7"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Length of Chromosomes</w:t>
            </w:r>
          </w:p>
        </w:tc>
        <w:tc>
          <w:tcPr>
            <w:tcW w:w="5760" w:type="dxa"/>
          </w:tcPr>
          <w:p w14:paraId="26CE71E1" w14:textId="6E3473E4"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This field contains a list of lengths of chromosomes in increasing order of chromosome names and separated by commas if “Is Multiple-Chromosomes Structure” is checked. Please note that these lengths should not contain omitted regions (e.g. centromeres) in the input of chromosomes.</w:t>
            </w:r>
          </w:p>
        </w:tc>
        <w:tc>
          <w:tcPr>
            <w:tcW w:w="1525" w:type="dxa"/>
          </w:tcPr>
          <w:p w14:paraId="58F3973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p>
        </w:tc>
      </w:tr>
      <w:tr w:rsidR="009123AE" w:rsidRPr="00D300D9" w14:paraId="44CCD730" w14:textId="77777777" w:rsidTr="009D03B9">
        <w:tc>
          <w:tcPr>
            <w:tcW w:w="1800" w:type="dxa"/>
          </w:tcPr>
          <w:p w14:paraId="06A6C9CC"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Run</w:t>
            </w:r>
          </w:p>
        </w:tc>
        <w:tc>
          <w:tcPr>
            <w:tcW w:w="5760" w:type="dxa"/>
          </w:tcPr>
          <w:p w14:paraId="4798409F" w14:textId="11ADAA4D" w:rsidR="009123AE" w:rsidRPr="00D300D9" w:rsidRDefault="009123AE" w:rsidP="00445EB1">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 xml:space="preserve">To start the reconstruction process. The main screen displays how </w:t>
            </w:r>
            <w:r w:rsidR="00E43204">
              <w:rPr>
                <w:rFonts w:ascii="Times New Roman" w:hAnsi="Times New Roman" w:cs="Times New Roman"/>
                <w:sz w:val="24"/>
                <w:szCs w:val="24"/>
              </w:rPr>
              <w:t xml:space="preserve">new </w:t>
            </w:r>
            <w:r w:rsidRPr="00D300D9">
              <w:rPr>
                <w:rFonts w:ascii="Times New Roman" w:hAnsi="Times New Roman" w:cs="Times New Roman"/>
                <w:sz w:val="24"/>
                <w:szCs w:val="24"/>
              </w:rPr>
              <w:t xml:space="preserve">models are being formed from initially random models. The information about the reconstruction is displayed in the top-right corner of the main screen. The conversion factor being used to build </w:t>
            </w:r>
            <w:r w:rsidR="00660C02" w:rsidRPr="00D300D9">
              <w:rPr>
                <w:rFonts w:ascii="Times New Roman" w:hAnsi="Times New Roman" w:cs="Times New Roman"/>
                <w:sz w:val="24"/>
                <w:szCs w:val="24"/>
              </w:rPr>
              <w:t xml:space="preserve">the </w:t>
            </w:r>
            <w:r w:rsidRPr="00D300D9">
              <w:rPr>
                <w:rFonts w:ascii="Times New Roman" w:hAnsi="Times New Roman" w:cs="Times New Roman"/>
                <w:sz w:val="24"/>
                <w:szCs w:val="24"/>
              </w:rPr>
              <w:t>model</w:t>
            </w:r>
            <w:r w:rsidR="00660C02" w:rsidRPr="00D300D9">
              <w:rPr>
                <w:rFonts w:ascii="Times New Roman" w:hAnsi="Times New Roman" w:cs="Times New Roman"/>
                <w:sz w:val="24"/>
                <w:szCs w:val="24"/>
              </w:rPr>
              <w:t>s</w:t>
            </w:r>
            <w:r w:rsidRPr="00D300D9">
              <w:rPr>
                <w:rFonts w:ascii="Times New Roman" w:hAnsi="Times New Roman" w:cs="Times New Roman"/>
                <w:sz w:val="24"/>
                <w:szCs w:val="24"/>
              </w:rPr>
              <w:t xml:space="preserve"> and the current value of the objective function (higher is better). After the reconstruction is finished, the score of the model is displayed in the top-right corner of the main screen (the lower the value is, the better the model is).</w:t>
            </w:r>
          </w:p>
        </w:tc>
        <w:tc>
          <w:tcPr>
            <w:tcW w:w="1525" w:type="dxa"/>
          </w:tcPr>
          <w:p w14:paraId="36F3DF5E"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r w:rsidR="009123AE" w:rsidRPr="00D300D9" w14:paraId="3C7267DA" w14:textId="77777777" w:rsidTr="009D03B9">
        <w:tc>
          <w:tcPr>
            <w:tcW w:w="1800" w:type="dxa"/>
          </w:tcPr>
          <w:p w14:paraId="0168359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lastRenderedPageBreak/>
              <w:t>Stop</w:t>
            </w:r>
          </w:p>
        </w:tc>
        <w:tc>
          <w:tcPr>
            <w:tcW w:w="5760" w:type="dxa"/>
          </w:tcPr>
          <w:p w14:paraId="15DBA916"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During the reconstruction, if this button is pressed, the program will stop and output the currently best structure. If the program is searching for the best conversion factor, it will stop the searching and use the best-found conversion factor to build models.</w:t>
            </w:r>
          </w:p>
        </w:tc>
        <w:tc>
          <w:tcPr>
            <w:tcW w:w="1525" w:type="dxa"/>
          </w:tcPr>
          <w:p w14:paraId="26F26751" w14:textId="77777777" w:rsidR="009123AE" w:rsidRPr="00D300D9" w:rsidRDefault="009123AE" w:rsidP="009369A0">
            <w:pPr>
              <w:pStyle w:val="ListParagraph"/>
              <w:spacing w:before="100" w:beforeAutospacing="1" w:line="360" w:lineRule="auto"/>
              <w:ind w:left="0"/>
              <w:rPr>
                <w:rFonts w:ascii="Times New Roman" w:hAnsi="Times New Roman" w:cs="Times New Roman"/>
                <w:sz w:val="24"/>
                <w:szCs w:val="24"/>
              </w:rPr>
            </w:pPr>
            <w:r w:rsidRPr="00D300D9">
              <w:rPr>
                <w:rFonts w:ascii="Times New Roman" w:hAnsi="Times New Roman" w:cs="Times New Roman"/>
                <w:sz w:val="24"/>
                <w:szCs w:val="24"/>
              </w:rPr>
              <w:t>NA</w:t>
            </w:r>
          </w:p>
        </w:tc>
      </w:tr>
    </w:tbl>
    <w:p w14:paraId="2487689A" w14:textId="77777777" w:rsidR="00C6787F" w:rsidRPr="00D300D9" w:rsidRDefault="00C6787F" w:rsidP="00C6787F">
      <w:pPr>
        <w:spacing w:before="100" w:beforeAutospacing="1" w:after="0" w:line="360" w:lineRule="auto"/>
        <w:rPr>
          <w:rFonts w:ascii="Times New Roman" w:hAnsi="Times New Roman" w:cs="Times New Roman"/>
          <w:sz w:val="24"/>
          <w:szCs w:val="24"/>
        </w:rPr>
      </w:pPr>
    </w:p>
    <w:p w14:paraId="79C4AAC4" w14:textId="77777777" w:rsidR="00C6787F" w:rsidRPr="00D300D9" w:rsidRDefault="00C6787F" w:rsidP="00CE2DA6">
      <w:pPr>
        <w:pStyle w:val="Heading2"/>
      </w:pPr>
      <w:bookmarkStart w:id="156" w:name="_Toc510439873"/>
      <w:r w:rsidRPr="00D300D9">
        <w:t>Chromatin loop identification</w:t>
      </w:r>
      <w:bookmarkEnd w:id="156"/>
    </w:p>
    <w:p w14:paraId="08D824B5" w14:textId="77777777" w:rsidR="004B24B6" w:rsidRPr="00D300D9" w:rsidRDefault="007E7DE7" w:rsidP="00CE2DA6">
      <w:pPr>
        <w:pStyle w:val="Heading3"/>
      </w:pPr>
      <w:bookmarkStart w:id="157" w:name="_Toc510439874"/>
      <w:r w:rsidRPr="00D300D9">
        <w:t>Purpose</w:t>
      </w:r>
      <w:bookmarkEnd w:id="157"/>
    </w:p>
    <w:p w14:paraId="6704DED6" w14:textId="7BE0184E" w:rsidR="007E7DE7" w:rsidRPr="00D300D9" w:rsidRDefault="004B24B6" w:rsidP="00E12232">
      <w:pPr>
        <w:pStyle w:val="ListParagraph"/>
        <w:tabs>
          <w:tab w:val="left" w:pos="5968"/>
        </w:tabs>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w:t>
      </w:r>
      <w:r w:rsidR="007E7DE7" w:rsidRPr="00D300D9">
        <w:rPr>
          <w:rFonts w:ascii="Times New Roman" w:hAnsi="Times New Roman" w:cs="Times New Roman"/>
          <w:sz w:val="24"/>
          <w:szCs w:val="24"/>
        </w:rPr>
        <w:t>o identify chromatin loop in 3D models</w:t>
      </w:r>
      <w:r w:rsidR="00E12232" w:rsidRPr="00D300D9">
        <w:rPr>
          <w:rFonts w:ascii="Times New Roman" w:hAnsi="Times New Roman" w:cs="Times New Roman"/>
          <w:sz w:val="24"/>
          <w:szCs w:val="24"/>
        </w:rPr>
        <w:tab/>
        <w:t>.</w:t>
      </w:r>
    </w:p>
    <w:p w14:paraId="40E5A297" w14:textId="77777777" w:rsidR="004B24B6" w:rsidRPr="00D300D9" w:rsidRDefault="007E7DE7" w:rsidP="00CE2DA6">
      <w:pPr>
        <w:pStyle w:val="Heading3"/>
      </w:pPr>
      <w:bookmarkStart w:id="158" w:name="_Toc510439875"/>
      <w:r w:rsidRPr="00D300D9">
        <w:t>Input</w:t>
      </w:r>
      <w:bookmarkEnd w:id="158"/>
    </w:p>
    <w:p w14:paraId="449B5572" w14:textId="29580E7A" w:rsidR="007E7DE7" w:rsidRPr="00D300D9" w:rsidRDefault="004B24B6"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3D model</w:t>
      </w:r>
      <w:r w:rsidR="009C08ED" w:rsidRPr="00D300D9">
        <w:rPr>
          <w:rFonts w:ascii="Times New Roman" w:hAnsi="Times New Roman" w:cs="Times New Roman"/>
          <w:sz w:val="24"/>
          <w:szCs w:val="24"/>
        </w:rPr>
        <w:t xml:space="preserve"> </w:t>
      </w:r>
      <w:r w:rsidR="00660C02" w:rsidRPr="00D300D9">
        <w:rPr>
          <w:rFonts w:ascii="Times New Roman" w:hAnsi="Times New Roman" w:cs="Times New Roman"/>
          <w:sz w:val="24"/>
          <w:szCs w:val="24"/>
        </w:rPr>
        <w:t xml:space="preserve">in </w:t>
      </w:r>
      <w:hyperlink r:id="rId78" w:anchor="genome-scale-system-gss-file-format" w:history="1">
        <w:r w:rsidR="00660C02" w:rsidRPr="00445EB1">
          <w:rPr>
            <w:rStyle w:val="Hyperlink"/>
            <w:rFonts w:ascii="Times New Roman" w:hAnsi="Times New Roman" w:cs="Times New Roman"/>
            <w:sz w:val="24"/>
            <w:szCs w:val="24"/>
          </w:rPr>
          <w:t>.</w:t>
        </w:r>
        <w:proofErr w:type="spellStart"/>
        <w:r w:rsidR="00660C02" w:rsidRPr="00445EB1">
          <w:rPr>
            <w:rStyle w:val="Hyperlink"/>
            <w:rFonts w:ascii="Times New Roman" w:hAnsi="Times New Roman" w:cs="Times New Roman"/>
            <w:sz w:val="24"/>
            <w:szCs w:val="24"/>
          </w:rPr>
          <w:t>gss</w:t>
        </w:r>
        <w:proofErr w:type="spellEnd"/>
        <w:r w:rsidR="00660C02" w:rsidRPr="00445EB1">
          <w:rPr>
            <w:rStyle w:val="Hyperlink"/>
            <w:rFonts w:ascii="Times New Roman" w:hAnsi="Times New Roman" w:cs="Times New Roman"/>
            <w:sz w:val="24"/>
            <w:szCs w:val="24"/>
          </w:rPr>
          <w:t xml:space="preserve"> format</w:t>
        </w:r>
      </w:hyperlink>
      <w:r w:rsidR="00FC2E20" w:rsidRPr="00D300D9">
        <w:rPr>
          <w:rFonts w:ascii="Times New Roman" w:hAnsi="Times New Roman" w:cs="Times New Roman"/>
          <w:sz w:val="24"/>
          <w:szCs w:val="24"/>
        </w:rPr>
        <w:t>.</w:t>
      </w:r>
    </w:p>
    <w:p w14:paraId="1629C10C" w14:textId="77777777" w:rsidR="00F60C4D" w:rsidRPr="00D300D9" w:rsidRDefault="007E7DE7" w:rsidP="00CE2DA6">
      <w:pPr>
        <w:pStyle w:val="Heading3"/>
      </w:pPr>
      <w:bookmarkStart w:id="159" w:name="_Toc510439876"/>
      <w:r w:rsidRPr="00D300D9">
        <w:t>Output</w:t>
      </w:r>
      <w:bookmarkEnd w:id="159"/>
    </w:p>
    <w:p w14:paraId="5ADF9989" w14:textId="5515D83F" w:rsidR="007E7DE7" w:rsidRPr="00D300D9" w:rsidRDefault="00F60C4D" w:rsidP="00F60C4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7E7DE7" w:rsidRPr="00D300D9">
        <w:rPr>
          <w:rFonts w:ascii="Times New Roman" w:hAnsi="Times New Roman" w:cs="Times New Roman"/>
          <w:sz w:val="24"/>
          <w:szCs w:val="24"/>
        </w:rPr>
        <w:t xml:space="preserve"> list of chromatin loops in </w:t>
      </w:r>
      <w:proofErr w:type="gramStart"/>
      <w:r w:rsidR="007E7DE7" w:rsidRPr="00D300D9">
        <w:rPr>
          <w:rFonts w:ascii="Times New Roman" w:hAnsi="Times New Roman" w:cs="Times New Roman"/>
          <w:i/>
          <w:sz w:val="24"/>
          <w:szCs w:val="24"/>
        </w:rPr>
        <w:t xml:space="preserve">a </w:t>
      </w:r>
      <w:r w:rsidR="00FC2E20" w:rsidRPr="00D300D9">
        <w:rPr>
          <w:rFonts w:ascii="Times New Roman" w:hAnsi="Times New Roman" w:cs="Times New Roman"/>
          <w:i/>
          <w:sz w:val="24"/>
          <w:szCs w:val="24"/>
        </w:rPr>
        <w:t>.</w:t>
      </w:r>
      <w:r w:rsidR="007E7DE7" w:rsidRPr="00D300D9">
        <w:rPr>
          <w:rFonts w:ascii="Times New Roman" w:hAnsi="Times New Roman" w:cs="Times New Roman"/>
          <w:i/>
          <w:sz w:val="24"/>
          <w:szCs w:val="24"/>
        </w:rPr>
        <w:t>bed</w:t>
      </w:r>
      <w:proofErr w:type="gramEnd"/>
      <w:r w:rsidR="007E7DE7" w:rsidRPr="00D300D9">
        <w:rPr>
          <w:rFonts w:ascii="Times New Roman" w:hAnsi="Times New Roman" w:cs="Times New Roman"/>
          <w:sz w:val="24"/>
          <w:szCs w:val="24"/>
        </w:rPr>
        <w:t xml:space="preserve"> format file </w:t>
      </w:r>
      <w:r w:rsidR="00ED2D95" w:rsidRPr="00D300D9">
        <w:rPr>
          <w:rFonts w:ascii="Times New Roman" w:hAnsi="Times New Roman" w:cs="Times New Roman"/>
          <w:sz w:val="24"/>
          <w:szCs w:val="24"/>
        </w:rPr>
        <w:t xml:space="preserve">(optional) </w:t>
      </w:r>
      <w:r w:rsidR="007E7DE7" w:rsidRPr="00D300D9">
        <w:rPr>
          <w:rFonts w:ascii="Times New Roman" w:hAnsi="Times New Roman" w:cs="Times New Roman"/>
          <w:sz w:val="24"/>
          <w:szCs w:val="24"/>
        </w:rPr>
        <w:t>and highlighted in the 3D model</w:t>
      </w:r>
      <w:r w:rsidR="00E12232" w:rsidRPr="00D300D9">
        <w:rPr>
          <w:rFonts w:ascii="Times New Roman" w:hAnsi="Times New Roman" w:cs="Times New Roman"/>
          <w:sz w:val="24"/>
          <w:szCs w:val="24"/>
        </w:rPr>
        <w:t>.</w:t>
      </w:r>
    </w:p>
    <w:p w14:paraId="4F12151B" w14:textId="77777777" w:rsidR="00F60C4D" w:rsidRPr="00D300D9" w:rsidRDefault="001720B7" w:rsidP="00CE2DA6">
      <w:pPr>
        <w:pStyle w:val="Heading3"/>
      </w:pPr>
      <w:bookmarkStart w:id="160" w:name="_Toc510439877"/>
      <w:r w:rsidRPr="00D300D9">
        <w:t>Running</w:t>
      </w:r>
      <w:bookmarkEnd w:id="160"/>
    </w:p>
    <w:p w14:paraId="03C07BB6" w14:textId="795712A2" w:rsidR="001720B7" w:rsidRPr="00D300D9" w:rsidRDefault="00F60C4D" w:rsidP="00061F71">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w:t>
      </w:r>
      <w:r w:rsidR="00822408" w:rsidRPr="00D300D9">
        <w:rPr>
          <w:rFonts w:ascii="Times New Roman" w:hAnsi="Times New Roman" w:cs="Times New Roman"/>
          <w:sz w:val="24"/>
          <w:szCs w:val="24"/>
        </w:rPr>
        <w:t xml:space="preserve"> the function from</w:t>
      </w:r>
      <w:r w:rsidR="00E70ADC" w:rsidRPr="00D300D9">
        <w:rPr>
          <w:rFonts w:ascii="Times New Roman" w:hAnsi="Times New Roman" w:cs="Times New Roman"/>
          <w:sz w:val="24"/>
          <w:szCs w:val="24"/>
        </w:rPr>
        <w:t xml:space="preserve"> the menu toolbar</w:t>
      </w:r>
      <w:r w:rsidR="00822408" w:rsidRPr="00D300D9">
        <w:rPr>
          <w:rFonts w:ascii="Times New Roman" w:hAnsi="Times New Roman" w:cs="Times New Roman"/>
          <w:sz w:val="24"/>
          <w:szCs w:val="24"/>
        </w:rPr>
        <w:t>: 3D-Functions/Loop Detection</w:t>
      </w:r>
    </w:p>
    <w:p w14:paraId="0A56B2DD" w14:textId="77777777" w:rsidR="005A2362" w:rsidRPr="00D300D9" w:rsidRDefault="005A2362" w:rsidP="00BD08B1">
      <w:pPr>
        <w:pStyle w:val="ListParagraph"/>
        <w:keepNext/>
        <w:spacing w:before="100" w:beforeAutospacing="1" w:after="0" w:line="360" w:lineRule="auto"/>
        <w:ind w:left="1080"/>
        <w:jc w:val="center"/>
        <w:rPr>
          <w:rFonts w:ascii="Times New Roman" w:hAnsi="Times New Roman" w:cs="Times New Roman"/>
          <w:sz w:val="24"/>
          <w:szCs w:val="24"/>
        </w:rPr>
      </w:pPr>
      <w:r w:rsidRPr="00D300D9">
        <w:rPr>
          <w:rFonts w:ascii="Times New Roman" w:hAnsi="Times New Roman" w:cs="Times New Roman"/>
          <w:noProof/>
          <w:sz w:val="24"/>
          <w:szCs w:val="24"/>
        </w:rPr>
        <w:lastRenderedPageBreak/>
        <w:drawing>
          <wp:inline distT="0" distB="0" distL="0" distR="0" wp14:anchorId="46241173" wp14:editId="70BE3E0B">
            <wp:extent cx="4611757" cy="262581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616705" cy="2628637"/>
                    </a:xfrm>
                    <a:prstGeom prst="rect">
                      <a:avLst/>
                    </a:prstGeom>
                    <a:noFill/>
                    <a:ln>
                      <a:noFill/>
                    </a:ln>
                  </pic:spPr>
                </pic:pic>
              </a:graphicData>
            </a:graphic>
          </wp:inline>
        </w:drawing>
      </w:r>
    </w:p>
    <w:p w14:paraId="3B186F2C" w14:textId="37789168" w:rsidR="005A2362" w:rsidRPr="00D300D9" w:rsidRDefault="00016F9D" w:rsidP="008B139E">
      <w:pPr>
        <w:pStyle w:val="Figures"/>
        <w:rPr>
          <w:rFonts w:cs="Times New Roman"/>
          <w:szCs w:val="24"/>
        </w:rPr>
      </w:pPr>
      <w:bookmarkStart w:id="161" w:name="_Toc503960238"/>
      <w:bookmarkStart w:id="162" w:name="_Toc504661613"/>
      <w:bookmarkStart w:id="163" w:name="_Toc510451540"/>
      <w:r w:rsidRPr="00D300D9">
        <w:rPr>
          <w:rFonts w:cs="Times New Roman"/>
          <w:szCs w:val="24"/>
        </w:rPr>
        <w:t xml:space="preserve">Figure </w:t>
      </w:r>
      <w:r w:rsidR="009D03B9" w:rsidRPr="00D300D9">
        <w:rPr>
          <w:rFonts w:cs="Times New Roman"/>
          <w:szCs w:val="24"/>
        </w:rPr>
        <w:t>15</w:t>
      </w:r>
      <w:r w:rsidRPr="00D300D9">
        <w:rPr>
          <w:rFonts w:cs="Times New Roman"/>
          <w:szCs w:val="24"/>
        </w:rPr>
        <w:t>:</w:t>
      </w:r>
      <w:r w:rsidR="005A2362" w:rsidRPr="00D300D9">
        <w:rPr>
          <w:rFonts w:cs="Times New Roman"/>
          <w:szCs w:val="24"/>
        </w:rPr>
        <w:t xml:space="preserve"> Chromatin loops</w:t>
      </w:r>
      <w:bookmarkEnd w:id="161"/>
      <w:bookmarkEnd w:id="162"/>
      <w:bookmarkEnd w:id="163"/>
    </w:p>
    <w:p w14:paraId="336DCF3D" w14:textId="4215C726" w:rsidR="005A2362" w:rsidRPr="00D300D9" w:rsidRDefault="005A2362" w:rsidP="00E6780D">
      <w:pPr>
        <w:ind w:left="720"/>
        <w:rPr>
          <w:rFonts w:ascii="Times New Roman" w:hAnsi="Times New Roman" w:cs="Times New Roman"/>
          <w:sz w:val="24"/>
          <w:szCs w:val="24"/>
        </w:rPr>
      </w:pPr>
      <w:r w:rsidRPr="00D300D9">
        <w:rPr>
          <w:rFonts w:ascii="Times New Roman" w:hAnsi="Times New Roman" w:cs="Times New Roman"/>
          <w:sz w:val="24"/>
          <w:szCs w:val="24"/>
        </w:rPr>
        <w:t xml:space="preserve">The function </w:t>
      </w:r>
      <w:r w:rsidR="00065D20" w:rsidRPr="00D300D9">
        <w:rPr>
          <w:rFonts w:ascii="Times New Roman" w:hAnsi="Times New Roman" w:cs="Times New Roman"/>
          <w:sz w:val="24"/>
          <w:szCs w:val="24"/>
        </w:rPr>
        <w:t xml:space="preserve">identifies chromatin loops and highlights them in the 3D model. </w:t>
      </w:r>
      <w:r w:rsidR="008B35D4" w:rsidRPr="00D300D9">
        <w:rPr>
          <w:rFonts w:ascii="Times New Roman" w:hAnsi="Times New Roman" w:cs="Times New Roman"/>
          <w:sz w:val="24"/>
          <w:szCs w:val="24"/>
        </w:rPr>
        <w:t xml:space="preserve">The loops can also be outputted into </w:t>
      </w:r>
      <w:proofErr w:type="gramStart"/>
      <w:r w:rsidR="008B35D4" w:rsidRPr="00D300D9">
        <w:rPr>
          <w:rFonts w:ascii="Times New Roman" w:hAnsi="Times New Roman" w:cs="Times New Roman"/>
          <w:sz w:val="24"/>
          <w:szCs w:val="24"/>
        </w:rPr>
        <w:t xml:space="preserve">a </w:t>
      </w:r>
      <w:r w:rsidR="00FC2E20" w:rsidRPr="00D300D9">
        <w:rPr>
          <w:rFonts w:ascii="Times New Roman" w:hAnsi="Times New Roman" w:cs="Times New Roman"/>
          <w:sz w:val="24"/>
          <w:szCs w:val="24"/>
        </w:rPr>
        <w:t>.</w:t>
      </w:r>
      <w:r w:rsidR="008B35D4" w:rsidRPr="00D300D9">
        <w:rPr>
          <w:rFonts w:ascii="Times New Roman" w:hAnsi="Times New Roman" w:cs="Times New Roman"/>
          <w:sz w:val="24"/>
          <w:szCs w:val="24"/>
        </w:rPr>
        <w:t>bed</w:t>
      </w:r>
      <w:proofErr w:type="gramEnd"/>
      <w:r w:rsidR="008B35D4" w:rsidRPr="00D300D9">
        <w:rPr>
          <w:rFonts w:ascii="Times New Roman" w:hAnsi="Times New Roman" w:cs="Times New Roman"/>
          <w:sz w:val="24"/>
          <w:szCs w:val="24"/>
        </w:rPr>
        <w:t xml:space="preserve"> format file specified in the </w:t>
      </w:r>
      <w:r w:rsidR="008B35D4" w:rsidRPr="00D300D9">
        <w:rPr>
          <w:rFonts w:ascii="Times New Roman" w:hAnsi="Times New Roman" w:cs="Times New Roman"/>
          <w:i/>
          <w:sz w:val="24"/>
          <w:szCs w:val="24"/>
        </w:rPr>
        <w:t>Output File</w:t>
      </w:r>
      <w:r w:rsidR="008B35D4" w:rsidRPr="00D300D9">
        <w:rPr>
          <w:rFonts w:ascii="Times New Roman" w:hAnsi="Times New Roman" w:cs="Times New Roman"/>
          <w:sz w:val="24"/>
          <w:szCs w:val="24"/>
        </w:rPr>
        <w:t xml:space="preserve"> field.</w:t>
      </w:r>
      <w:r w:rsidR="00BD08B1" w:rsidRPr="00D300D9">
        <w:rPr>
          <w:rFonts w:ascii="Times New Roman" w:hAnsi="Times New Roman" w:cs="Times New Roman"/>
          <w:sz w:val="24"/>
          <w:szCs w:val="24"/>
        </w:rPr>
        <w:t xml:space="preserve"> The top-right corner of the main screen displays the number of chromatin loops identified.</w:t>
      </w:r>
    </w:p>
    <w:p w14:paraId="16B4325A" w14:textId="1EAE2A77" w:rsidR="005A2362" w:rsidRPr="00D300D9" w:rsidRDefault="006D6C7F" w:rsidP="006D6C7F">
      <w:pPr>
        <w:ind w:left="720"/>
        <w:rPr>
          <w:rFonts w:ascii="Times New Roman" w:hAnsi="Times New Roman" w:cs="Times New Roman"/>
          <w:sz w:val="24"/>
          <w:szCs w:val="24"/>
        </w:rPr>
      </w:pPr>
      <w:r w:rsidRPr="00D300D9">
        <w:rPr>
          <w:rFonts w:ascii="Times New Roman" w:hAnsi="Times New Roman" w:cs="Times New Roman"/>
          <w:sz w:val="24"/>
          <w:szCs w:val="24"/>
        </w:rPr>
        <w:t>Loops are colored in spectrum (from blue to red). To highlight loops better, color the model by a single color</w:t>
      </w:r>
      <w:r w:rsidR="00B264D3" w:rsidRPr="00D300D9">
        <w:rPr>
          <w:rFonts w:ascii="Times New Roman" w:hAnsi="Times New Roman" w:cs="Times New Roman"/>
          <w:sz w:val="24"/>
          <w:szCs w:val="24"/>
        </w:rPr>
        <w:t xml:space="preserve"> </w:t>
      </w:r>
      <w:r w:rsidRPr="00D300D9">
        <w:rPr>
          <w:rFonts w:ascii="Times New Roman" w:hAnsi="Times New Roman" w:cs="Times New Roman"/>
          <w:sz w:val="24"/>
          <w:szCs w:val="24"/>
        </w:rPr>
        <w:t xml:space="preserve">(right-click on the </w:t>
      </w:r>
      <w:r w:rsidR="00810B91" w:rsidRPr="00D300D9">
        <w:rPr>
          <w:rFonts w:ascii="Times New Roman" w:hAnsi="Times New Roman" w:cs="Times New Roman"/>
          <w:sz w:val="24"/>
          <w:szCs w:val="24"/>
        </w:rPr>
        <w:t xml:space="preserve">main </w:t>
      </w:r>
      <w:r w:rsidRPr="00D300D9">
        <w:rPr>
          <w:rFonts w:ascii="Times New Roman" w:hAnsi="Times New Roman" w:cs="Times New Roman"/>
          <w:sz w:val="24"/>
          <w:szCs w:val="24"/>
        </w:rPr>
        <w:t xml:space="preserve">screen, </w:t>
      </w:r>
      <w:proofErr w:type="gramStart"/>
      <w:r w:rsidRPr="00D300D9">
        <w:rPr>
          <w:rFonts w:ascii="Times New Roman" w:hAnsi="Times New Roman" w:cs="Times New Roman"/>
          <w:sz w:val="24"/>
          <w:szCs w:val="24"/>
        </w:rPr>
        <w:t xml:space="preserve">choose </w:t>
      </w:r>
      <w:r w:rsidR="00FC2E20" w:rsidRPr="00D300D9">
        <w:rPr>
          <w:rFonts w:ascii="Times New Roman" w:hAnsi="Times New Roman" w:cs="Times New Roman"/>
          <w:i/>
          <w:sz w:val="24"/>
          <w:szCs w:val="24"/>
        </w:rPr>
        <w:t>,</w:t>
      </w:r>
      <w:proofErr w:type="gramEnd"/>
      <w:r w:rsidRPr="00D300D9">
        <w:rPr>
          <w:rFonts w:ascii="Times New Roman" w:hAnsi="Times New Roman" w:cs="Times New Roman"/>
          <w:sz w:val="24"/>
          <w:szCs w:val="24"/>
        </w:rPr>
        <w:t xml:space="preserve">) </w:t>
      </w:r>
    </w:p>
    <w:p w14:paraId="19FC5C59" w14:textId="77777777" w:rsidR="006D6C7F" w:rsidRPr="00D300D9" w:rsidRDefault="006D6C7F" w:rsidP="005A2362">
      <w:pPr>
        <w:rPr>
          <w:rFonts w:ascii="Times New Roman" w:hAnsi="Times New Roman" w:cs="Times New Roman"/>
          <w:sz w:val="24"/>
          <w:szCs w:val="24"/>
        </w:rPr>
      </w:pPr>
    </w:p>
    <w:p w14:paraId="016F77E9" w14:textId="77777777" w:rsidR="00BD08B1" w:rsidRPr="00D300D9" w:rsidRDefault="00044C79" w:rsidP="00CE2DA6">
      <w:pPr>
        <w:pStyle w:val="Heading2"/>
      </w:pPr>
      <w:bookmarkStart w:id="164" w:name="_Toc510439878"/>
      <w:r w:rsidRPr="00D300D9">
        <w:t>Model annotation</w:t>
      </w:r>
      <w:bookmarkEnd w:id="164"/>
    </w:p>
    <w:p w14:paraId="2C57D440" w14:textId="77777777" w:rsidR="00243285" w:rsidRPr="00D300D9" w:rsidRDefault="001C227D" w:rsidP="00CE2DA6">
      <w:pPr>
        <w:pStyle w:val="Heading3"/>
      </w:pPr>
      <w:bookmarkStart w:id="165" w:name="_Toc510439879"/>
      <w:r w:rsidRPr="00D300D9">
        <w:t>Purpose</w:t>
      </w:r>
      <w:bookmarkEnd w:id="165"/>
    </w:p>
    <w:p w14:paraId="40767457" w14:textId="03630F9E" w:rsidR="001C227D" w:rsidRPr="00D300D9" w:rsidRDefault="00243285" w:rsidP="0024328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1478F5" w:rsidRPr="00D300D9">
        <w:rPr>
          <w:rFonts w:ascii="Times New Roman" w:hAnsi="Times New Roman" w:cs="Times New Roman"/>
          <w:sz w:val="24"/>
          <w:szCs w:val="24"/>
        </w:rPr>
        <w:t>annotate 3D models</w:t>
      </w:r>
      <w:r w:rsidR="00584FC8" w:rsidRPr="00D300D9">
        <w:rPr>
          <w:rFonts w:ascii="Times New Roman" w:hAnsi="Times New Roman" w:cs="Times New Roman"/>
          <w:sz w:val="24"/>
          <w:szCs w:val="24"/>
        </w:rPr>
        <w:t xml:space="preserve"> with </w:t>
      </w:r>
      <w:r w:rsidR="004D0BC7" w:rsidRPr="00D300D9">
        <w:rPr>
          <w:rFonts w:ascii="Times New Roman" w:hAnsi="Times New Roman" w:cs="Times New Roman"/>
          <w:sz w:val="24"/>
          <w:szCs w:val="24"/>
        </w:rPr>
        <w:t>genomic elements</w:t>
      </w:r>
      <w:r w:rsidR="0028647F" w:rsidRPr="00D300D9">
        <w:rPr>
          <w:rFonts w:ascii="Times New Roman" w:hAnsi="Times New Roman" w:cs="Times New Roman"/>
          <w:sz w:val="24"/>
          <w:szCs w:val="24"/>
        </w:rPr>
        <w:t>.</w:t>
      </w:r>
    </w:p>
    <w:p w14:paraId="1B5A11D3" w14:textId="77777777" w:rsidR="00243285" w:rsidRPr="00D300D9" w:rsidRDefault="00D62790" w:rsidP="00CE2DA6">
      <w:pPr>
        <w:pStyle w:val="Heading3"/>
      </w:pPr>
      <w:bookmarkStart w:id="166" w:name="_Toc510439880"/>
      <w:r w:rsidRPr="00D300D9">
        <w:t>Input</w:t>
      </w:r>
      <w:bookmarkEnd w:id="166"/>
    </w:p>
    <w:p w14:paraId="696A9022" w14:textId="1A9FD533" w:rsidR="00D62790" w:rsidRPr="00D300D9" w:rsidRDefault="00243285" w:rsidP="000615C5">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w:t>
      </w:r>
      <w:r w:rsidR="00D62790" w:rsidRPr="00D300D9">
        <w:rPr>
          <w:rFonts w:ascii="Times New Roman" w:hAnsi="Times New Roman" w:cs="Times New Roman"/>
          <w:sz w:val="24"/>
          <w:szCs w:val="24"/>
        </w:rPr>
        <w:t xml:space="preserve"> 3D model </w:t>
      </w:r>
      <w:r w:rsidR="00C4378D" w:rsidRPr="00D300D9">
        <w:rPr>
          <w:rFonts w:ascii="Times New Roman" w:hAnsi="Times New Roman" w:cs="Times New Roman"/>
          <w:sz w:val="24"/>
          <w:szCs w:val="24"/>
        </w:rPr>
        <w:t xml:space="preserve">(e.g.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sample_data</w:t>
      </w:r>
      <w:proofErr w:type="spellEnd"/>
      <w:r w:rsidR="00C4378D" w:rsidRPr="00D300D9">
        <w:rPr>
          <w:rFonts w:ascii="Times New Roman" w:hAnsi="Times New Roman" w:cs="Times New Roman"/>
          <w:i/>
          <w:sz w:val="24"/>
          <w:szCs w:val="24"/>
        </w:rPr>
        <w:t>/models</w:t>
      </w:r>
      <w:r w:rsidR="00C4378D" w:rsidRPr="00D300D9">
        <w:rPr>
          <w:rFonts w:ascii="Times New Roman" w:hAnsi="Times New Roman" w:cs="Times New Roman"/>
          <w:sz w:val="24"/>
          <w:szCs w:val="24"/>
        </w:rPr>
        <w:t xml:space="preserve">) </w:t>
      </w:r>
      <w:r w:rsidR="00D62790" w:rsidRPr="00D300D9">
        <w:rPr>
          <w:rFonts w:ascii="Times New Roman" w:hAnsi="Times New Roman" w:cs="Times New Roman"/>
          <w:sz w:val="24"/>
          <w:szCs w:val="24"/>
        </w:rPr>
        <w:t xml:space="preserve">and genomic elements </w:t>
      </w:r>
      <w:proofErr w:type="gramStart"/>
      <w:r w:rsidR="00D62790" w:rsidRPr="00D300D9">
        <w:rPr>
          <w:rFonts w:ascii="Times New Roman" w:hAnsi="Times New Roman" w:cs="Times New Roman"/>
          <w:sz w:val="24"/>
          <w:szCs w:val="24"/>
        </w:rPr>
        <w:t xml:space="preserve">in </w:t>
      </w:r>
      <w:r w:rsidR="00FC2E20" w:rsidRPr="00D300D9">
        <w:rPr>
          <w:rFonts w:ascii="Times New Roman" w:hAnsi="Times New Roman" w:cs="Times New Roman"/>
          <w:i/>
          <w:sz w:val="24"/>
          <w:szCs w:val="24"/>
        </w:rPr>
        <w:t>.</w:t>
      </w:r>
      <w:r w:rsidR="00D62790" w:rsidRPr="00D300D9">
        <w:rPr>
          <w:rFonts w:ascii="Times New Roman" w:hAnsi="Times New Roman" w:cs="Times New Roman"/>
          <w:i/>
          <w:sz w:val="24"/>
          <w:szCs w:val="24"/>
        </w:rPr>
        <w:t>bed</w:t>
      </w:r>
      <w:proofErr w:type="gramEnd"/>
      <w:r w:rsidR="00D62790" w:rsidRPr="00D300D9">
        <w:rPr>
          <w:rFonts w:ascii="Times New Roman" w:hAnsi="Times New Roman" w:cs="Times New Roman"/>
          <w:sz w:val="24"/>
          <w:szCs w:val="24"/>
        </w:rPr>
        <w:t xml:space="preserve"> format files</w:t>
      </w:r>
      <w:r w:rsidR="00C4378D" w:rsidRPr="00D300D9">
        <w:rPr>
          <w:rFonts w:ascii="Times New Roman" w:hAnsi="Times New Roman" w:cs="Times New Roman"/>
          <w:sz w:val="24"/>
          <w:szCs w:val="24"/>
        </w:rPr>
        <w:t xml:space="preserve"> (e.g. in </w:t>
      </w:r>
      <w:r w:rsidR="00C4378D" w:rsidRPr="00D300D9">
        <w:rPr>
          <w:rFonts w:ascii="Times New Roman" w:hAnsi="Times New Roman" w:cs="Times New Roman"/>
          <w:i/>
          <w:sz w:val="24"/>
          <w:szCs w:val="24"/>
        </w:rPr>
        <w:t>executable/</w:t>
      </w:r>
      <w:proofErr w:type="spellStart"/>
      <w:r w:rsidR="00C4378D" w:rsidRPr="00D300D9">
        <w:rPr>
          <w:rFonts w:ascii="Times New Roman" w:hAnsi="Times New Roman" w:cs="Times New Roman"/>
          <w:i/>
          <w:sz w:val="24"/>
          <w:szCs w:val="24"/>
        </w:rPr>
        <w:t>track_files</w:t>
      </w:r>
      <w:proofErr w:type="spellEnd"/>
      <w:r w:rsidR="00C4378D" w:rsidRPr="00D300D9">
        <w:rPr>
          <w:rFonts w:ascii="Times New Roman" w:hAnsi="Times New Roman" w:cs="Times New Roman"/>
          <w:sz w:val="24"/>
          <w:szCs w:val="24"/>
        </w:rPr>
        <w:t>)</w:t>
      </w:r>
      <w:r w:rsidR="0028647F" w:rsidRPr="00D300D9">
        <w:rPr>
          <w:rFonts w:ascii="Times New Roman" w:hAnsi="Times New Roman" w:cs="Times New Roman"/>
          <w:sz w:val="24"/>
          <w:szCs w:val="24"/>
        </w:rPr>
        <w:t>.</w:t>
      </w:r>
    </w:p>
    <w:p w14:paraId="3828694E" w14:textId="77777777" w:rsidR="00F8052E" w:rsidRPr="00D300D9" w:rsidRDefault="003467B9" w:rsidP="00CE2DA6">
      <w:pPr>
        <w:pStyle w:val="Heading3"/>
      </w:pPr>
      <w:bookmarkStart w:id="167" w:name="_Toc510439881"/>
      <w:r w:rsidRPr="00D300D9">
        <w:t>Output</w:t>
      </w:r>
      <w:bookmarkEnd w:id="167"/>
    </w:p>
    <w:p w14:paraId="015C9FF8" w14:textId="3B6D8802" w:rsidR="003467B9" w:rsidRPr="00D300D9" w:rsidRDefault="003467B9" w:rsidP="00F8052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3D model is annotated with data </w:t>
      </w:r>
      <w:proofErr w:type="gramStart"/>
      <w:r w:rsidRPr="00D300D9">
        <w:rPr>
          <w:rFonts w:ascii="Times New Roman" w:hAnsi="Times New Roman" w:cs="Times New Roman"/>
          <w:sz w:val="24"/>
          <w:szCs w:val="24"/>
        </w:rPr>
        <w:t xml:space="preserve">from </w:t>
      </w:r>
      <w:r w:rsidR="000D0FB8" w:rsidRPr="00D300D9">
        <w:rPr>
          <w:rFonts w:ascii="Times New Roman" w:hAnsi="Times New Roman" w:cs="Times New Roman"/>
          <w:i/>
          <w:sz w:val="24"/>
          <w:szCs w:val="24"/>
        </w:rPr>
        <w:t>.</w:t>
      </w:r>
      <w:r w:rsidRPr="00D300D9">
        <w:rPr>
          <w:rFonts w:ascii="Times New Roman" w:hAnsi="Times New Roman" w:cs="Times New Roman"/>
          <w:i/>
          <w:sz w:val="24"/>
          <w:szCs w:val="24"/>
        </w:rPr>
        <w:t>bed</w:t>
      </w:r>
      <w:proofErr w:type="gramEnd"/>
      <w:r w:rsidRPr="00D300D9">
        <w:rPr>
          <w:rFonts w:ascii="Times New Roman" w:hAnsi="Times New Roman" w:cs="Times New Roman"/>
          <w:sz w:val="24"/>
          <w:szCs w:val="24"/>
        </w:rPr>
        <w:t xml:space="preserve"> format files</w:t>
      </w:r>
      <w:r w:rsidR="004A4B49" w:rsidRPr="00D300D9">
        <w:rPr>
          <w:rFonts w:ascii="Times New Roman" w:hAnsi="Times New Roman" w:cs="Times New Roman"/>
          <w:sz w:val="24"/>
          <w:szCs w:val="24"/>
        </w:rPr>
        <w:t>.</w:t>
      </w:r>
    </w:p>
    <w:p w14:paraId="59719D45" w14:textId="77777777" w:rsidR="00F8052E" w:rsidRPr="00D300D9" w:rsidRDefault="003467B9" w:rsidP="00CE2DA6">
      <w:pPr>
        <w:pStyle w:val="Heading3"/>
      </w:pPr>
      <w:bookmarkStart w:id="168" w:name="_Toc510439882"/>
      <w:r w:rsidRPr="00D300D9">
        <w:t>Running</w:t>
      </w:r>
      <w:bookmarkEnd w:id="168"/>
    </w:p>
    <w:p w14:paraId="76AB5866" w14:textId="77777777" w:rsidR="003467B9" w:rsidRPr="00D300D9" w:rsidRDefault="00F8052E" w:rsidP="00DC08BE">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lastRenderedPageBreak/>
        <w:t xml:space="preserve">Access </w:t>
      </w:r>
      <w:r w:rsidR="003467B9" w:rsidRPr="00D300D9">
        <w:rPr>
          <w:rFonts w:ascii="Times New Roman" w:hAnsi="Times New Roman" w:cs="Times New Roman"/>
          <w:sz w:val="24"/>
          <w:szCs w:val="24"/>
        </w:rPr>
        <w:t>the function from the menu toolbar: 3D-Functions/Model Annotation</w:t>
      </w:r>
    </w:p>
    <w:p w14:paraId="266B41C9" w14:textId="77777777" w:rsidR="0031520D" w:rsidRPr="00D300D9" w:rsidRDefault="00E5113A" w:rsidP="006D6C7F">
      <w:pPr>
        <w:pStyle w:val="ListParagraph"/>
        <w:keepNext/>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D5F20F5" wp14:editId="558045AC">
            <wp:extent cx="4461515" cy="395975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74059" cy="3970883"/>
                    </a:xfrm>
                    <a:prstGeom prst="rect">
                      <a:avLst/>
                    </a:prstGeom>
                    <a:noFill/>
                    <a:ln>
                      <a:noFill/>
                    </a:ln>
                  </pic:spPr>
                </pic:pic>
              </a:graphicData>
            </a:graphic>
          </wp:inline>
        </w:drawing>
      </w:r>
    </w:p>
    <w:p w14:paraId="7BC771E4" w14:textId="5D9A1492" w:rsidR="0031520D" w:rsidRPr="00D300D9" w:rsidRDefault="0031520D" w:rsidP="008B139E">
      <w:pPr>
        <w:pStyle w:val="Figures"/>
        <w:rPr>
          <w:rFonts w:cs="Times New Roman"/>
          <w:szCs w:val="24"/>
        </w:rPr>
      </w:pPr>
      <w:bookmarkStart w:id="169" w:name="_Toc510451541"/>
      <w:r w:rsidRPr="00D300D9">
        <w:rPr>
          <w:rFonts w:cs="Times New Roman"/>
          <w:szCs w:val="24"/>
        </w:rPr>
        <w:t xml:space="preserve">Figure </w:t>
      </w:r>
      <w:r w:rsidR="00817E9E" w:rsidRPr="00D300D9">
        <w:rPr>
          <w:rFonts w:cs="Times New Roman"/>
          <w:szCs w:val="24"/>
        </w:rPr>
        <w:t>16</w:t>
      </w:r>
      <w:r w:rsidR="00000A1C" w:rsidRPr="00D300D9">
        <w:rPr>
          <w:rFonts w:cs="Times New Roman"/>
          <w:szCs w:val="24"/>
        </w:rPr>
        <w:t>:</w:t>
      </w:r>
      <w:r w:rsidRPr="00D300D9">
        <w:rPr>
          <w:rFonts w:cs="Times New Roman"/>
          <w:szCs w:val="24"/>
        </w:rPr>
        <w:t xml:space="preserve"> Function to annotate 3D models</w:t>
      </w:r>
      <w:bookmarkEnd w:id="169"/>
    </w:p>
    <w:p w14:paraId="7980F209" w14:textId="77777777" w:rsidR="00000A1C" w:rsidRPr="00D300D9" w:rsidRDefault="00000A1C" w:rsidP="00000A1C">
      <w:pPr>
        <w:rPr>
          <w:rFonts w:ascii="Times New Roman" w:hAnsi="Times New Roman" w:cs="Times New Roman"/>
          <w:sz w:val="24"/>
          <w:szCs w:val="24"/>
        </w:rPr>
      </w:pPr>
    </w:p>
    <w:p w14:paraId="2D6928AC" w14:textId="77777777" w:rsidR="006D6C7F" w:rsidRPr="00D300D9" w:rsidRDefault="00B848CD" w:rsidP="00B848CD">
      <w:pPr>
        <w:ind w:left="720"/>
        <w:rPr>
          <w:rFonts w:ascii="Times New Roman" w:hAnsi="Times New Roman" w:cs="Times New Roman"/>
          <w:sz w:val="24"/>
          <w:szCs w:val="24"/>
        </w:rPr>
      </w:pPr>
      <w:r w:rsidRPr="00D300D9">
        <w:rPr>
          <w:rFonts w:ascii="Times New Roman" w:hAnsi="Times New Roman" w:cs="Times New Roman"/>
          <w:sz w:val="24"/>
          <w:szCs w:val="24"/>
        </w:rPr>
        <w:t>To better highlight track data, change the color of the model to a sing color (right-click on the main screen, Color/Structure/Reset)</w:t>
      </w:r>
      <w:r w:rsidR="00E5113A" w:rsidRPr="00D300D9">
        <w:rPr>
          <w:rFonts w:ascii="Times New Roman" w:hAnsi="Times New Roman" w:cs="Times New Roman"/>
          <w:sz w:val="24"/>
          <w:szCs w:val="24"/>
        </w:rPr>
        <w:t>. The background can be changed to white to (Color/Background/White)</w:t>
      </w:r>
    </w:p>
    <w:p w14:paraId="364A173E" w14:textId="77777777" w:rsidR="002B72E2" w:rsidRPr="00D300D9" w:rsidRDefault="002B72E2" w:rsidP="002B72E2">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
        <w:gridCol w:w="6807"/>
        <w:gridCol w:w="1296"/>
      </w:tblGrid>
      <w:tr w:rsidR="002B72E2" w:rsidRPr="00D300D9" w14:paraId="5DB8CF54" w14:textId="77777777" w:rsidTr="009D03B9">
        <w:tc>
          <w:tcPr>
            <w:tcW w:w="1247" w:type="dxa"/>
          </w:tcPr>
          <w:p w14:paraId="536A674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Field / Button</w:t>
            </w:r>
          </w:p>
        </w:tc>
        <w:tc>
          <w:tcPr>
            <w:tcW w:w="6807" w:type="dxa"/>
          </w:tcPr>
          <w:p w14:paraId="340A2DF9"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Description</w:t>
            </w:r>
          </w:p>
        </w:tc>
        <w:tc>
          <w:tcPr>
            <w:tcW w:w="1296" w:type="dxa"/>
          </w:tcPr>
          <w:p w14:paraId="05926EFF" w14:textId="77777777" w:rsidR="002B72E2" w:rsidRPr="00D300D9" w:rsidRDefault="002B72E2" w:rsidP="00710E33">
            <w:pPr>
              <w:jc w:val="center"/>
              <w:rPr>
                <w:rFonts w:ascii="Times New Roman" w:hAnsi="Times New Roman" w:cs="Times New Roman"/>
                <w:b/>
                <w:sz w:val="24"/>
                <w:szCs w:val="24"/>
              </w:rPr>
            </w:pPr>
            <w:r w:rsidRPr="00D300D9">
              <w:rPr>
                <w:rFonts w:ascii="Times New Roman" w:hAnsi="Times New Roman" w:cs="Times New Roman"/>
                <w:b/>
                <w:sz w:val="24"/>
                <w:szCs w:val="24"/>
              </w:rPr>
              <w:t>Default</w:t>
            </w:r>
          </w:p>
        </w:tc>
      </w:tr>
      <w:tr w:rsidR="002B72E2" w:rsidRPr="00D300D9" w14:paraId="03D27EB9" w14:textId="77777777" w:rsidTr="009D03B9">
        <w:tc>
          <w:tcPr>
            <w:tcW w:w="1247" w:type="dxa"/>
          </w:tcPr>
          <w:p w14:paraId="15F6A72E"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Track file</w:t>
            </w:r>
          </w:p>
        </w:tc>
        <w:tc>
          <w:tcPr>
            <w:tcW w:w="6807" w:type="dxa"/>
          </w:tcPr>
          <w:p w14:paraId="32784523"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A file in bed format (see executable/</w:t>
            </w:r>
            <w:proofErr w:type="spellStart"/>
            <w:r w:rsidRPr="00D300D9">
              <w:rPr>
                <w:rFonts w:ascii="Times New Roman" w:hAnsi="Times New Roman" w:cs="Times New Roman"/>
                <w:sz w:val="24"/>
                <w:szCs w:val="24"/>
              </w:rPr>
              <w:t>track_files</w:t>
            </w:r>
            <w:proofErr w:type="spellEnd"/>
            <w:r w:rsidRPr="00D300D9">
              <w:rPr>
                <w:rFonts w:ascii="Times New Roman" w:hAnsi="Times New Roman" w:cs="Times New Roman"/>
                <w:sz w:val="24"/>
                <w:szCs w:val="24"/>
              </w:rPr>
              <w:t xml:space="preserve"> for example) to annotate the model</w:t>
            </w:r>
          </w:p>
        </w:tc>
        <w:tc>
          <w:tcPr>
            <w:tcW w:w="1296" w:type="dxa"/>
          </w:tcPr>
          <w:p w14:paraId="4B0116BF" w14:textId="77777777" w:rsidR="002B72E2" w:rsidRPr="00D300D9" w:rsidRDefault="00565B36"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2B72E2" w:rsidRPr="00D300D9" w14:paraId="78341BF2" w14:textId="77777777" w:rsidTr="009D03B9">
        <w:tc>
          <w:tcPr>
            <w:tcW w:w="1247" w:type="dxa"/>
          </w:tcPr>
          <w:p w14:paraId="3D5430CF" w14:textId="77777777" w:rsidR="002B72E2" w:rsidRPr="00D300D9" w:rsidRDefault="00322707" w:rsidP="002B72E2">
            <w:pPr>
              <w:rPr>
                <w:rFonts w:ascii="Times New Roman" w:hAnsi="Times New Roman" w:cs="Times New Roman"/>
                <w:sz w:val="24"/>
                <w:szCs w:val="24"/>
              </w:rPr>
            </w:pPr>
            <w:r w:rsidRPr="00D300D9">
              <w:rPr>
                <w:rFonts w:ascii="Times New Roman" w:hAnsi="Times New Roman" w:cs="Times New Roman"/>
                <w:sz w:val="24"/>
                <w:szCs w:val="24"/>
              </w:rPr>
              <w:t>Track name</w:t>
            </w:r>
          </w:p>
        </w:tc>
        <w:tc>
          <w:tcPr>
            <w:tcW w:w="6807" w:type="dxa"/>
          </w:tcPr>
          <w:p w14:paraId="61E1587A" w14:textId="77777777" w:rsidR="002B72E2" w:rsidRPr="00D300D9" w:rsidRDefault="0036790F" w:rsidP="002B72E2">
            <w:pPr>
              <w:rPr>
                <w:rFonts w:ascii="Times New Roman" w:hAnsi="Times New Roman" w:cs="Times New Roman"/>
                <w:sz w:val="24"/>
                <w:szCs w:val="24"/>
              </w:rPr>
            </w:pPr>
            <w:r w:rsidRPr="00D300D9">
              <w:rPr>
                <w:rFonts w:ascii="Times New Roman" w:hAnsi="Times New Roman" w:cs="Times New Roman"/>
                <w:sz w:val="24"/>
                <w:szCs w:val="24"/>
              </w:rPr>
              <w:t>A unique name associated with the above input file</w:t>
            </w:r>
          </w:p>
        </w:tc>
        <w:tc>
          <w:tcPr>
            <w:tcW w:w="1296" w:type="dxa"/>
          </w:tcPr>
          <w:p w14:paraId="1D0C3403" w14:textId="77777777" w:rsidR="002B72E2" w:rsidRPr="00D300D9" w:rsidRDefault="00740E50" w:rsidP="002B72E2">
            <w:pPr>
              <w:rPr>
                <w:rFonts w:ascii="Times New Roman" w:hAnsi="Times New Roman" w:cs="Times New Roman"/>
                <w:sz w:val="24"/>
                <w:szCs w:val="24"/>
              </w:rPr>
            </w:pPr>
            <w:r w:rsidRPr="00D300D9">
              <w:rPr>
                <w:rFonts w:ascii="Times New Roman" w:hAnsi="Times New Roman" w:cs="Times New Roman"/>
                <w:sz w:val="24"/>
                <w:szCs w:val="24"/>
              </w:rPr>
              <w:t>N</w:t>
            </w:r>
            <w:r w:rsidR="0023610B" w:rsidRPr="00D300D9">
              <w:rPr>
                <w:rFonts w:ascii="Times New Roman" w:hAnsi="Times New Roman" w:cs="Times New Roman"/>
                <w:sz w:val="24"/>
                <w:szCs w:val="24"/>
              </w:rPr>
              <w:t>ame of track file</w:t>
            </w:r>
          </w:p>
        </w:tc>
      </w:tr>
      <w:tr w:rsidR="002B72E2" w:rsidRPr="00D300D9" w14:paraId="44015E78" w14:textId="77777777" w:rsidTr="009D03B9">
        <w:tc>
          <w:tcPr>
            <w:tcW w:w="1247" w:type="dxa"/>
          </w:tcPr>
          <w:p w14:paraId="02211059"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Is domain or loop?</w:t>
            </w:r>
          </w:p>
        </w:tc>
        <w:tc>
          <w:tcPr>
            <w:tcW w:w="6807" w:type="dxa"/>
          </w:tcPr>
          <w:p w14:paraId="497CDC81" w14:textId="77777777" w:rsidR="002B72E2" w:rsidRPr="00D300D9" w:rsidRDefault="002451AC" w:rsidP="002B72E2">
            <w:pPr>
              <w:rPr>
                <w:rFonts w:ascii="Times New Roman" w:hAnsi="Times New Roman" w:cs="Times New Roman"/>
                <w:sz w:val="24"/>
                <w:szCs w:val="24"/>
              </w:rPr>
            </w:pPr>
            <w:r w:rsidRPr="00D300D9">
              <w:rPr>
                <w:rFonts w:ascii="Times New Roman" w:hAnsi="Times New Roman" w:cs="Times New Roman"/>
                <w:sz w:val="24"/>
                <w:szCs w:val="24"/>
              </w:rPr>
              <w:t xml:space="preserve">Indicate if the track file contains domains or loops. Adjacent domains/loops will be colored in red/blue alternatively. </w:t>
            </w:r>
          </w:p>
        </w:tc>
        <w:tc>
          <w:tcPr>
            <w:tcW w:w="1296" w:type="dxa"/>
          </w:tcPr>
          <w:p w14:paraId="56242737" w14:textId="77777777" w:rsidR="002B72E2" w:rsidRPr="00D300D9" w:rsidRDefault="003B7A2C" w:rsidP="002B72E2">
            <w:pPr>
              <w:rPr>
                <w:rFonts w:ascii="Times New Roman" w:hAnsi="Times New Roman" w:cs="Times New Roman"/>
                <w:sz w:val="24"/>
                <w:szCs w:val="24"/>
              </w:rPr>
            </w:pPr>
            <w:r w:rsidRPr="00D300D9">
              <w:rPr>
                <w:rFonts w:ascii="Times New Roman" w:hAnsi="Times New Roman" w:cs="Times New Roman"/>
                <w:sz w:val="24"/>
                <w:szCs w:val="24"/>
              </w:rPr>
              <w:t>Unchecked</w:t>
            </w:r>
          </w:p>
        </w:tc>
      </w:tr>
      <w:tr w:rsidR="002B72E2" w:rsidRPr="00D300D9" w14:paraId="2854C94E" w14:textId="77777777" w:rsidTr="009D03B9">
        <w:tc>
          <w:tcPr>
            <w:tcW w:w="1247" w:type="dxa"/>
          </w:tcPr>
          <w:p w14:paraId="0391F43E"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Choose color</w:t>
            </w:r>
          </w:p>
        </w:tc>
        <w:tc>
          <w:tcPr>
            <w:tcW w:w="6807" w:type="dxa"/>
          </w:tcPr>
          <w:p w14:paraId="1153AF6A" w14:textId="77777777" w:rsidR="002B72E2" w:rsidRPr="00D300D9" w:rsidRDefault="000F6321" w:rsidP="002B72E2">
            <w:pPr>
              <w:rPr>
                <w:rFonts w:ascii="Times New Roman" w:hAnsi="Times New Roman" w:cs="Times New Roman"/>
                <w:sz w:val="24"/>
                <w:szCs w:val="24"/>
              </w:rPr>
            </w:pPr>
            <w:r w:rsidRPr="00D300D9">
              <w:rPr>
                <w:rFonts w:ascii="Times New Roman" w:hAnsi="Times New Roman" w:cs="Times New Roman"/>
                <w:sz w:val="24"/>
                <w:szCs w:val="24"/>
              </w:rPr>
              <w:t>To pick a color to label annotation and points overlapped by genomic elements in the track file.</w:t>
            </w:r>
          </w:p>
        </w:tc>
        <w:tc>
          <w:tcPr>
            <w:tcW w:w="1296" w:type="dxa"/>
          </w:tcPr>
          <w:p w14:paraId="527D3486" w14:textId="77777777" w:rsidR="002B72E2" w:rsidRPr="00D300D9" w:rsidRDefault="00D02D4E" w:rsidP="002B72E2">
            <w:pPr>
              <w:rPr>
                <w:rFonts w:ascii="Times New Roman" w:hAnsi="Times New Roman" w:cs="Times New Roman"/>
                <w:sz w:val="24"/>
                <w:szCs w:val="24"/>
              </w:rPr>
            </w:pPr>
            <w:r w:rsidRPr="00D300D9">
              <w:rPr>
                <w:rFonts w:ascii="Times New Roman" w:hAnsi="Times New Roman" w:cs="Times New Roman"/>
                <w:sz w:val="24"/>
                <w:szCs w:val="24"/>
              </w:rPr>
              <w:t>Random</w:t>
            </w:r>
          </w:p>
        </w:tc>
      </w:tr>
      <w:tr w:rsidR="002B72E2" w:rsidRPr="00D300D9" w14:paraId="0A2035E6" w14:textId="77777777" w:rsidTr="009D03B9">
        <w:tc>
          <w:tcPr>
            <w:tcW w:w="1247" w:type="dxa"/>
          </w:tcPr>
          <w:p w14:paraId="57BB79E5" w14:textId="77777777" w:rsidR="002B72E2" w:rsidRPr="00D300D9" w:rsidRDefault="00022D2A" w:rsidP="002B72E2">
            <w:pPr>
              <w:rPr>
                <w:rFonts w:ascii="Times New Roman" w:hAnsi="Times New Roman" w:cs="Times New Roman"/>
                <w:sz w:val="24"/>
                <w:szCs w:val="24"/>
              </w:rPr>
            </w:pPr>
            <w:r w:rsidRPr="00D300D9">
              <w:rPr>
                <w:rFonts w:ascii="Times New Roman" w:hAnsi="Times New Roman" w:cs="Times New Roman"/>
                <w:sz w:val="24"/>
                <w:szCs w:val="24"/>
              </w:rPr>
              <w:t>Change color</w:t>
            </w:r>
          </w:p>
        </w:tc>
        <w:tc>
          <w:tcPr>
            <w:tcW w:w="6807" w:type="dxa"/>
          </w:tcPr>
          <w:p w14:paraId="4E4027BF" w14:textId="77777777" w:rsidR="002B72E2" w:rsidRPr="00D300D9" w:rsidRDefault="001D0935" w:rsidP="002B72E2">
            <w:pPr>
              <w:rPr>
                <w:rFonts w:ascii="Times New Roman" w:hAnsi="Times New Roman" w:cs="Times New Roman"/>
                <w:sz w:val="24"/>
                <w:szCs w:val="24"/>
              </w:rPr>
            </w:pPr>
            <w:r w:rsidRPr="00D300D9">
              <w:rPr>
                <w:rFonts w:ascii="Times New Roman" w:hAnsi="Times New Roman" w:cs="Times New Roman"/>
                <w:sz w:val="24"/>
                <w:szCs w:val="24"/>
              </w:rPr>
              <w:t>To change color of the corresponding track</w:t>
            </w:r>
          </w:p>
        </w:tc>
        <w:tc>
          <w:tcPr>
            <w:tcW w:w="1296" w:type="dxa"/>
          </w:tcPr>
          <w:p w14:paraId="0E41B743" w14:textId="77777777" w:rsidR="002B72E2" w:rsidRPr="00D300D9" w:rsidRDefault="00E65A24" w:rsidP="002B72E2">
            <w:pPr>
              <w:rPr>
                <w:rFonts w:ascii="Times New Roman" w:hAnsi="Times New Roman" w:cs="Times New Roman"/>
                <w:sz w:val="24"/>
                <w:szCs w:val="24"/>
              </w:rPr>
            </w:pPr>
            <w:r w:rsidRPr="00D300D9">
              <w:rPr>
                <w:rFonts w:ascii="Times New Roman" w:hAnsi="Times New Roman" w:cs="Times New Roman"/>
                <w:sz w:val="24"/>
                <w:szCs w:val="24"/>
              </w:rPr>
              <w:t>NA</w:t>
            </w:r>
          </w:p>
        </w:tc>
      </w:tr>
      <w:tr w:rsidR="0065504F" w:rsidRPr="00D300D9" w14:paraId="739DF8EF" w14:textId="77777777" w:rsidTr="009D03B9">
        <w:tc>
          <w:tcPr>
            <w:tcW w:w="1247" w:type="dxa"/>
          </w:tcPr>
          <w:p w14:paraId="10C060A5" w14:textId="77777777" w:rsidR="0065504F" w:rsidRPr="00D300D9" w:rsidRDefault="0065504F" w:rsidP="002B72E2">
            <w:pPr>
              <w:rPr>
                <w:rFonts w:ascii="Times New Roman" w:hAnsi="Times New Roman" w:cs="Times New Roman"/>
                <w:sz w:val="24"/>
                <w:szCs w:val="24"/>
              </w:rPr>
            </w:pPr>
          </w:p>
        </w:tc>
        <w:tc>
          <w:tcPr>
            <w:tcW w:w="6807" w:type="dxa"/>
          </w:tcPr>
          <w:p w14:paraId="3F48543C" w14:textId="77777777" w:rsidR="0065504F" w:rsidRPr="00D300D9" w:rsidRDefault="0065504F" w:rsidP="0064285B">
            <w:pPr>
              <w:rPr>
                <w:rFonts w:ascii="Times New Roman" w:hAnsi="Times New Roman" w:cs="Times New Roman"/>
                <w:sz w:val="24"/>
                <w:szCs w:val="24"/>
              </w:rPr>
            </w:pPr>
            <w:r w:rsidRPr="00D300D9">
              <w:rPr>
                <w:rFonts w:ascii="Times New Roman" w:hAnsi="Times New Roman" w:cs="Times New Roman"/>
                <w:sz w:val="24"/>
                <w:szCs w:val="24"/>
              </w:rPr>
              <w:t>Checking corresponding track names will display or hidden the content of tracks.</w:t>
            </w:r>
          </w:p>
        </w:tc>
        <w:tc>
          <w:tcPr>
            <w:tcW w:w="1296" w:type="dxa"/>
          </w:tcPr>
          <w:p w14:paraId="54D467C6" w14:textId="77777777" w:rsidR="0065504F" w:rsidRPr="00D300D9" w:rsidRDefault="0065504F" w:rsidP="002B72E2">
            <w:pPr>
              <w:rPr>
                <w:rFonts w:ascii="Times New Roman" w:hAnsi="Times New Roman" w:cs="Times New Roman"/>
                <w:sz w:val="24"/>
                <w:szCs w:val="24"/>
              </w:rPr>
            </w:pPr>
          </w:p>
        </w:tc>
      </w:tr>
    </w:tbl>
    <w:p w14:paraId="0E63D925" w14:textId="77777777" w:rsidR="00F237A6" w:rsidRPr="00D300D9" w:rsidRDefault="002B72E2" w:rsidP="002B72E2">
      <w:pPr>
        <w:rPr>
          <w:rFonts w:ascii="Times New Roman" w:hAnsi="Times New Roman" w:cs="Times New Roman"/>
          <w:sz w:val="24"/>
          <w:szCs w:val="24"/>
        </w:rPr>
      </w:pPr>
      <w:r w:rsidRPr="00D300D9">
        <w:rPr>
          <w:rFonts w:ascii="Times New Roman" w:hAnsi="Times New Roman" w:cs="Times New Roman"/>
          <w:sz w:val="24"/>
          <w:szCs w:val="24"/>
        </w:rPr>
        <w:tab/>
      </w:r>
    </w:p>
    <w:p w14:paraId="278E1EB5" w14:textId="7B104870" w:rsidR="007C026D" w:rsidRPr="00D300D9" w:rsidRDefault="007C026D" w:rsidP="00F237A6">
      <w:pPr>
        <w:ind w:left="720"/>
        <w:rPr>
          <w:rFonts w:ascii="Times New Roman" w:hAnsi="Times New Roman" w:cs="Times New Roman"/>
          <w:sz w:val="24"/>
          <w:szCs w:val="24"/>
        </w:rPr>
      </w:pPr>
      <w:r w:rsidRPr="00D300D9">
        <w:rPr>
          <w:rFonts w:ascii="Times New Roman" w:hAnsi="Times New Roman" w:cs="Times New Roman"/>
          <w:sz w:val="24"/>
          <w:szCs w:val="24"/>
        </w:rPr>
        <w:t>To get the genomic</w:t>
      </w:r>
      <w:r w:rsidR="00823104" w:rsidRPr="00D300D9">
        <w:rPr>
          <w:rFonts w:ascii="Times New Roman" w:hAnsi="Times New Roman" w:cs="Times New Roman"/>
          <w:sz w:val="24"/>
          <w:szCs w:val="24"/>
        </w:rPr>
        <w:t xml:space="preserve"> coordinate of a point, l</w:t>
      </w:r>
      <w:r w:rsidRPr="00D300D9">
        <w:rPr>
          <w:rFonts w:ascii="Times New Roman" w:hAnsi="Times New Roman" w:cs="Times New Roman"/>
          <w:sz w:val="24"/>
          <w:szCs w:val="24"/>
        </w:rPr>
        <w:t xml:space="preserve">eft-click or mouse-over to </w:t>
      </w:r>
      <w:r w:rsidR="00823104" w:rsidRPr="00D300D9">
        <w:rPr>
          <w:rFonts w:ascii="Times New Roman" w:hAnsi="Times New Roman" w:cs="Times New Roman"/>
          <w:sz w:val="24"/>
          <w:szCs w:val="24"/>
        </w:rPr>
        <w:t>the point</w:t>
      </w:r>
      <w:r w:rsidR="00601FCD" w:rsidRPr="00D300D9">
        <w:rPr>
          <w:rFonts w:ascii="Times New Roman" w:hAnsi="Times New Roman" w:cs="Times New Roman"/>
          <w:sz w:val="24"/>
          <w:szCs w:val="24"/>
        </w:rPr>
        <w:t xml:space="preserve"> as shown in </w:t>
      </w:r>
      <w:r w:rsidR="00601FCD" w:rsidRPr="00D300D9">
        <w:rPr>
          <w:rFonts w:ascii="Times New Roman" w:hAnsi="Times New Roman" w:cs="Times New Roman"/>
          <w:b/>
          <w:sz w:val="24"/>
          <w:szCs w:val="24"/>
        </w:rPr>
        <w:fldChar w:fldCharType="begin"/>
      </w:r>
      <w:r w:rsidR="00601FCD" w:rsidRPr="00D300D9">
        <w:rPr>
          <w:rFonts w:ascii="Times New Roman" w:hAnsi="Times New Roman" w:cs="Times New Roman"/>
          <w:b/>
          <w:sz w:val="24"/>
          <w:szCs w:val="24"/>
        </w:rPr>
        <w:instrText xml:space="preserve"> REF _Ref499735927 \h  \* MERGEFORMAT </w:instrText>
      </w:r>
      <w:r w:rsidR="00601FCD" w:rsidRPr="00D300D9">
        <w:rPr>
          <w:rFonts w:ascii="Times New Roman" w:hAnsi="Times New Roman" w:cs="Times New Roman"/>
          <w:b/>
          <w:sz w:val="24"/>
          <w:szCs w:val="24"/>
        </w:rPr>
      </w:r>
      <w:r w:rsidR="00601FCD" w:rsidRPr="00D300D9">
        <w:rPr>
          <w:rFonts w:ascii="Times New Roman" w:hAnsi="Times New Roman" w:cs="Times New Roman"/>
          <w:b/>
          <w:sz w:val="24"/>
          <w:szCs w:val="24"/>
        </w:rPr>
        <w:fldChar w:fldCharType="separate"/>
      </w:r>
      <w:r w:rsidR="00310218" w:rsidRPr="00D300D9">
        <w:rPr>
          <w:rFonts w:ascii="Times New Roman" w:hAnsi="Times New Roman" w:cs="Times New Roman"/>
          <w:b/>
          <w:sz w:val="24"/>
          <w:szCs w:val="24"/>
        </w:rPr>
        <w:t xml:space="preserve">Figure </w:t>
      </w:r>
      <w:r w:rsidR="00601FCD" w:rsidRPr="00D300D9">
        <w:rPr>
          <w:rFonts w:ascii="Times New Roman" w:hAnsi="Times New Roman" w:cs="Times New Roman"/>
          <w:b/>
          <w:sz w:val="24"/>
          <w:szCs w:val="24"/>
        </w:rPr>
        <w:fldChar w:fldCharType="end"/>
      </w:r>
      <w:r w:rsidR="00601FCD" w:rsidRPr="00D300D9">
        <w:rPr>
          <w:rFonts w:ascii="Times New Roman" w:hAnsi="Times New Roman" w:cs="Times New Roman"/>
          <w:b/>
          <w:sz w:val="24"/>
          <w:szCs w:val="24"/>
        </w:rPr>
        <w:t>.</w:t>
      </w:r>
    </w:p>
    <w:p w14:paraId="123CDD6C" w14:textId="77777777" w:rsidR="007C026D" w:rsidRPr="00D300D9" w:rsidRDefault="007C026D" w:rsidP="007C026D">
      <w:pPr>
        <w:keepNext/>
        <w:ind w:left="720"/>
        <w:jc w:val="center"/>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34FDBC30" wp14:editId="05295C13">
            <wp:extent cx="4389120" cy="1774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21765" cy="1787804"/>
                    </a:xfrm>
                    <a:prstGeom prst="rect">
                      <a:avLst/>
                    </a:prstGeom>
                    <a:noFill/>
                    <a:ln>
                      <a:noFill/>
                    </a:ln>
                  </pic:spPr>
                </pic:pic>
              </a:graphicData>
            </a:graphic>
          </wp:inline>
        </w:drawing>
      </w:r>
    </w:p>
    <w:p w14:paraId="44073FA4" w14:textId="4620A09F" w:rsidR="007C026D" w:rsidRPr="00D300D9" w:rsidRDefault="007C026D" w:rsidP="008B139E">
      <w:pPr>
        <w:pStyle w:val="Figures"/>
        <w:rPr>
          <w:rFonts w:cs="Times New Roman"/>
          <w:szCs w:val="24"/>
        </w:rPr>
      </w:pPr>
      <w:bookmarkStart w:id="170" w:name="_Ref499735927"/>
      <w:bookmarkStart w:id="171" w:name="_Toc503960239"/>
      <w:bookmarkStart w:id="172" w:name="_Toc504661614"/>
      <w:bookmarkStart w:id="173" w:name="_Toc510451542"/>
      <w:r w:rsidRPr="00D300D9">
        <w:rPr>
          <w:rFonts w:cs="Times New Roman"/>
          <w:szCs w:val="24"/>
        </w:rPr>
        <w:t xml:space="preserve">Figure </w:t>
      </w:r>
      <w:bookmarkEnd w:id="170"/>
      <w:r w:rsidR="009D03B9" w:rsidRPr="00D300D9">
        <w:rPr>
          <w:rFonts w:cs="Times New Roman"/>
          <w:szCs w:val="24"/>
        </w:rPr>
        <w:t>1</w:t>
      </w:r>
      <w:r w:rsidR="00817E9E" w:rsidRPr="00D300D9">
        <w:rPr>
          <w:rFonts w:cs="Times New Roman"/>
          <w:szCs w:val="24"/>
        </w:rPr>
        <w:t>7</w:t>
      </w:r>
      <w:r w:rsidR="00065E1A" w:rsidRPr="00D300D9">
        <w:rPr>
          <w:rFonts w:cs="Times New Roman"/>
          <w:szCs w:val="24"/>
        </w:rPr>
        <w:t>:</w:t>
      </w:r>
      <w:r w:rsidRPr="00D300D9">
        <w:rPr>
          <w:rFonts w:cs="Times New Roman"/>
          <w:szCs w:val="24"/>
        </w:rPr>
        <w:t xml:space="preserve"> Coordinate of a point in the model</w:t>
      </w:r>
      <w:bookmarkEnd w:id="171"/>
      <w:bookmarkEnd w:id="172"/>
      <w:bookmarkEnd w:id="173"/>
    </w:p>
    <w:p w14:paraId="65215463" w14:textId="77777777" w:rsidR="00840A25" w:rsidRPr="00D300D9" w:rsidRDefault="00840A25" w:rsidP="00840A25">
      <w:pPr>
        <w:rPr>
          <w:rFonts w:ascii="Times New Roman" w:hAnsi="Times New Roman" w:cs="Times New Roman"/>
          <w:sz w:val="24"/>
          <w:szCs w:val="24"/>
        </w:rPr>
      </w:pPr>
    </w:p>
    <w:p w14:paraId="4AAF43B0" w14:textId="62994CCA" w:rsidR="00840A25" w:rsidRPr="00D300D9" w:rsidRDefault="00566B4F" w:rsidP="00CE2DA6">
      <w:pPr>
        <w:pStyle w:val="Heading2"/>
      </w:pPr>
      <w:bookmarkStart w:id="174" w:name="_Toc510439883"/>
      <w:r w:rsidRPr="00D300D9">
        <w:t>Gene expression data visualization</w:t>
      </w:r>
      <w:r w:rsidR="001D577F" w:rsidRPr="00D300D9">
        <w:t xml:space="preserve"> (a special case of model annotation)</w:t>
      </w:r>
      <w:bookmarkEnd w:id="174"/>
    </w:p>
    <w:p w14:paraId="667F258A" w14:textId="72B3FF44" w:rsidR="004F0CF4" w:rsidRPr="00D300D9" w:rsidRDefault="004F0CF4" w:rsidP="00CE2DA6">
      <w:pPr>
        <w:pStyle w:val="Heading3"/>
      </w:pPr>
      <w:bookmarkStart w:id="175" w:name="_Toc510439884"/>
      <w:r w:rsidRPr="00D300D9">
        <w:t>Purpose</w:t>
      </w:r>
      <w:bookmarkEnd w:id="175"/>
    </w:p>
    <w:p w14:paraId="5A7E1F8C" w14:textId="395E237B" w:rsidR="004F0CF4" w:rsidRPr="00D300D9" w:rsidRDefault="004F0CF4" w:rsidP="00404EE3">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To display gene expression level along a 3D model</w:t>
      </w:r>
    </w:p>
    <w:p w14:paraId="5BB2BAC5" w14:textId="13D16561" w:rsidR="004F0CF4" w:rsidRPr="00D300D9" w:rsidRDefault="004F0CF4" w:rsidP="00CE2DA6">
      <w:pPr>
        <w:pStyle w:val="Heading3"/>
      </w:pPr>
      <w:bookmarkStart w:id="176" w:name="_Toc510439885"/>
      <w:r w:rsidRPr="00D300D9">
        <w:t>Input</w:t>
      </w:r>
      <w:bookmarkEnd w:id="176"/>
    </w:p>
    <w:p w14:paraId="0A7BCFA5" w14:textId="559840F0" w:rsidR="00276015" w:rsidRPr="00D300D9" w:rsidRDefault="004F0CF4"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 3D model in GSS format (e.g. in executable/</w:t>
      </w:r>
      <w:proofErr w:type="spellStart"/>
      <w:r w:rsidRPr="00D300D9">
        <w:rPr>
          <w:rFonts w:ascii="Times New Roman" w:hAnsi="Times New Roman" w:cs="Times New Roman"/>
          <w:sz w:val="24"/>
          <w:szCs w:val="24"/>
        </w:rPr>
        <w:t>sample_data</w:t>
      </w:r>
      <w:proofErr w:type="spellEnd"/>
      <w:r w:rsidRPr="00D300D9">
        <w:rPr>
          <w:rFonts w:ascii="Times New Roman" w:hAnsi="Times New Roman" w:cs="Times New Roman"/>
          <w:sz w:val="24"/>
          <w:szCs w:val="24"/>
        </w:rPr>
        <w:t>/models</w:t>
      </w:r>
      <w:r w:rsidR="004E12DF" w:rsidRPr="00D300D9">
        <w:rPr>
          <w:rFonts w:ascii="Times New Roman" w:hAnsi="Times New Roman" w:cs="Times New Roman"/>
          <w:sz w:val="24"/>
          <w:szCs w:val="24"/>
        </w:rPr>
        <w:t>/</w:t>
      </w:r>
      <w:r w:rsidR="00B62C9D" w:rsidRPr="00D300D9">
        <w:rPr>
          <w:rFonts w:ascii="Times New Roman" w:hAnsi="Times New Roman" w:cs="Times New Roman"/>
          <w:sz w:val="24"/>
          <w:szCs w:val="24"/>
        </w:rPr>
        <w:t xml:space="preserve"> chr11_10kb_gm12878_list_60mb_70mb_1514493462531.gss</w:t>
      </w:r>
      <w:r w:rsidRPr="00D300D9">
        <w:rPr>
          <w:rFonts w:ascii="Times New Roman" w:hAnsi="Times New Roman" w:cs="Times New Roman"/>
          <w:sz w:val="24"/>
          <w:szCs w:val="24"/>
        </w:rPr>
        <w:t>) to visualize,</w:t>
      </w:r>
    </w:p>
    <w:p w14:paraId="5E5E8D41" w14:textId="6F1303F3" w:rsidR="00276015"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 xml:space="preserve"> gene expression data file in GCT format ( </w:t>
      </w:r>
      <w:hyperlink r:id="rId82" w:anchor="GCT" w:history="1">
        <w:r w:rsidR="004F0CF4" w:rsidRPr="00D300D9">
          <w:rPr>
            <w:rStyle w:val="Hyperlink"/>
            <w:rFonts w:ascii="Times New Roman" w:hAnsi="Times New Roman" w:cs="Times New Roman"/>
            <w:sz w:val="24"/>
            <w:szCs w:val="24"/>
          </w:rPr>
          <w:t>http://software.broadinstitute.org/cancer/software/genepattern/file-formats-guide#GCT</w:t>
        </w:r>
      </w:hyperlink>
      <w:r w:rsidR="002D056C" w:rsidRPr="00D300D9">
        <w:rPr>
          <w:rFonts w:ascii="Times New Roman" w:hAnsi="Times New Roman" w:cs="Times New Roman"/>
          <w:sz w:val="24"/>
          <w:szCs w:val="24"/>
        </w:rPr>
        <w:t xml:space="preserve"> ), an example file is executable/</w:t>
      </w:r>
      <w:proofErr w:type="spellStart"/>
      <w:r w:rsidR="002D056C" w:rsidRPr="00D300D9">
        <w:rPr>
          <w:rFonts w:ascii="Times New Roman" w:hAnsi="Times New Roman" w:cs="Times New Roman"/>
          <w:sz w:val="24"/>
          <w:szCs w:val="24"/>
        </w:rPr>
        <w:t>sample_data</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gene_expression</w:t>
      </w:r>
      <w:proofErr w:type="spellEnd"/>
      <w:r w:rsidR="002D056C" w:rsidRPr="00D300D9">
        <w:rPr>
          <w:rFonts w:ascii="Times New Roman" w:hAnsi="Times New Roman" w:cs="Times New Roman"/>
          <w:sz w:val="24"/>
          <w:szCs w:val="24"/>
        </w:rPr>
        <w:t>/</w:t>
      </w:r>
      <w:proofErr w:type="spellStart"/>
      <w:r w:rsidR="002D056C" w:rsidRPr="00D300D9">
        <w:rPr>
          <w:rFonts w:ascii="Times New Roman" w:hAnsi="Times New Roman" w:cs="Times New Roman"/>
          <w:sz w:val="24"/>
          <w:szCs w:val="24"/>
        </w:rPr>
        <w:t>allaml.dataset.gct</w:t>
      </w:r>
      <w:proofErr w:type="spellEnd"/>
      <w:r w:rsidR="002D056C" w:rsidRPr="00D300D9">
        <w:rPr>
          <w:rFonts w:ascii="Times New Roman" w:hAnsi="Times New Roman" w:cs="Times New Roman"/>
          <w:sz w:val="24"/>
          <w:szCs w:val="24"/>
        </w:rPr>
        <w:t xml:space="preserve"> .</w:t>
      </w:r>
    </w:p>
    <w:p w14:paraId="649330FE" w14:textId="6EEEC8E4" w:rsidR="004F0CF4" w:rsidRPr="00D300D9" w:rsidRDefault="00276015" w:rsidP="008B78C0">
      <w:pPr>
        <w:pStyle w:val="ListParagraph"/>
        <w:numPr>
          <w:ilvl w:val="1"/>
          <w:numId w:val="1"/>
        </w:numPr>
        <w:spacing w:before="100" w:beforeAutospacing="1" w:after="0" w:line="360" w:lineRule="auto"/>
        <w:rPr>
          <w:rFonts w:ascii="Times New Roman" w:hAnsi="Times New Roman" w:cs="Times New Roman"/>
          <w:sz w:val="24"/>
          <w:szCs w:val="24"/>
        </w:rPr>
      </w:pPr>
      <w:r w:rsidRPr="00D300D9">
        <w:rPr>
          <w:rFonts w:ascii="Times New Roman" w:hAnsi="Times New Roman" w:cs="Times New Roman"/>
          <w:sz w:val="24"/>
          <w:szCs w:val="24"/>
        </w:rPr>
        <w:t>A</w:t>
      </w:r>
      <w:r w:rsidR="004F0CF4" w:rsidRPr="00D300D9">
        <w:rPr>
          <w:rFonts w:ascii="Times New Roman" w:hAnsi="Times New Roman" w:cs="Times New Roman"/>
          <w:sz w:val="24"/>
          <w:szCs w:val="24"/>
        </w:rPr>
        <w:t>nd a text file to specify genomic coordinates of probe</w:t>
      </w:r>
      <w:r w:rsidR="00436DD2" w:rsidRPr="00D300D9">
        <w:rPr>
          <w:rFonts w:ascii="Times New Roman" w:hAnsi="Times New Roman" w:cs="Times New Roman"/>
          <w:sz w:val="24"/>
          <w:szCs w:val="24"/>
        </w:rPr>
        <w:t xml:space="preserve">s/genes in the GCT format file (each line consists of 4 elements separated </w:t>
      </w:r>
      <w:r w:rsidR="00932C82" w:rsidRPr="00D300D9">
        <w:rPr>
          <w:rFonts w:ascii="Times New Roman" w:hAnsi="Times New Roman" w:cs="Times New Roman"/>
          <w:sz w:val="24"/>
          <w:szCs w:val="24"/>
        </w:rPr>
        <w:t>by space or tab, e.g.</w:t>
      </w:r>
      <w:r w:rsidR="00436DD2"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probe_or_gene_name</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proofErr w:type="spellStart"/>
      <w:r w:rsidR="00436DD2" w:rsidRPr="00D300D9">
        <w:rPr>
          <w:rFonts w:ascii="Times New Roman" w:hAnsi="Times New Roman" w:cs="Times New Roman"/>
          <w:sz w:val="24"/>
          <w:szCs w:val="24"/>
        </w:rPr>
        <w:t>chr_number</w:t>
      </w:r>
      <w:proofErr w:type="spellEnd"/>
      <w:r w:rsidR="00436DD2" w:rsidRPr="00D300D9">
        <w:rPr>
          <w:rFonts w:ascii="Times New Roman" w:hAnsi="Times New Roman" w:cs="Times New Roman"/>
          <w:sz w:val="24"/>
          <w:szCs w:val="24"/>
        </w:rPr>
        <w:t xml:space="preserve">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 xml:space="preserve">start </w:t>
      </w:r>
      <w:r w:rsidR="00AD3010" w:rsidRPr="00D300D9">
        <w:rPr>
          <w:rFonts w:ascii="Times New Roman" w:hAnsi="Times New Roman" w:cs="Times New Roman"/>
          <w:sz w:val="24"/>
          <w:szCs w:val="24"/>
        </w:rPr>
        <w:t xml:space="preserve">    </w:t>
      </w:r>
      <w:r w:rsidR="00436DD2" w:rsidRPr="00D300D9">
        <w:rPr>
          <w:rFonts w:ascii="Times New Roman" w:hAnsi="Times New Roman" w:cs="Times New Roman"/>
          <w:sz w:val="24"/>
          <w:szCs w:val="24"/>
        </w:rPr>
        <w:t>end)</w:t>
      </w:r>
      <w:r w:rsidR="00E90B46" w:rsidRPr="00D300D9">
        <w:rPr>
          <w:rFonts w:ascii="Times New Roman" w:hAnsi="Times New Roman" w:cs="Times New Roman"/>
          <w:sz w:val="24"/>
          <w:szCs w:val="24"/>
        </w:rPr>
        <w:t xml:space="preserve">. </w:t>
      </w:r>
      <w:r w:rsidR="00D116D4" w:rsidRPr="00D300D9">
        <w:rPr>
          <w:rFonts w:ascii="Times New Roman" w:hAnsi="Times New Roman" w:cs="Times New Roman"/>
          <w:sz w:val="24"/>
          <w:szCs w:val="24"/>
        </w:rPr>
        <w:t xml:space="preserve">A </w:t>
      </w:r>
      <w:r w:rsidR="00F67660" w:rsidRPr="00D300D9">
        <w:rPr>
          <w:rFonts w:ascii="Times New Roman" w:hAnsi="Times New Roman" w:cs="Times New Roman"/>
          <w:sz w:val="24"/>
          <w:szCs w:val="24"/>
        </w:rPr>
        <w:t xml:space="preserve">sample </w:t>
      </w:r>
      <w:r w:rsidR="00912D1A" w:rsidRPr="00D300D9">
        <w:rPr>
          <w:rFonts w:ascii="Times New Roman" w:hAnsi="Times New Roman" w:cs="Times New Roman"/>
          <w:sz w:val="24"/>
          <w:szCs w:val="24"/>
        </w:rPr>
        <w:t xml:space="preserve">is </w:t>
      </w:r>
      <w:r w:rsidR="00D116D4" w:rsidRPr="00D300D9">
        <w:rPr>
          <w:rFonts w:ascii="Times New Roman" w:hAnsi="Times New Roman" w:cs="Times New Roman"/>
          <w:sz w:val="24"/>
          <w:szCs w:val="24"/>
        </w:rPr>
        <w:t>executable/</w:t>
      </w:r>
      <w:proofErr w:type="spellStart"/>
      <w:r w:rsidR="00D116D4" w:rsidRPr="00D300D9">
        <w:rPr>
          <w:rFonts w:ascii="Times New Roman" w:hAnsi="Times New Roman" w:cs="Times New Roman"/>
          <w:sz w:val="24"/>
          <w:szCs w:val="24"/>
        </w:rPr>
        <w:t>sample_data</w:t>
      </w:r>
      <w:proofErr w:type="spellEnd"/>
      <w:r w:rsidR="00D116D4" w:rsidRPr="00D300D9">
        <w:rPr>
          <w:rFonts w:ascii="Times New Roman" w:hAnsi="Times New Roman" w:cs="Times New Roman"/>
          <w:sz w:val="24"/>
          <w:szCs w:val="24"/>
        </w:rPr>
        <w:t>/</w:t>
      </w:r>
      <w:proofErr w:type="spellStart"/>
      <w:r w:rsidR="00D116D4" w:rsidRPr="00D300D9">
        <w:rPr>
          <w:rFonts w:ascii="Times New Roman" w:hAnsi="Times New Roman" w:cs="Times New Roman"/>
          <w:sz w:val="24"/>
          <w:szCs w:val="24"/>
        </w:rPr>
        <w:t>gene_expression</w:t>
      </w:r>
      <w:proofErr w:type="spellEnd"/>
      <w:r w:rsidR="00D116D4" w:rsidRPr="00D300D9">
        <w:rPr>
          <w:rFonts w:ascii="Times New Roman" w:hAnsi="Times New Roman" w:cs="Times New Roman"/>
          <w:sz w:val="24"/>
          <w:szCs w:val="24"/>
        </w:rPr>
        <w:t xml:space="preserve">/probe_coordinates.txt </w:t>
      </w:r>
    </w:p>
    <w:p w14:paraId="2583B3EA" w14:textId="4175D43D" w:rsidR="00F5502A" w:rsidRPr="00D300D9" w:rsidRDefault="00AE13AB"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These 3 following files are prepared for demo: </w:t>
      </w:r>
      <w:r w:rsidR="00F5502A" w:rsidRPr="00D300D9">
        <w:rPr>
          <w:rFonts w:ascii="Times New Roman" w:hAnsi="Times New Roman" w:cs="Times New Roman"/>
          <w:sz w:val="24"/>
          <w:szCs w:val="24"/>
        </w:rPr>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/models/ chr11_10kb_gm</w:t>
      </w:r>
      <w:bookmarkStart w:id="177" w:name="_GoBack"/>
      <w:bookmarkEnd w:id="177"/>
      <w:r w:rsidR="00F5502A" w:rsidRPr="00D300D9">
        <w:rPr>
          <w:rFonts w:ascii="Times New Roman" w:hAnsi="Times New Roman" w:cs="Times New Roman"/>
          <w:sz w:val="24"/>
          <w:szCs w:val="24"/>
        </w:rPr>
        <w:t xml:space="preserve">12878_list_60mb_70mb_1514493462531.gss, </w:t>
      </w:r>
      <w:r w:rsidR="00F5502A" w:rsidRPr="00D300D9">
        <w:rPr>
          <w:rFonts w:ascii="Times New Roman" w:hAnsi="Times New Roman" w:cs="Times New Roman"/>
          <w:sz w:val="24"/>
          <w:szCs w:val="24"/>
        </w:rPr>
        <w:lastRenderedPageBreak/>
        <w:t>executable/</w:t>
      </w:r>
      <w:proofErr w:type="spellStart"/>
      <w:r w:rsidR="00F5502A" w:rsidRPr="00D300D9">
        <w:rPr>
          <w:rFonts w:ascii="Times New Roman" w:hAnsi="Times New Roman" w:cs="Times New Roman"/>
          <w:sz w:val="24"/>
          <w:szCs w:val="24"/>
        </w:rPr>
        <w:t>sample_data</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gene_expression</w:t>
      </w:r>
      <w:proofErr w:type="spellEnd"/>
      <w:r w:rsidR="00F5502A" w:rsidRPr="00D300D9">
        <w:rPr>
          <w:rFonts w:ascii="Times New Roman" w:hAnsi="Times New Roman" w:cs="Times New Roman"/>
          <w:sz w:val="24"/>
          <w:szCs w:val="24"/>
        </w:rPr>
        <w:t>/</w:t>
      </w:r>
      <w:proofErr w:type="spellStart"/>
      <w:r w:rsidR="00F5502A" w:rsidRPr="00D300D9">
        <w:rPr>
          <w:rFonts w:ascii="Times New Roman" w:hAnsi="Times New Roman" w:cs="Times New Roman"/>
          <w:sz w:val="24"/>
          <w:szCs w:val="24"/>
        </w:rPr>
        <w:t>allaml.dataset.gct</w:t>
      </w:r>
      <w:proofErr w:type="spellEnd"/>
      <w:r w:rsidR="001934F7" w:rsidRPr="00D300D9">
        <w:rPr>
          <w:rFonts w:ascii="Times New Roman" w:hAnsi="Times New Roman" w:cs="Times New Roman"/>
          <w:sz w:val="24"/>
          <w:szCs w:val="24"/>
        </w:rPr>
        <w:t xml:space="preserve"> and executable/</w:t>
      </w:r>
      <w:proofErr w:type="spellStart"/>
      <w:r w:rsidR="001934F7" w:rsidRPr="00D300D9">
        <w:rPr>
          <w:rFonts w:ascii="Times New Roman" w:hAnsi="Times New Roman" w:cs="Times New Roman"/>
          <w:sz w:val="24"/>
          <w:szCs w:val="24"/>
        </w:rPr>
        <w:t>sample_data</w:t>
      </w:r>
      <w:proofErr w:type="spellEnd"/>
      <w:r w:rsidR="001934F7" w:rsidRPr="00D300D9">
        <w:rPr>
          <w:rFonts w:ascii="Times New Roman" w:hAnsi="Times New Roman" w:cs="Times New Roman"/>
          <w:sz w:val="24"/>
          <w:szCs w:val="24"/>
        </w:rPr>
        <w:t>/</w:t>
      </w:r>
      <w:proofErr w:type="spellStart"/>
      <w:r w:rsidR="001934F7" w:rsidRPr="00D300D9">
        <w:rPr>
          <w:rFonts w:ascii="Times New Roman" w:hAnsi="Times New Roman" w:cs="Times New Roman"/>
          <w:sz w:val="24"/>
          <w:szCs w:val="24"/>
        </w:rPr>
        <w:t>gene_expression</w:t>
      </w:r>
      <w:proofErr w:type="spellEnd"/>
      <w:r w:rsidR="001934F7" w:rsidRPr="00D300D9">
        <w:rPr>
          <w:rFonts w:ascii="Times New Roman" w:hAnsi="Times New Roman" w:cs="Times New Roman"/>
          <w:sz w:val="24"/>
          <w:szCs w:val="24"/>
        </w:rPr>
        <w:t>/ probe_coordinates.txt.</w:t>
      </w:r>
    </w:p>
    <w:p w14:paraId="7E54BC86" w14:textId="04E229A2" w:rsidR="004F0CF4" w:rsidRPr="00D300D9" w:rsidRDefault="004F0CF4" w:rsidP="00CE2DA6">
      <w:pPr>
        <w:pStyle w:val="Heading3"/>
      </w:pPr>
      <w:bookmarkStart w:id="178" w:name="_Toc510439886"/>
      <w:r w:rsidRPr="00D300D9">
        <w:t>Output</w:t>
      </w:r>
      <w:bookmarkEnd w:id="178"/>
    </w:p>
    <w:p w14:paraId="247C5681" w14:textId="50C440CA" w:rsidR="00E90B46" w:rsidRPr="00D300D9" w:rsidRDefault="00E90B46"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Expression levels of genes/probes are annotated in the 3D model.</w:t>
      </w:r>
      <w:r w:rsidR="005E3808" w:rsidRPr="00D300D9">
        <w:rPr>
          <w:rFonts w:ascii="Times New Roman" w:hAnsi="Times New Roman" w:cs="Times New Roman"/>
          <w:sz w:val="24"/>
          <w:szCs w:val="24"/>
        </w:rPr>
        <w:t xml:space="preserve"> Usually, the GCT file contains several samples and therefore, the median value</w:t>
      </w:r>
      <w:r w:rsidR="009516C3" w:rsidRPr="00D300D9">
        <w:rPr>
          <w:rFonts w:ascii="Times New Roman" w:hAnsi="Times New Roman" w:cs="Times New Roman"/>
          <w:sz w:val="24"/>
          <w:szCs w:val="24"/>
        </w:rPr>
        <w:t xml:space="preserve"> (across all samples)</w:t>
      </w:r>
      <w:r w:rsidR="005E3808" w:rsidRPr="00D300D9">
        <w:rPr>
          <w:rFonts w:ascii="Times New Roman" w:hAnsi="Times New Roman" w:cs="Times New Roman"/>
          <w:sz w:val="24"/>
          <w:szCs w:val="24"/>
        </w:rPr>
        <w:t xml:space="preserve"> together with minimum and maximum values (in brackets)</w:t>
      </w:r>
      <w:r w:rsidR="00167CB5" w:rsidRPr="00D300D9">
        <w:rPr>
          <w:rFonts w:ascii="Times New Roman" w:hAnsi="Times New Roman" w:cs="Times New Roman"/>
          <w:sz w:val="24"/>
          <w:szCs w:val="24"/>
        </w:rPr>
        <w:t xml:space="preserve"> are displayed </w:t>
      </w:r>
      <w:r w:rsidR="0094057D" w:rsidRPr="00D300D9">
        <w:rPr>
          <w:rFonts w:ascii="Times New Roman" w:hAnsi="Times New Roman" w:cs="Times New Roman"/>
          <w:sz w:val="24"/>
          <w:szCs w:val="24"/>
        </w:rPr>
        <w:t>next to probe/gene names</w:t>
      </w:r>
      <w:r w:rsidR="00937AC0" w:rsidRPr="00D300D9">
        <w:rPr>
          <w:rFonts w:ascii="Times New Roman" w:hAnsi="Times New Roman" w:cs="Times New Roman"/>
          <w:sz w:val="24"/>
          <w:szCs w:val="24"/>
        </w:rPr>
        <w:t>.</w:t>
      </w:r>
    </w:p>
    <w:p w14:paraId="132CD3A3" w14:textId="39BFC1FF" w:rsidR="00607610" w:rsidRPr="00D300D9" w:rsidRDefault="00607610" w:rsidP="00475D90">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If the 3D model and the gene expression data file have no overlap, no annotation will be added to the 3D model.</w:t>
      </w:r>
    </w:p>
    <w:p w14:paraId="632B0816" w14:textId="7363E611" w:rsidR="004F0CF4" w:rsidRPr="00D300D9" w:rsidRDefault="004F0CF4" w:rsidP="00CE2DA6">
      <w:pPr>
        <w:pStyle w:val="Heading3"/>
      </w:pPr>
      <w:bookmarkStart w:id="179" w:name="_Toc510439887"/>
      <w:r w:rsidRPr="00D300D9">
        <w:t>Running</w:t>
      </w:r>
      <w:bookmarkEnd w:id="179"/>
    </w:p>
    <w:p w14:paraId="5443FAFA" w14:textId="6E04BC74" w:rsidR="00B549E4" w:rsidRPr="00D300D9" w:rsidRDefault="00B549E4"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3D-Functions/Model Annotation</w:t>
      </w:r>
      <w:r w:rsidR="009630CA" w:rsidRPr="00D300D9">
        <w:rPr>
          <w:rFonts w:ascii="Times New Roman" w:hAnsi="Times New Roman" w:cs="Times New Roman"/>
          <w:sz w:val="24"/>
          <w:szCs w:val="24"/>
        </w:rPr>
        <w:t xml:space="preserve">. </w:t>
      </w:r>
      <w:r w:rsidR="00C114B7" w:rsidRPr="00D300D9">
        <w:rPr>
          <w:rFonts w:ascii="Times New Roman" w:hAnsi="Times New Roman" w:cs="Times New Roman"/>
          <w:sz w:val="24"/>
          <w:szCs w:val="24"/>
        </w:rPr>
        <w:t>A GCT file must be</w:t>
      </w:r>
      <w:r w:rsidR="00FA322B" w:rsidRPr="00D300D9">
        <w:rPr>
          <w:rFonts w:ascii="Times New Roman" w:hAnsi="Times New Roman" w:cs="Times New Roman"/>
          <w:sz w:val="24"/>
          <w:szCs w:val="24"/>
        </w:rPr>
        <w:t xml:space="preserve"> filled in the “Track File”</w:t>
      </w:r>
      <w:r w:rsidR="00C114B7" w:rsidRPr="00D300D9">
        <w:rPr>
          <w:rFonts w:ascii="Times New Roman" w:hAnsi="Times New Roman" w:cs="Times New Roman"/>
          <w:sz w:val="24"/>
          <w:szCs w:val="24"/>
        </w:rPr>
        <w:t xml:space="preserve"> field.</w:t>
      </w:r>
    </w:p>
    <w:p w14:paraId="780E8A6B" w14:textId="77777777" w:rsidR="009630CA" w:rsidRPr="00D300D9" w:rsidRDefault="009630CA" w:rsidP="00B549E4">
      <w:pPr>
        <w:pStyle w:val="ListParagraph"/>
        <w:spacing w:before="100" w:beforeAutospacing="1" w:after="0" w:line="360" w:lineRule="auto"/>
        <w:ind w:firstLine="360"/>
        <w:rPr>
          <w:rFonts w:ascii="Times New Roman" w:hAnsi="Times New Roman" w:cs="Times New Roman"/>
          <w:sz w:val="24"/>
          <w:szCs w:val="24"/>
        </w:rPr>
      </w:pPr>
    </w:p>
    <w:p w14:paraId="18A49D1C" w14:textId="09283C35" w:rsidR="00E90B46" w:rsidRPr="00D300D9" w:rsidRDefault="005E3808"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675945DA" wp14:editId="64979E35">
            <wp:extent cx="5196923" cy="3315882"/>
            <wp:effectExtent l="0" t="0" r="10160" b="12065"/>
            <wp:docPr id="6" name="Picture 6" descr="../../../Desktop/Screen%20Shot%202018-01-03%20at%204.4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1-03%20at%204.40.42%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11556" cy="3325219"/>
                    </a:xfrm>
                    <a:prstGeom prst="rect">
                      <a:avLst/>
                    </a:prstGeom>
                    <a:noFill/>
                    <a:ln>
                      <a:noFill/>
                    </a:ln>
                  </pic:spPr>
                </pic:pic>
              </a:graphicData>
            </a:graphic>
          </wp:inline>
        </w:drawing>
      </w:r>
    </w:p>
    <w:p w14:paraId="121E7994" w14:textId="3A459F63" w:rsidR="00322C8F" w:rsidRPr="00D300D9" w:rsidRDefault="00322C8F" w:rsidP="008B139E">
      <w:pPr>
        <w:pStyle w:val="Figures"/>
        <w:rPr>
          <w:rFonts w:cs="Times New Roman"/>
          <w:color w:val="000000" w:themeColor="text1"/>
          <w:szCs w:val="24"/>
        </w:rPr>
      </w:pPr>
      <w:bookmarkStart w:id="180" w:name="_Toc503960240"/>
      <w:bookmarkStart w:id="181" w:name="_Toc504661615"/>
      <w:bookmarkStart w:id="182" w:name="_Toc510451543"/>
      <w:r w:rsidRPr="00D300D9">
        <w:rPr>
          <w:rFonts w:cs="Times New Roman"/>
          <w:szCs w:val="24"/>
        </w:rPr>
        <w:t xml:space="preserve">Figure </w:t>
      </w:r>
      <w:r w:rsidR="00817E9E" w:rsidRPr="00D300D9">
        <w:rPr>
          <w:rFonts w:cs="Times New Roman"/>
          <w:szCs w:val="24"/>
        </w:rPr>
        <w:t>18</w:t>
      </w:r>
      <w:r w:rsidRPr="00D300D9">
        <w:rPr>
          <w:rFonts w:cs="Times New Roman"/>
          <w:szCs w:val="24"/>
        </w:rPr>
        <w:t>: Gene expression visualization demonstration</w:t>
      </w:r>
      <w:bookmarkEnd w:id="180"/>
      <w:bookmarkEnd w:id="181"/>
      <w:bookmarkEnd w:id="182"/>
    </w:p>
    <w:p w14:paraId="679A6FFA" w14:textId="77777777" w:rsidR="00322C8F" w:rsidRPr="00D300D9" w:rsidRDefault="00322C8F" w:rsidP="00CA432D">
      <w:pPr>
        <w:pStyle w:val="ListParagraph"/>
        <w:spacing w:before="100" w:beforeAutospacing="1" w:after="0" w:line="360" w:lineRule="auto"/>
        <w:ind w:left="1080"/>
        <w:rPr>
          <w:rFonts w:ascii="Times New Roman" w:hAnsi="Times New Roman" w:cs="Times New Roman"/>
          <w:sz w:val="24"/>
          <w:szCs w:val="24"/>
        </w:rPr>
      </w:pPr>
    </w:p>
    <w:p w14:paraId="7DB39F0E" w14:textId="1AFFE84A" w:rsidR="004F0CF4" w:rsidRPr="00D300D9" w:rsidRDefault="004F0CF4" w:rsidP="00CE2DA6">
      <w:pPr>
        <w:pStyle w:val="Heading2"/>
      </w:pPr>
      <w:bookmarkStart w:id="183" w:name="_Toc510439888"/>
      <w:r w:rsidRPr="00D300D9">
        <w:lastRenderedPageBreak/>
        <w:t>Comparing 2 models</w:t>
      </w:r>
      <w:bookmarkEnd w:id="183"/>
    </w:p>
    <w:p w14:paraId="6EE9D0E6" w14:textId="1281BAF6" w:rsidR="004F0CF4" w:rsidRPr="00D300D9" w:rsidRDefault="007D3815" w:rsidP="00CE2DA6">
      <w:pPr>
        <w:pStyle w:val="Heading3"/>
      </w:pPr>
      <w:bookmarkStart w:id="184" w:name="_Toc510439889"/>
      <w:r w:rsidRPr="00D300D9">
        <w:t>Purpose</w:t>
      </w:r>
      <w:bookmarkEnd w:id="184"/>
    </w:p>
    <w:p w14:paraId="653E3D74" w14:textId="7162596B" w:rsidR="006D0B0B" w:rsidRPr="00D300D9" w:rsidRDefault="00B27229"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To </w:t>
      </w:r>
      <w:r w:rsidR="00EA51FF" w:rsidRPr="00D300D9">
        <w:rPr>
          <w:rFonts w:ascii="Times New Roman" w:hAnsi="Times New Roman" w:cs="Times New Roman"/>
          <w:sz w:val="24"/>
          <w:szCs w:val="24"/>
        </w:rPr>
        <w:t xml:space="preserve">superimpose and </w:t>
      </w:r>
      <w:r w:rsidRPr="00D300D9">
        <w:rPr>
          <w:rFonts w:ascii="Times New Roman" w:hAnsi="Times New Roman" w:cs="Times New Roman"/>
          <w:sz w:val="24"/>
          <w:szCs w:val="24"/>
        </w:rPr>
        <w:t>compare two</w:t>
      </w:r>
      <w:r w:rsidR="006D0B0B" w:rsidRPr="00D300D9">
        <w:rPr>
          <w:rFonts w:ascii="Times New Roman" w:hAnsi="Times New Roman" w:cs="Times New Roman"/>
          <w:sz w:val="24"/>
          <w:szCs w:val="24"/>
        </w:rPr>
        <w:t xml:space="preserve"> 3D-models in GSS format</w:t>
      </w:r>
      <w:r w:rsidR="00715732" w:rsidRPr="00D300D9">
        <w:rPr>
          <w:rFonts w:ascii="Times New Roman" w:hAnsi="Times New Roman" w:cs="Times New Roman"/>
          <w:sz w:val="24"/>
          <w:szCs w:val="24"/>
        </w:rPr>
        <w:t>.</w:t>
      </w:r>
    </w:p>
    <w:p w14:paraId="54EA1E3B" w14:textId="11DF96F7" w:rsidR="007D3815" w:rsidRPr="00D300D9" w:rsidRDefault="007D3815" w:rsidP="00CE2DA6">
      <w:pPr>
        <w:pStyle w:val="Heading3"/>
      </w:pPr>
      <w:bookmarkStart w:id="185" w:name="_Toc510439890"/>
      <w:r w:rsidRPr="00D300D9">
        <w:t>Input</w:t>
      </w:r>
      <w:bookmarkEnd w:id="185"/>
    </w:p>
    <w:p w14:paraId="42FCB811" w14:textId="457CF6BF" w:rsidR="007B469A" w:rsidRPr="00D300D9" w:rsidRDefault="007B469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Two </w:t>
      </w:r>
      <w:r w:rsidR="004567F4" w:rsidRPr="00D300D9">
        <w:rPr>
          <w:rFonts w:ascii="Times New Roman" w:hAnsi="Times New Roman" w:cs="Times New Roman"/>
          <w:sz w:val="24"/>
          <w:szCs w:val="24"/>
        </w:rPr>
        <w:t xml:space="preserve">chromosome </w:t>
      </w:r>
      <w:r w:rsidRPr="00D300D9">
        <w:rPr>
          <w:rFonts w:ascii="Times New Roman" w:hAnsi="Times New Roman" w:cs="Times New Roman"/>
          <w:sz w:val="24"/>
          <w:szCs w:val="24"/>
        </w:rPr>
        <w:t>models in GSS format</w:t>
      </w:r>
      <w:r w:rsidR="004567F4" w:rsidRPr="00D300D9">
        <w:rPr>
          <w:rFonts w:ascii="Times New Roman" w:hAnsi="Times New Roman" w:cs="Times New Roman"/>
          <w:sz w:val="24"/>
          <w:szCs w:val="24"/>
        </w:rPr>
        <w:t xml:space="preserve">. </w:t>
      </w:r>
    </w:p>
    <w:p w14:paraId="3496A25D" w14:textId="621D3DFA" w:rsidR="007D3815" w:rsidRPr="00D300D9" w:rsidRDefault="007D3815" w:rsidP="00CE2DA6">
      <w:pPr>
        <w:pStyle w:val="Heading3"/>
      </w:pPr>
      <w:bookmarkStart w:id="186" w:name="_Toc510439891"/>
      <w:r w:rsidRPr="00D300D9">
        <w:t>Output</w:t>
      </w:r>
      <w:bookmarkEnd w:id="186"/>
    </w:p>
    <w:p w14:paraId="1CF9CDAE" w14:textId="6EE591C0" w:rsidR="00C67858" w:rsidRPr="00D300D9" w:rsidRDefault="0017274A"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 xml:space="preserve">The two models are scaled, superimposed and visualized. </w:t>
      </w:r>
      <w:r w:rsidR="00385053" w:rsidRPr="00D300D9">
        <w:rPr>
          <w:rFonts w:ascii="Times New Roman" w:hAnsi="Times New Roman" w:cs="Times New Roman"/>
          <w:sz w:val="24"/>
          <w:szCs w:val="24"/>
        </w:rPr>
        <w:t xml:space="preserve">Spearman’s correlation and RMSE between pairwise distances </w:t>
      </w:r>
      <w:r w:rsidR="00DF4A0F" w:rsidRPr="00D300D9">
        <w:rPr>
          <w:rFonts w:ascii="Times New Roman" w:hAnsi="Times New Roman" w:cs="Times New Roman"/>
          <w:sz w:val="24"/>
          <w:szCs w:val="24"/>
        </w:rPr>
        <w:t>of</w:t>
      </w:r>
      <w:r w:rsidR="00385053" w:rsidRPr="00D300D9">
        <w:rPr>
          <w:rFonts w:ascii="Times New Roman" w:hAnsi="Times New Roman" w:cs="Times New Roman"/>
          <w:sz w:val="24"/>
          <w:szCs w:val="24"/>
        </w:rPr>
        <w:t xml:space="preserve"> the two models are calculated.</w:t>
      </w:r>
    </w:p>
    <w:p w14:paraId="49AF38A7" w14:textId="16DF7B76" w:rsidR="007D3815" w:rsidRPr="00D300D9" w:rsidRDefault="007D3815" w:rsidP="00CE2DA6">
      <w:pPr>
        <w:pStyle w:val="Heading3"/>
      </w:pPr>
      <w:bookmarkStart w:id="187" w:name="_Toc510439892"/>
      <w:r w:rsidRPr="00D300D9">
        <w:t>Running</w:t>
      </w:r>
      <w:bookmarkEnd w:id="187"/>
    </w:p>
    <w:p w14:paraId="3A434A5A" w14:textId="093BFD1A" w:rsidR="006670F5" w:rsidRPr="00D300D9" w:rsidRDefault="006670F5"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sz w:val="24"/>
          <w:szCs w:val="24"/>
        </w:rPr>
        <w:t>Access the function from the menu toolbar: 3D-Functions/Compare Models</w:t>
      </w:r>
    </w:p>
    <w:p w14:paraId="0A8E2D17" w14:textId="4BDCE768" w:rsidR="005A79AF" w:rsidRPr="00D300D9" w:rsidRDefault="005A79AF" w:rsidP="00CA432D">
      <w:pPr>
        <w:pStyle w:val="ListParagraph"/>
        <w:spacing w:before="100" w:beforeAutospacing="1" w:after="0" w:line="360" w:lineRule="auto"/>
        <w:ind w:left="1080"/>
        <w:rPr>
          <w:rFonts w:ascii="Times New Roman" w:hAnsi="Times New Roman" w:cs="Times New Roman"/>
          <w:sz w:val="24"/>
          <w:szCs w:val="24"/>
        </w:rPr>
      </w:pPr>
      <w:r w:rsidRPr="00D300D9">
        <w:rPr>
          <w:rFonts w:ascii="Times New Roman" w:hAnsi="Times New Roman" w:cs="Times New Roman"/>
          <w:noProof/>
          <w:sz w:val="24"/>
          <w:szCs w:val="24"/>
        </w:rPr>
        <w:drawing>
          <wp:inline distT="0" distB="0" distL="0" distR="0" wp14:anchorId="48C0D517" wp14:editId="210DDC2B">
            <wp:extent cx="5201606" cy="3314258"/>
            <wp:effectExtent l="0" t="0" r="5715" b="0"/>
            <wp:docPr id="12" name="Picture 12" descr="../../../Desktop/Screen%20Shot%202018-01-03%20at%205.3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1-03%20at%205.32.10%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05243" cy="3316575"/>
                    </a:xfrm>
                    <a:prstGeom prst="rect">
                      <a:avLst/>
                    </a:prstGeom>
                    <a:noFill/>
                    <a:ln>
                      <a:noFill/>
                    </a:ln>
                  </pic:spPr>
                </pic:pic>
              </a:graphicData>
            </a:graphic>
          </wp:inline>
        </w:drawing>
      </w:r>
    </w:p>
    <w:p w14:paraId="7E528929" w14:textId="30AE056A" w:rsidR="00777B7B" w:rsidRPr="00D300D9" w:rsidRDefault="00777B7B" w:rsidP="008B139E">
      <w:pPr>
        <w:pStyle w:val="Figures"/>
        <w:rPr>
          <w:rFonts w:cs="Times New Roman"/>
          <w:szCs w:val="24"/>
        </w:rPr>
      </w:pPr>
      <w:bookmarkStart w:id="188" w:name="_Toc503960241"/>
      <w:bookmarkStart w:id="189" w:name="_Toc504661616"/>
      <w:bookmarkStart w:id="190" w:name="_Toc510451544"/>
      <w:r w:rsidRPr="00D300D9">
        <w:rPr>
          <w:rFonts w:cs="Times New Roman"/>
          <w:szCs w:val="24"/>
        </w:rPr>
        <w:t xml:space="preserve">Figure </w:t>
      </w:r>
      <w:r w:rsidR="00817E9E" w:rsidRPr="00D300D9">
        <w:rPr>
          <w:rFonts w:cs="Times New Roman"/>
          <w:szCs w:val="24"/>
        </w:rPr>
        <w:t>19</w:t>
      </w:r>
      <w:r w:rsidRPr="00D300D9">
        <w:rPr>
          <w:rFonts w:cs="Times New Roman"/>
          <w:szCs w:val="24"/>
        </w:rPr>
        <w:t>: Comparing two constructed models</w:t>
      </w:r>
      <w:bookmarkEnd w:id="188"/>
      <w:bookmarkEnd w:id="189"/>
      <w:bookmarkEnd w:id="190"/>
    </w:p>
    <w:p w14:paraId="37C8AF4B" w14:textId="15DBAC55" w:rsidR="00777B7B" w:rsidRPr="00D300D9" w:rsidRDefault="00777B7B" w:rsidP="008B139E">
      <w:pPr>
        <w:pStyle w:val="Figures"/>
        <w:rPr>
          <w:rFonts w:cs="Times New Roman"/>
          <w:i/>
          <w:color w:val="000000" w:themeColor="text1"/>
          <w:szCs w:val="24"/>
        </w:rPr>
      </w:pPr>
    </w:p>
    <w:p w14:paraId="74A661A9" w14:textId="77777777" w:rsidR="00777B7B" w:rsidRPr="00D300D9" w:rsidRDefault="00777B7B" w:rsidP="00CA432D">
      <w:pPr>
        <w:pStyle w:val="ListParagraph"/>
        <w:spacing w:before="100" w:beforeAutospacing="1" w:after="0" w:line="360" w:lineRule="auto"/>
        <w:ind w:left="1080"/>
        <w:rPr>
          <w:rFonts w:ascii="Times New Roman" w:hAnsi="Times New Roman" w:cs="Times New Roman"/>
          <w:sz w:val="24"/>
          <w:szCs w:val="24"/>
        </w:rPr>
      </w:pPr>
    </w:p>
    <w:sectPr w:rsidR="00777B7B" w:rsidRPr="00D300D9" w:rsidSect="00265D11">
      <w:footerReference w:type="default" r:id="rId85"/>
      <w:pgSz w:w="12240" w:h="15840"/>
      <w:pgMar w:top="1440" w:right="9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687B9" w14:textId="77777777" w:rsidR="006E4A01" w:rsidRDefault="006E4A01" w:rsidP="009369A0">
      <w:pPr>
        <w:spacing w:after="0" w:line="240" w:lineRule="auto"/>
      </w:pPr>
      <w:r>
        <w:separator/>
      </w:r>
    </w:p>
  </w:endnote>
  <w:endnote w:type="continuationSeparator" w:id="0">
    <w:p w14:paraId="3406648D" w14:textId="77777777" w:rsidR="006E4A01" w:rsidRDefault="006E4A01" w:rsidP="0093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903662"/>
      <w:docPartObj>
        <w:docPartGallery w:val="Page Numbers (Bottom of Page)"/>
        <w:docPartUnique/>
      </w:docPartObj>
    </w:sdtPr>
    <w:sdtEndPr>
      <w:rPr>
        <w:color w:val="7F7F7F" w:themeColor="background1" w:themeShade="7F"/>
        <w:spacing w:val="60"/>
      </w:rPr>
    </w:sdtEndPr>
    <w:sdtContent>
      <w:p w14:paraId="109BD48A" w14:textId="1E2AA02D" w:rsidR="00783873" w:rsidRDefault="00783873">
        <w:pPr>
          <w:pStyle w:val="Footer"/>
          <w:pBdr>
            <w:top w:val="single" w:sz="4" w:space="1" w:color="D9D9D9" w:themeColor="background1" w:themeShade="D9"/>
          </w:pBdr>
          <w:jc w:val="right"/>
        </w:pPr>
        <w:r>
          <w:fldChar w:fldCharType="begin"/>
        </w:r>
        <w:r>
          <w:instrText xml:space="preserve"> PAGE   \* MERGEFORMAT </w:instrText>
        </w:r>
        <w:r>
          <w:fldChar w:fldCharType="separate"/>
        </w:r>
        <w:r w:rsidR="00153B04">
          <w:rPr>
            <w:noProof/>
          </w:rPr>
          <w:t>52</w:t>
        </w:r>
        <w:r>
          <w:rPr>
            <w:noProof/>
          </w:rPr>
          <w:fldChar w:fldCharType="end"/>
        </w:r>
        <w:r>
          <w:t xml:space="preserve"> | </w:t>
        </w:r>
        <w:r>
          <w:rPr>
            <w:color w:val="7F7F7F" w:themeColor="background1" w:themeShade="7F"/>
            <w:spacing w:val="60"/>
          </w:rPr>
          <w:t>Page</w:t>
        </w:r>
      </w:p>
    </w:sdtContent>
  </w:sdt>
  <w:p w14:paraId="72FA53E5" w14:textId="77777777" w:rsidR="00783873" w:rsidRDefault="007838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7317AD" w14:textId="77777777" w:rsidR="006E4A01" w:rsidRDefault="006E4A01" w:rsidP="009369A0">
      <w:pPr>
        <w:spacing w:after="0" w:line="240" w:lineRule="auto"/>
      </w:pPr>
      <w:r>
        <w:separator/>
      </w:r>
    </w:p>
  </w:footnote>
  <w:footnote w:type="continuationSeparator" w:id="0">
    <w:p w14:paraId="3DF317D9" w14:textId="77777777" w:rsidR="006E4A01" w:rsidRDefault="006E4A01" w:rsidP="009369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278"/>
    <w:multiLevelType w:val="hybridMultilevel"/>
    <w:tmpl w:val="05865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B1F"/>
    <w:multiLevelType w:val="hybridMultilevel"/>
    <w:tmpl w:val="9AEE2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7E2DDC"/>
    <w:multiLevelType w:val="hybridMultilevel"/>
    <w:tmpl w:val="F69C59C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0E26740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0D1539D"/>
    <w:multiLevelType w:val="hybridMultilevel"/>
    <w:tmpl w:val="D23A768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585FF4"/>
    <w:multiLevelType w:val="hybridMultilevel"/>
    <w:tmpl w:val="CC2EAE7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177B09AE"/>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174E30"/>
    <w:multiLevelType w:val="hybridMultilevel"/>
    <w:tmpl w:val="FE86FAEE"/>
    <w:lvl w:ilvl="0" w:tplc="F0D012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185CDE"/>
    <w:multiLevelType w:val="hybridMultilevel"/>
    <w:tmpl w:val="04046D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436766F"/>
    <w:multiLevelType w:val="hybridMultilevel"/>
    <w:tmpl w:val="B38C9E5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252D7296"/>
    <w:multiLevelType w:val="multilevel"/>
    <w:tmpl w:val="6A2E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B5194"/>
    <w:multiLevelType w:val="multilevel"/>
    <w:tmpl w:val="E77E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194AC2"/>
    <w:multiLevelType w:val="multilevel"/>
    <w:tmpl w:val="8EEC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D805D8"/>
    <w:multiLevelType w:val="hybridMultilevel"/>
    <w:tmpl w:val="AAAC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F18CA"/>
    <w:multiLevelType w:val="hybridMultilevel"/>
    <w:tmpl w:val="796C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0019C"/>
    <w:multiLevelType w:val="hybridMultilevel"/>
    <w:tmpl w:val="FEEEB804"/>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6" w15:restartNumberingAfterBreak="0">
    <w:nsid w:val="306E39EF"/>
    <w:multiLevelType w:val="hybridMultilevel"/>
    <w:tmpl w:val="881E6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43DBD"/>
    <w:multiLevelType w:val="hybridMultilevel"/>
    <w:tmpl w:val="2FD8D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23C2C"/>
    <w:multiLevelType w:val="hybridMultilevel"/>
    <w:tmpl w:val="35880CFC"/>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start w:val="1"/>
      <w:numFmt w:val="bullet"/>
      <w:lvlText w:val=""/>
      <w:lvlJc w:val="left"/>
      <w:pPr>
        <w:ind w:left="3420" w:hanging="360"/>
      </w:pPr>
      <w:rPr>
        <w:rFonts w:ascii="Wingdings" w:hAnsi="Wingdings" w:hint="default"/>
      </w:rPr>
    </w:lvl>
    <w:lvl w:ilvl="3" w:tplc="0409000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35681EA5"/>
    <w:multiLevelType w:val="hybridMultilevel"/>
    <w:tmpl w:val="77FE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72E1FD7"/>
    <w:multiLevelType w:val="multilevel"/>
    <w:tmpl w:val="4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DC754E"/>
    <w:multiLevelType w:val="hybridMultilevel"/>
    <w:tmpl w:val="6336768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ADF3C69"/>
    <w:multiLevelType w:val="hybridMultilevel"/>
    <w:tmpl w:val="90CECD22"/>
    <w:lvl w:ilvl="0" w:tplc="16B20F3C">
      <w:start w:val="1"/>
      <w:numFmt w:val="lowerLetter"/>
      <w:lvlText w:val="%1)"/>
      <w:lvlJc w:val="left"/>
      <w:pPr>
        <w:ind w:left="720" w:hanging="360"/>
      </w:pPr>
      <w:rPr>
        <w:rFonts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41060"/>
    <w:multiLevelType w:val="hybridMultilevel"/>
    <w:tmpl w:val="BB2ACDCE"/>
    <w:lvl w:ilvl="0" w:tplc="04090015">
      <w:start w:val="1"/>
      <w:numFmt w:val="upperLetter"/>
      <w:lvlText w:val="%1."/>
      <w:lvlJc w:val="left"/>
      <w:pPr>
        <w:ind w:left="360" w:hanging="360"/>
      </w:pPr>
      <w:rPr>
        <w:rFonts w:hint="default"/>
      </w:rPr>
    </w:lvl>
    <w:lvl w:ilvl="1" w:tplc="1C788FA0">
      <w:start w:val="1"/>
      <w:numFmt w:val="lowerLetter"/>
      <w:lvlText w:val="%2)"/>
      <w:lvlJc w:val="left"/>
      <w:pPr>
        <w:ind w:left="1080" w:hanging="360"/>
      </w:pPr>
      <w:rPr>
        <w:b/>
      </w:rPr>
    </w:lvl>
    <w:lvl w:ilvl="2" w:tplc="13AE4E8A">
      <w:start w:val="1"/>
      <w:numFmt w:val="lowerLetter"/>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CD53E4C"/>
    <w:multiLevelType w:val="hybridMultilevel"/>
    <w:tmpl w:val="77E8953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54CE1D31"/>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B82823"/>
    <w:multiLevelType w:val="hybridMultilevel"/>
    <w:tmpl w:val="F12EFA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E52EE"/>
    <w:multiLevelType w:val="hybridMultilevel"/>
    <w:tmpl w:val="EA00C0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15:restartNumberingAfterBreak="0">
    <w:nsid w:val="599B633B"/>
    <w:multiLevelType w:val="multilevel"/>
    <w:tmpl w:val="7C8ED09C"/>
    <w:lvl w:ilvl="0">
      <w:start w:val="1"/>
      <w:numFmt w:val="lowerLetter"/>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3780" w:hanging="360"/>
      </w:pPr>
    </w:lvl>
  </w:abstractNum>
  <w:abstractNum w:abstractNumId="29" w15:restartNumberingAfterBreak="0">
    <w:nsid w:val="62BF74B4"/>
    <w:multiLevelType w:val="multilevel"/>
    <w:tmpl w:val="9996B97A"/>
    <w:lvl w:ilvl="0">
      <w:start w:val="1"/>
      <w:numFmt w:val="decimal"/>
      <w:lvlText w:val="%1."/>
      <w:lvlJc w:val="left"/>
      <w:pPr>
        <w:tabs>
          <w:tab w:val="num" w:pos="720"/>
        </w:tabs>
        <w:ind w:left="720" w:hanging="360"/>
      </w:pPr>
      <w:rPr>
        <w:rFonts w:hint="default"/>
        <w:b w:val="0"/>
        <w:sz w:val="24"/>
        <w:szCs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359"/>
    <w:multiLevelType w:val="hybridMultilevel"/>
    <w:tmpl w:val="18CA6D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5806F7"/>
    <w:multiLevelType w:val="hybridMultilevel"/>
    <w:tmpl w:val="E566100C"/>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A95F4D"/>
    <w:multiLevelType w:val="hybridMultilevel"/>
    <w:tmpl w:val="9F7CDD10"/>
    <w:lvl w:ilvl="0" w:tplc="1C788FA0">
      <w:start w:val="1"/>
      <w:numFmt w:val="lowerLetter"/>
      <w:lvlText w:val="%1)"/>
      <w:lvlJc w:val="left"/>
      <w:pPr>
        <w:ind w:left="108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7D3125"/>
    <w:multiLevelType w:val="hybridMultilevel"/>
    <w:tmpl w:val="0E40F444"/>
    <w:lvl w:ilvl="0" w:tplc="7F80F76E">
      <w:start w:val="1"/>
      <w:numFmt w:val="decimal"/>
      <w:lvlText w:val="%1."/>
      <w:lvlJc w:val="left"/>
      <w:pPr>
        <w:ind w:left="720" w:hanging="360"/>
      </w:pPr>
      <w:rPr>
        <w:rFonts w:hint="default"/>
      </w:rPr>
    </w:lvl>
    <w:lvl w:ilvl="1" w:tplc="1C788FA0">
      <w:start w:val="1"/>
      <w:numFmt w:val="lowerLetter"/>
      <w:lvlText w:val="%2)"/>
      <w:lvlJc w:val="left"/>
      <w:pPr>
        <w:ind w:left="1440" w:hanging="360"/>
      </w:pPr>
      <w:rPr>
        <w:b/>
      </w:rPr>
    </w:lvl>
    <w:lvl w:ilvl="2" w:tplc="13AE4E8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84360B"/>
    <w:multiLevelType w:val="multilevel"/>
    <w:tmpl w:val="F01E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642E20"/>
    <w:multiLevelType w:val="hybridMultilevel"/>
    <w:tmpl w:val="B672B6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06961"/>
    <w:multiLevelType w:val="hybridMultilevel"/>
    <w:tmpl w:val="D47ACD9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22"/>
  </w:num>
  <w:num w:numId="3">
    <w:abstractNumId w:val="34"/>
  </w:num>
  <w:num w:numId="4">
    <w:abstractNumId w:val="11"/>
  </w:num>
  <w:num w:numId="5">
    <w:abstractNumId w:val="10"/>
  </w:num>
  <w:num w:numId="6">
    <w:abstractNumId w:val="20"/>
  </w:num>
  <w:num w:numId="7">
    <w:abstractNumId w:val="2"/>
  </w:num>
  <w:num w:numId="8">
    <w:abstractNumId w:val="1"/>
  </w:num>
  <w:num w:numId="9">
    <w:abstractNumId w:val="9"/>
  </w:num>
  <w:num w:numId="10">
    <w:abstractNumId w:val="0"/>
  </w:num>
  <w:num w:numId="11">
    <w:abstractNumId w:val="36"/>
  </w:num>
  <w:num w:numId="12">
    <w:abstractNumId w:val="17"/>
  </w:num>
  <w:num w:numId="13">
    <w:abstractNumId w:val="21"/>
  </w:num>
  <w:num w:numId="14">
    <w:abstractNumId w:val="28"/>
  </w:num>
  <w:num w:numId="15">
    <w:abstractNumId w:val="6"/>
  </w:num>
  <w:num w:numId="16">
    <w:abstractNumId w:val="35"/>
  </w:num>
  <w:num w:numId="17">
    <w:abstractNumId w:val="27"/>
  </w:num>
  <w:num w:numId="18">
    <w:abstractNumId w:val="31"/>
  </w:num>
  <w:num w:numId="19">
    <w:abstractNumId w:val="32"/>
  </w:num>
  <w:num w:numId="20">
    <w:abstractNumId w:val="4"/>
  </w:num>
  <w:num w:numId="21">
    <w:abstractNumId w:val="23"/>
  </w:num>
  <w:num w:numId="22">
    <w:abstractNumId w:val="26"/>
  </w:num>
  <w:num w:numId="23">
    <w:abstractNumId w:val="25"/>
  </w:num>
  <w:num w:numId="24">
    <w:abstractNumId w:val="8"/>
  </w:num>
  <w:num w:numId="25">
    <w:abstractNumId w:val="15"/>
  </w:num>
  <w:num w:numId="26">
    <w:abstractNumId w:val="13"/>
  </w:num>
  <w:num w:numId="27">
    <w:abstractNumId w:val="5"/>
  </w:num>
  <w:num w:numId="28">
    <w:abstractNumId w:val="7"/>
  </w:num>
  <w:num w:numId="29">
    <w:abstractNumId w:val="3"/>
  </w:num>
  <w:num w:numId="30">
    <w:abstractNumId w:val="24"/>
  </w:num>
  <w:num w:numId="31">
    <w:abstractNumId w:val="18"/>
  </w:num>
  <w:num w:numId="32">
    <w:abstractNumId w:val="14"/>
  </w:num>
  <w:num w:numId="33">
    <w:abstractNumId w:val="19"/>
  </w:num>
  <w:num w:numId="34">
    <w:abstractNumId w:val="16"/>
  </w:num>
  <w:num w:numId="35">
    <w:abstractNumId w:val="30"/>
  </w:num>
  <w:num w:numId="36">
    <w:abstractNumId w:val="12"/>
  </w:num>
  <w:num w:numId="37">
    <w:abstractNumId w:val="2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eow39">
    <w15:presenceInfo w15:providerId="None" w15:userId="oeow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55"/>
    <w:rsid w:val="00000A1C"/>
    <w:rsid w:val="00007B5F"/>
    <w:rsid w:val="00010BAB"/>
    <w:rsid w:val="00016AC3"/>
    <w:rsid w:val="00016F9D"/>
    <w:rsid w:val="000221E8"/>
    <w:rsid w:val="00022D2A"/>
    <w:rsid w:val="00023ED0"/>
    <w:rsid w:val="0002554C"/>
    <w:rsid w:val="000268AA"/>
    <w:rsid w:val="000275F4"/>
    <w:rsid w:val="00030298"/>
    <w:rsid w:val="00030E69"/>
    <w:rsid w:val="00033C59"/>
    <w:rsid w:val="000359B0"/>
    <w:rsid w:val="00040D62"/>
    <w:rsid w:val="00041C71"/>
    <w:rsid w:val="00044C79"/>
    <w:rsid w:val="00047668"/>
    <w:rsid w:val="000531DD"/>
    <w:rsid w:val="00053748"/>
    <w:rsid w:val="000555A9"/>
    <w:rsid w:val="00056EBB"/>
    <w:rsid w:val="0006003B"/>
    <w:rsid w:val="000615C5"/>
    <w:rsid w:val="00061F71"/>
    <w:rsid w:val="0006432D"/>
    <w:rsid w:val="00065D20"/>
    <w:rsid w:val="00065E1A"/>
    <w:rsid w:val="00067396"/>
    <w:rsid w:val="00072EA2"/>
    <w:rsid w:val="00086CB6"/>
    <w:rsid w:val="00086D07"/>
    <w:rsid w:val="00090408"/>
    <w:rsid w:val="0009445C"/>
    <w:rsid w:val="000A1339"/>
    <w:rsid w:val="000A25A4"/>
    <w:rsid w:val="000A3168"/>
    <w:rsid w:val="000A5288"/>
    <w:rsid w:val="000A70E6"/>
    <w:rsid w:val="000C0327"/>
    <w:rsid w:val="000C170E"/>
    <w:rsid w:val="000C7F8F"/>
    <w:rsid w:val="000D0FB8"/>
    <w:rsid w:val="000D1CC2"/>
    <w:rsid w:val="000D25C5"/>
    <w:rsid w:val="000D2CEB"/>
    <w:rsid w:val="000D684C"/>
    <w:rsid w:val="000F3A7D"/>
    <w:rsid w:val="000F47DC"/>
    <w:rsid w:val="000F6321"/>
    <w:rsid w:val="000F79FE"/>
    <w:rsid w:val="001002E7"/>
    <w:rsid w:val="0010328B"/>
    <w:rsid w:val="001056E1"/>
    <w:rsid w:val="0011488A"/>
    <w:rsid w:val="00117F8A"/>
    <w:rsid w:val="001202D6"/>
    <w:rsid w:val="001208B0"/>
    <w:rsid w:val="001246CF"/>
    <w:rsid w:val="00124BA8"/>
    <w:rsid w:val="00124D3C"/>
    <w:rsid w:val="00130921"/>
    <w:rsid w:val="00132A1F"/>
    <w:rsid w:val="00132FBA"/>
    <w:rsid w:val="00134296"/>
    <w:rsid w:val="00136B69"/>
    <w:rsid w:val="00146BB2"/>
    <w:rsid w:val="00146DDF"/>
    <w:rsid w:val="00147611"/>
    <w:rsid w:val="001478F5"/>
    <w:rsid w:val="00153B04"/>
    <w:rsid w:val="001575F5"/>
    <w:rsid w:val="00161A85"/>
    <w:rsid w:val="00161BD8"/>
    <w:rsid w:val="00163CE1"/>
    <w:rsid w:val="0016663E"/>
    <w:rsid w:val="00167CB5"/>
    <w:rsid w:val="001720B7"/>
    <w:rsid w:val="0017274A"/>
    <w:rsid w:val="001731DB"/>
    <w:rsid w:val="001742D8"/>
    <w:rsid w:val="00182221"/>
    <w:rsid w:val="001829DE"/>
    <w:rsid w:val="00186DDA"/>
    <w:rsid w:val="001934F7"/>
    <w:rsid w:val="00196661"/>
    <w:rsid w:val="001A6B02"/>
    <w:rsid w:val="001C060B"/>
    <w:rsid w:val="001C1605"/>
    <w:rsid w:val="001C199D"/>
    <w:rsid w:val="001C1C68"/>
    <w:rsid w:val="001C227D"/>
    <w:rsid w:val="001C7A4C"/>
    <w:rsid w:val="001D0935"/>
    <w:rsid w:val="001D577F"/>
    <w:rsid w:val="001D5D50"/>
    <w:rsid w:val="001D6DC9"/>
    <w:rsid w:val="001E10B1"/>
    <w:rsid w:val="001E6D58"/>
    <w:rsid w:val="001F4B6C"/>
    <w:rsid w:val="001F57D5"/>
    <w:rsid w:val="00202598"/>
    <w:rsid w:val="002031FC"/>
    <w:rsid w:val="00204BFD"/>
    <w:rsid w:val="00210779"/>
    <w:rsid w:val="00217168"/>
    <w:rsid w:val="002178A6"/>
    <w:rsid w:val="002221BB"/>
    <w:rsid w:val="00226106"/>
    <w:rsid w:val="00226BFC"/>
    <w:rsid w:val="00227AF0"/>
    <w:rsid w:val="00234ADC"/>
    <w:rsid w:val="0023610B"/>
    <w:rsid w:val="002428AA"/>
    <w:rsid w:val="002431C7"/>
    <w:rsid w:val="00243285"/>
    <w:rsid w:val="002451AC"/>
    <w:rsid w:val="00252649"/>
    <w:rsid w:val="0025744B"/>
    <w:rsid w:val="00260D45"/>
    <w:rsid w:val="002633D8"/>
    <w:rsid w:val="00265D11"/>
    <w:rsid w:val="00267D87"/>
    <w:rsid w:val="00270915"/>
    <w:rsid w:val="002724DF"/>
    <w:rsid w:val="00275D5A"/>
    <w:rsid w:val="00276015"/>
    <w:rsid w:val="00276B5A"/>
    <w:rsid w:val="002815BB"/>
    <w:rsid w:val="00282479"/>
    <w:rsid w:val="00283A1E"/>
    <w:rsid w:val="002840FA"/>
    <w:rsid w:val="0028605E"/>
    <w:rsid w:val="0028647F"/>
    <w:rsid w:val="0028738F"/>
    <w:rsid w:val="002903B6"/>
    <w:rsid w:val="002A041D"/>
    <w:rsid w:val="002A07F3"/>
    <w:rsid w:val="002B03D7"/>
    <w:rsid w:val="002B291E"/>
    <w:rsid w:val="002B2CA6"/>
    <w:rsid w:val="002B3C0F"/>
    <w:rsid w:val="002B3F6B"/>
    <w:rsid w:val="002B5060"/>
    <w:rsid w:val="002B72E2"/>
    <w:rsid w:val="002C1BBB"/>
    <w:rsid w:val="002C461E"/>
    <w:rsid w:val="002C5B79"/>
    <w:rsid w:val="002C6306"/>
    <w:rsid w:val="002D056C"/>
    <w:rsid w:val="002D3D55"/>
    <w:rsid w:val="002D3E41"/>
    <w:rsid w:val="002D70D5"/>
    <w:rsid w:val="002E0AB9"/>
    <w:rsid w:val="002E26C0"/>
    <w:rsid w:val="002F3F00"/>
    <w:rsid w:val="002F7F77"/>
    <w:rsid w:val="00302E9F"/>
    <w:rsid w:val="00305F4D"/>
    <w:rsid w:val="00306561"/>
    <w:rsid w:val="00310218"/>
    <w:rsid w:val="0031124A"/>
    <w:rsid w:val="00313B2E"/>
    <w:rsid w:val="0031520D"/>
    <w:rsid w:val="0031636F"/>
    <w:rsid w:val="00322707"/>
    <w:rsid w:val="00322C8F"/>
    <w:rsid w:val="00323753"/>
    <w:rsid w:val="00325D4F"/>
    <w:rsid w:val="00326738"/>
    <w:rsid w:val="003304A5"/>
    <w:rsid w:val="00331CC2"/>
    <w:rsid w:val="00340BA3"/>
    <w:rsid w:val="00342146"/>
    <w:rsid w:val="003467B9"/>
    <w:rsid w:val="003510EB"/>
    <w:rsid w:val="00352867"/>
    <w:rsid w:val="00355F17"/>
    <w:rsid w:val="00364508"/>
    <w:rsid w:val="00365167"/>
    <w:rsid w:val="003656A3"/>
    <w:rsid w:val="003661E0"/>
    <w:rsid w:val="0036660F"/>
    <w:rsid w:val="00366BE4"/>
    <w:rsid w:val="00366F14"/>
    <w:rsid w:val="0036790F"/>
    <w:rsid w:val="00367A92"/>
    <w:rsid w:val="00374037"/>
    <w:rsid w:val="00374888"/>
    <w:rsid w:val="00376220"/>
    <w:rsid w:val="00377023"/>
    <w:rsid w:val="00382DA9"/>
    <w:rsid w:val="00383906"/>
    <w:rsid w:val="00384805"/>
    <w:rsid w:val="0038482C"/>
    <w:rsid w:val="00385053"/>
    <w:rsid w:val="00390C19"/>
    <w:rsid w:val="00391695"/>
    <w:rsid w:val="00396B67"/>
    <w:rsid w:val="003A05B1"/>
    <w:rsid w:val="003A206D"/>
    <w:rsid w:val="003A50B2"/>
    <w:rsid w:val="003A678E"/>
    <w:rsid w:val="003B3697"/>
    <w:rsid w:val="003B72F5"/>
    <w:rsid w:val="003B7A2C"/>
    <w:rsid w:val="003C1CA8"/>
    <w:rsid w:val="003C29ED"/>
    <w:rsid w:val="003D0F5F"/>
    <w:rsid w:val="003D3AF7"/>
    <w:rsid w:val="003D3F21"/>
    <w:rsid w:val="003D77EC"/>
    <w:rsid w:val="003E12CB"/>
    <w:rsid w:val="003E378C"/>
    <w:rsid w:val="003E51AE"/>
    <w:rsid w:val="003E5E1B"/>
    <w:rsid w:val="003F38E5"/>
    <w:rsid w:val="003F3B2C"/>
    <w:rsid w:val="00400DAA"/>
    <w:rsid w:val="00404EE3"/>
    <w:rsid w:val="004114C8"/>
    <w:rsid w:val="00413FD8"/>
    <w:rsid w:val="00415DC5"/>
    <w:rsid w:val="00415FA0"/>
    <w:rsid w:val="0041713B"/>
    <w:rsid w:val="0042768F"/>
    <w:rsid w:val="0043197C"/>
    <w:rsid w:val="00431A7E"/>
    <w:rsid w:val="00436DD2"/>
    <w:rsid w:val="00442BD4"/>
    <w:rsid w:val="00445751"/>
    <w:rsid w:val="00445EB1"/>
    <w:rsid w:val="00446449"/>
    <w:rsid w:val="0044671A"/>
    <w:rsid w:val="00450372"/>
    <w:rsid w:val="00450922"/>
    <w:rsid w:val="004523CF"/>
    <w:rsid w:val="004567F4"/>
    <w:rsid w:val="0046467F"/>
    <w:rsid w:val="00464976"/>
    <w:rsid w:val="004668BA"/>
    <w:rsid w:val="0047125A"/>
    <w:rsid w:val="0047179A"/>
    <w:rsid w:val="00475429"/>
    <w:rsid w:val="0047590C"/>
    <w:rsid w:val="00475BC2"/>
    <w:rsid w:val="00475D90"/>
    <w:rsid w:val="004802D3"/>
    <w:rsid w:val="00481345"/>
    <w:rsid w:val="0048484C"/>
    <w:rsid w:val="004862ED"/>
    <w:rsid w:val="004868A4"/>
    <w:rsid w:val="004A1391"/>
    <w:rsid w:val="004A4B49"/>
    <w:rsid w:val="004B24B6"/>
    <w:rsid w:val="004B5D0C"/>
    <w:rsid w:val="004B6C26"/>
    <w:rsid w:val="004C0AA7"/>
    <w:rsid w:val="004C29C5"/>
    <w:rsid w:val="004C3D21"/>
    <w:rsid w:val="004C468F"/>
    <w:rsid w:val="004C5139"/>
    <w:rsid w:val="004C65D2"/>
    <w:rsid w:val="004C768B"/>
    <w:rsid w:val="004D0BC7"/>
    <w:rsid w:val="004D28DB"/>
    <w:rsid w:val="004D4755"/>
    <w:rsid w:val="004D4C84"/>
    <w:rsid w:val="004D6B18"/>
    <w:rsid w:val="004E12DF"/>
    <w:rsid w:val="004E7478"/>
    <w:rsid w:val="004F0CF4"/>
    <w:rsid w:val="004F406D"/>
    <w:rsid w:val="004F59A2"/>
    <w:rsid w:val="004F6854"/>
    <w:rsid w:val="00504896"/>
    <w:rsid w:val="0050557F"/>
    <w:rsid w:val="00507ED5"/>
    <w:rsid w:val="0051045C"/>
    <w:rsid w:val="005111AD"/>
    <w:rsid w:val="00511357"/>
    <w:rsid w:val="00512C04"/>
    <w:rsid w:val="0051317A"/>
    <w:rsid w:val="0051428A"/>
    <w:rsid w:val="00516B81"/>
    <w:rsid w:val="00516F47"/>
    <w:rsid w:val="005175F2"/>
    <w:rsid w:val="00523646"/>
    <w:rsid w:val="00523F0B"/>
    <w:rsid w:val="005308BB"/>
    <w:rsid w:val="00535B40"/>
    <w:rsid w:val="0054020A"/>
    <w:rsid w:val="00547092"/>
    <w:rsid w:val="005473AA"/>
    <w:rsid w:val="00550F40"/>
    <w:rsid w:val="00552566"/>
    <w:rsid w:val="00564C74"/>
    <w:rsid w:val="00565B36"/>
    <w:rsid w:val="005663AB"/>
    <w:rsid w:val="00566B4F"/>
    <w:rsid w:val="005715FA"/>
    <w:rsid w:val="005723FF"/>
    <w:rsid w:val="00575681"/>
    <w:rsid w:val="00580B79"/>
    <w:rsid w:val="00580D4F"/>
    <w:rsid w:val="005834BD"/>
    <w:rsid w:val="00583A8B"/>
    <w:rsid w:val="00584FC8"/>
    <w:rsid w:val="00593FC1"/>
    <w:rsid w:val="005963B8"/>
    <w:rsid w:val="00597E84"/>
    <w:rsid w:val="005A22B5"/>
    <w:rsid w:val="005A2362"/>
    <w:rsid w:val="005A79AF"/>
    <w:rsid w:val="005B2928"/>
    <w:rsid w:val="005C1F01"/>
    <w:rsid w:val="005C5F3F"/>
    <w:rsid w:val="005D507D"/>
    <w:rsid w:val="005D67C6"/>
    <w:rsid w:val="005D7F72"/>
    <w:rsid w:val="005E1F88"/>
    <w:rsid w:val="005E3808"/>
    <w:rsid w:val="005E75DE"/>
    <w:rsid w:val="005F10A9"/>
    <w:rsid w:val="005F58E5"/>
    <w:rsid w:val="005F692A"/>
    <w:rsid w:val="00601FCD"/>
    <w:rsid w:val="006024A9"/>
    <w:rsid w:val="006031CF"/>
    <w:rsid w:val="006064AC"/>
    <w:rsid w:val="00607610"/>
    <w:rsid w:val="006149B1"/>
    <w:rsid w:val="00631DE4"/>
    <w:rsid w:val="006321D4"/>
    <w:rsid w:val="006358B0"/>
    <w:rsid w:val="006364A6"/>
    <w:rsid w:val="006417D7"/>
    <w:rsid w:val="00642589"/>
    <w:rsid w:val="0064285B"/>
    <w:rsid w:val="00645A3B"/>
    <w:rsid w:val="0064650B"/>
    <w:rsid w:val="00651EDE"/>
    <w:rsid w:val="0065504F"/>
    <w:rsid w:val="006561F8"/>
    <w:rsid w:val="006608F4"/>
    <w:rsid w:val="00660C02"/>
    <w:rsid w:val="00660D4D"/>
    <w:rsid w:val="006619F8"/>
    <w:rsid w:val="00661F21"/>
    <w:rsid w:val="00662677"/>
    <w:rsid w:val="006670F5"/>
    <w:rsid w:val="0066735C"/>
    <w:rsid w:val="00671167"/>
    <w:rsid w:val="0067140B"/>
    <w:rsid w:val="006725C3"/>
    <w:rsid w:val="006736A1"/>
    <w:rsid w:val="006770C8"/>
    <w:rsid w:val="00683041"/>
    <w:rsid w:val="0068338B"/>
    <w:rsid w:val="006851CE"/>
    <w:rsid w:val="006857B3"/>
    <w:rsid w:val="00691E96"/>
    <w:rsid w:val="006971EC"/>
    <w:rsid w:val="006A0074"/>
    <w:rsid w:val="006A0E0C"/>
    <w:rsid w:val="006A2BC1"/>
    <w:rsid w:val="006A7894"/>
    <w:rsid w:val="006B185D"/>
    <w:rsid w:val="006B57DF"/>
    <w:rsid w:val="006C08EA"/>
    <w:rsid w:val="006C4ABB"/>
    <w:rsid w:val="006C6123"/>
    <w:rsid w:val="006D0B0B"/>
    <w:rsid w:val="006D319C"/>
    <w:rsid w:val="006D33E7"/>
    <w:rsid w:val="006D67DE"/>
    <w:rsid w:val="006D6C7F"/>
    <w:rsid w:val="006E0478"/>
    <w:rsid w:val="006E04A5"/>
    <w:rsid w:val="006E4A01"/>
    <w:rsid w:val="006F01F2"/>
    <w:rsid w:val="006F2A0C"/>
    <w:rsid w:val="006F4E47"/>
    <w:rsid w:val="00701E2E"/>
    <w:rsid w:val="00701E4A"/>
    <w:rsid w:val="00710E33"/>
    <w:rsid w:val="00713F11"/>
    <w:rsid w:val="00715732"/>
    <w:rsid w:val="0071702C"/>
    <w:rsid w:val="007210FA"/>
    <w:rsid w:val="00725825"/>
    <w:rsid w:val="007263E5"/>
    <w:rsid w:val="00733B79"/>
    <w:rsid w:val="007347DD"/>
    <w:rsid w:val="007359E1"/>
    <w:rsid w:val="007409A8"/>
    <w:rsid w:val="00740E50"/>
    <w:rsid w:val="00744FB1"/>
    <w:rsid w:val="00746721"/>
    <w:rsid w:val="00747A04"/>
    <w:rsid w:val="00757E45"/>
    <w:rsid w:val="0076223F"/>
    <w:rsid w:val="00764783"/>
    <w:rsid w:val="0077480E"/>
    <w:rsid w:val="00774E89"/>
    <w:rsid w:val="0077516F"/>
    <w:rsid w:val="00777B7B"/>
    <w:rsid w:val="0078065A"/>
    <w:rsid w:val="007832D8"/>
    <w:rsid w:val="00783873"/>
    <w:rsid w:val="007839C9"/>
    <w:rsid w:val="00785738"/>
    <w:rsid w:val="007877B0"/>
    <w:rsid w:val="007906A8"/>
    <w:rsid w:val="007924A8"/>
    <w:rsid w:val="00792DA4"/>
    <w:rsid w:val="00793469"/>
    <w:rsid w:val="007A104E"/>
    <w:rsid w:val="007A48D1"/>
    <w:rsid w:val="007A675D"/>
    <w:rsid w:val="007A7352"/>
    <w:rsid w:val="007B469A"/>
    <w:rsid w:val="007B71F5"/>
    <w:rsid w:val="007B763D"/>
    <w:rsid w:val="007C026D"/>
    <w:rsid w:val="007C21E8"/>
    <w:rsid w:val="007C469F"/>
    <w:rsid w:val="007C64DD"/>
    <w:rsid w:val="007C7D5E"/>
    <w:rsid w:val="007D16F9"/>
    <w:rsid w:val="007D3815"/>
    <w:rsid w:val="007E02E3"/>
    <w:rsid w:val="007E0598"/>
    <w:rsid w:val="007E0D6E"/>
    <w:rsid w:val="007E1BB0"/>
    <w:rsid w:val="007E48BE"/>
    <w:rsid w:val="007E7DE7"/>
    <w:rsid w:val="007F0C23"/>
    <w:rsid w:val="007F2938"/>
    <w:rsid w:val="007F2D81"/>
    <w:rsid w:val="007F4786"/>
    <w:rsid w:val="007F70E5"/>
    <w:rsid w:val="007F7B98"/>
    <w:rsid w:val="008019A3"/>
    <w:rsid w:val="00803018"/>
    <w:rsid w:val="008031E7"/>
    <w:rsid w:val="00807E1C"/>
    <w:rsid w:val="00807F7C"/>
    <w:rsid w:val="00810B91"/>
    <w:rsid w:val="00811294"/>
    <w:rsid w:val="00815084"/>
    <w:rsid w:val="00815206"/>
    <w:rsid w:val="00817143"/>
    <w:rsid w:val="00817E9E"/>
    <w:rsid w:val="00820261"/>
    <w:rsid w:val="0082223A"/>
    <w:rsid w:val="00822408"/>
    <w:rsid w:val="00823104"/>
    <w:rsid w:val="0082319A"/>
    <w:rsid w:val="00825282"/>
    <w:rsid w:val="0082676A"/>
    <w:rsid w:val="00831158"/>
    <w:rsid w:val="00831AB2"/>
    <w:rsid w:val="00831D7D"/>
    <w:rsid w:val="0083336A"/>
    <w:rsid w:val="00835785"/>
    <w:rsid w:val="00836D37"/>
    <w:rsid w:val="00840A25"/>
    <w:rsid w:val="008412CD"/>
    <w:rsid w:val="008428CA"/>
    <w:rsid w:val="00844F1E"/>
    <w:rsid w:val="00850468"/>
    <w:rsid w:val="00856D0F"/>
    <w:rsid w:val="008621BE"/>
    <w:rsid w:val="008635B5"/>
    <w:rsid w:val="008640ED"/>
    <w:rsid w:val="00865FA5"/>
    <w:rsid w:val="008665ED"/>
    <w:rsid w:val="00866986"/>
    <w:rsid w:val="00872388"/>
    <w:rsid w:val="008752A1"/>
    <w:rsid w:val="00881542"/>
    <w:rsid w:val="00883D90"/>
    <w:rsid w:val="0088622D"/>
    <w:rsid w:val="00887391"/>
    <w:rsid w:val="00887AD5"/>
    <w:rsid w:val="008966CE"/>
    <w:rsid w:val="008A2FB5"/>
    <w:rsid w:val="008A7C41"/>
    <w:rsid w:val="008B139E"/>
    <w:rsid w:val="008B35D4"/>
    <w:rsid w:val="008B3BAA"/>
    <w:rsid w:val="008B78C0"/>
    <w:rsid w:val="008C18A0"/>
    <w:rsid w:val="008C29A1"/>
    <w:rsid w:val="008C4553"/>
    <w:rsid w:val="008C488F"/>
    <w:rsid w:val="008D62C7"/>
    <w:rsid w:val="008D6A80"/>
    <w:rsid w:val="008E0A58"/>
    <w:rsid w:val="008E6939"/>
    <w:rsid w:val="008F27B5"/>
    <w:rsid w:val="00901FE4"/>
    <w:rsid w:val="00905525"/>
    <w:rsid w:val="00906099"/>
    <w:rsid w:val="009123AE"/>
    <w:rsid w:val="0091270E"/>
    <w:rsid w:val="00912D1A"/>
    <w:rsid w:val="009154C9"/>
    <w:rsid w:val="00915C3F"/>
    <w:rsid w:val="0091784E"/>
    <w:rsid w:val="00932C82"/>
    <w:rsid w:val="009369A0"/>
    <w:rsid w:val="00937AC0"/>
    <w:rsid w:val="0094057D"/>
    <w:rsid w:val="00941A94"/>
    <w:rsid w:val="009423AD"/>
    <w:rsid w:val="0094343A"/>
    <w:rsid w:val="0094425A"/>
    <w:rsid w:val="00944A39"/>
    <w:rsid w:val="00947B58"/>
    <w:rsid w:val="00947C8E"/>
    <w:rsid w:val="009516C3"/>
    <w:rsid w:val="00953E8F"/>
    <w:rsid w:val="009571E0"/>
    <w:rsid w:val="00960372"/>
    <w:rsid w:val="009630CA"/>
    <w:rsid w:val="0096342C"/>
    <w:rsid w:val="00967435"/>
    <w:rsid w:val="009713FD"/>
    <w:rsid w:val="00971FCD"/>
    <w:rsid w:val="0097327D"/>
    <w:rsid w:val="00975C2B"/>
    <w:rsid w:val="009811F1"/>
    <w:rsid w:val="00984BF5"/>
    <w:rsid w:val="00990785"/>
    <w:rsid w:val="00993AD6"/>
    <w:rsid w:val="00996812"/>
    <w:rsid w:val="00996B2C"/>
    <w:rsid w:val="00996F01"/>
    <w:rsid w:val="009A019C"/>
    <w:rsid w:val="009A13E4"/>
    <w:rsid w:val="009A5E3F"/>
    <w:rsid w:val="009A640D"/>
    <w:rsid w:val="009B739A"/>
    <w:rsid w:val="009C08ED"/>
    <w:rsid w:val="009C3B50"/>
    <w:rsid w:val="009C4C30"/>
    <w:rsid w:val="009C731C"/>
    <w:rsid w:val="009D03B9"/>
    <w:rsid w:val="009E1BAD"/>
    <w:rsid w:val="009E7154"/>
    <w:rsid w:val="00A0179E"/>
    <w:rsid w:val="00A02C04"/>
    <w:rsid w:val="00A05BF5"/>
    <w:rsid w:val="00A10D8F"/>
    <w:rsid w:val="00A12A83"/>
    <w:rsid w:val="00A145D7"/>
    <w:rsid w:val="00A15B37"/>
    <w:rsid w:val="00A165AF"/>
    <w:rsid w:val="00A21263"/>
    <w:rsid w:val="00A21609"/>
    <w:rsid w:val="00A24D80"/>
    <w:rsid w:val="00A26E43"/>
    <w:rsid w:val="00A33008"/>
    <w:rsid w:val="00A35910"/>
    <w:rsid w:val="00A3610C"/>
    <w:rsid w:val="00A36FB8"/>
    <w:rsid w:val="00A403CE"/>
    <w:rsid w:val="00A4133C"/>
    <w:rsid w:val="00A43525"/>
    <w:rsid w:val="00A438B0"/>
    <w:rsid w:val="00A45E1E"/>
    <w:rsid w:val="00A4775C"/>
    <w:rsid w:val="00A51C45"/>
    <w:rsid w:val="00A55E0D"/>
    <w:rsid w:val="00A564D5"/>
    <w:rsid w:val="00A65435"/>
    <w:rsid w:val="00A67471"/>
    <w:rsid w:val="00A74817"/>
    <w:rsid w:val="00A82344"/>
    <w:rsid w:val="00A83C0D"/>
    <w:rsid w:val="00A8720D"/>
    <w:rsid w:val="00A903A4"/>
    <w:rsid w:val="00A96589"/>
    <w:rsid w:val="00A967A9"/>
    <w:rsid w:val="00AA45DE"/>
    <w:rsid w:val="00AA4A7E"/>
    <w:rsid w:val="00AA7FF1"/>
    <w:rsid w:val="00AB1BD8"/>
    <w:rsid w:val="00AB6875"/>
    <w:rsid w:val="00AB799A"/>
    <w:rsid w:val="00AC7E08"/>
    <w:rsid w:val="00AD1E05"/>
    <w:rsid w:val="00AD3010"/>
    <w:rsid w:val="00AD7511"/>
    <w:rsid w:val="00AE0DA0"/>
    <w:rsid w:val="00AE13AB"/>
    <w:rsid w:val="00AE13E9"/>
    <w:rsid w:val="00AE62F5"/>
    <w:rsid w:val="00AF2C15"/>
    <w:rsid w:val="00AF50B3"/>
    <w:rsid w:val="00B05928"/>
    <w:rsid w:val="00B0724A"/>
    <w:rsid w:val="00B151FC"/>
    <w:rsid w:val="00B248B2"/>
    <w:rsid w:val="00B264D3"/>
    <w:rsid w:val="00B27229"/>
    <w:rsid w:val="00B31E17"/>
    <w:rsid w:val="00B31E48"/>
    <w:rsid w:val="00B337A7"/>
    <w:rsid w:val="00B4027A"/>
    <w:rsid w:val="00B5048F"/>
    <w:rsid w:val="00B5467A"/>
    <w:rsid w:val="00B549E4"/>
    <w:rsid w:val="00B55E9F"/>
    <w:rsid w:val="00B57424"/>
    <w:rsid w:val="00B61C43"/>
    <w:rsid w:val="00B621FF"/>
    <w:rsid w:val="00B623AC"/>
    <w:rsid w:val="00B62C9D"/>
    <w:rsid w:val="00B635B7"/>
    <w:rsid w:val="00B663DB"/>
    <w:rsid w:val="00B70AB7"/>
    <w:rsid w:val="00B72118"/>
    <w:rsid w:val="00B73205"/>
    <w:rsid w:val="00B75C37"/>
    <w:rsid w:val="00B76EAC"/>
    <w:rsid w:val="00B7776E"/>
    <w:rsid w:val="00B81A10"/>
    <w:rsid w:val="00B84520"/>
    <w:rsid w:val="00B848CD"/>
    <w:rsid w:val="00B84B8D"/>
    <w:rsid w:val="00B86A22"/>
    <w:rsid w:val="00B924F1"/>
    <w:rsid w:val="00B9385D"/>
    <w:rsid w:val="00B93906"/>
    <w:rsid w:val="00BA7000"/>
    <w:rsid w:val="00BB1E70"/>
    <w:rsid w:val="00BB5670"/>
    <w:rsid w:val="00BB5A08"/>
    <w:rsid w:val="00BC1E0C"/>
    <w:rsid w:val="00BC4ECF"/>
    <w:rsid w:val="00BD08B1"/>
    <w:rsid w:val="00BD256E"/>
    <w:rsid w:val="00BD2643"/>
    <w:rsid w:val="00BD3536"/>
    <w:rsid w:val="00BE14D4"/>
    <w:rsid w:val="00BE256F"/>
    <w:rsid w:val="00BE358E"/>
    <w:rsid w:val="00BF511D"/>
    <w:rsid w:val="00C0074B"/>
    <w:rsid w:val="00C018F9"/>
    <w:rsid w:val="00C035CA"/>
    <w:rsid w:val="00C114B7"/>
    <w:rsid w:val="00C16094"/>
    <w:rsid w:val="00C1719D"/>
    <w:rsid w:val="00C17820"/>
    <w:rsid w:val="00C17870"/>
    <w:rsid w:val="00C235FC"/>
    <w:rsid w:val="00C27996"/>
    <w:rsid w:val="00C34AB8"/>
    <w:rsid w:val="00C41C12"/>
    <w:rsid w:val="00C43099"/>
    <w:rsid w:val="00C4378D"/>
    <w:rsid w:val="00C458C9"/>
    <w:rsid w:val="00C545D7"/>
    <w:rsid w:val="00C54E18"/>
    <w:rsid w:val="00C56B44"/>
    <w:rsid w:val="00C6251F"/>
    <w:rsid w:val="00C634D1"/>
    <w:rsid w:val="00C66F3F"/>
    <w:rsid w:val="00C67858"/>
    <w:rsid w:val="00C6787F"/>
    <w:rsid w:val="00C719E2"/>
    <w:rsid w:val="00C74A20"/>
    <w:rsid w:val="00C75546"/>
    <w:rsid w:val="00C76895"/>
    <w:rsid w:val="00C830CB"/>
    <w:rsid w:val="00C90C81"/>
    <w:rsid w:val="00C942D0"/>
    <w:rsid w:val="00CA3C98"/>
    <w:rsid w:val="00CA3DD0"/>
    <w:rsid w:val="00CA4173"/>
    <w:rsid w:val="00CA432D"/>
    <w:rsid w:val="00CA531C"/>
    <w:rsid w:val="00CA665C"/>
    <w:rsid w:val="00CB36BB"/>
    <w:rsid w:val="00CB3EFF"/>
    <w:rsid w:val="00CC0FCB"/>
    <w:rsid w:val="00CD08B1"/>
    <w:rsid w:val="00CD0D00"/>
    <w:rsid w:val="00CE0914"/>
    <w:rsid w:val="00CE1558"/>
    <w:rsid w:val="00CE2DA6"/>
    <w:rsid w:val="00CE4473"/>
    <w:rsid w:val="00CE4F37"/>
    <w:rsid w:val="00CE624D"/>
    <w:rsid w:val="00CE6898"/>
    <w:rsid w:val="00CF6E70"/>
    <w:rsid w:val="00CF7870"/>
    <w:rsid w:val="00CF78DD"/>
    <w:rsid w:val="00D01A89"/>
    <w:rsid w:val="00D01AE4"/>
    <w:rsid w:val="00D02D4E"/>
    <w:rsid w:val="00D06ABA"/>
    <w:rsid w:val="00D1079A"/>
    <w:rsid w:val="00D116D4"/>
    <w:rsid w:val="00D11C24"/>
    <w:rsid w:val="00D14F9A"/>
    <w:rsid w:val="00D20CB7"/>
    <w:rsid w:val="00D21897"/>
    <w:rsid w:val="00D23B23"/>
    <w:rsid w:val="00D300D9"/>
    <w:rsid w:val="00D307A3"/>
    <w:rsid w:val="00D3288B"/>
    <w:rsid w:val="00D337C0"/>
    <w:rsid w:val="00D36975"/>
    <w:rsid w:val="00D41937"/>
    <w:rsid w:val="00D47230"/>
    <w:rsid w:val="00D54B91"/>
    <w:rsid w:val="00D57259"/>
    <w:rsid w:val="00D61A83"/>
    <w:rsid w:val="00D62790"/>
    <w:rsid w:val="00D631B1"/>
    <w:rsid w:val="00D66CD1"/>
    <w:rsid w:val="00D67F8A"/>
    <w:rsid w:val="00D71B12"/>
    <w:rsid w:val="00D7454C"/>
    <w:rsid w:val="00D74EAC"/>
    <w:rsid w:val="00D7604C"/>
    <w:rsid w:val="00D817D8"/>
    <w:rsid w:val="00D85409"/>
    <w:rsid w:val="00D872FE"/>
    <w:rsid w:val="00D9159B"/>
    <w:rsid w:val="00DA477B"/>
    <w:rsid w:val="00DA4FCB"/>
    <w:rsid w:val="00DB0295"/>
    <w:rsid w:val="00DB075B"/>
    <w:rsid w:val="00DB18CD"/>
    <w:rsid w:val="00DB5A77"/>
    <w:rsid w:val="00DB67F2"/>
    <w:rsid w:val="00DB799E"/>
    <w:rsid w:val="00DB7E3E"/>
    <w:rsid w:val="00DC08BE"/>
    <w:rsid w:val="00DC452D"/>
    <w:rsid w:val="00DC490F"/>
    <w:rsid w:val="00DC74C8"/>
    <w:rsid w:val="00DD71B3"/>
    <w:rsid w:val="00DD7992"/>
    <w:rsid w:val="00DE2FE9"/>
    <w:rsid w:val="00DE5C5E"/>
    <w:rsid w:val="00DE7202"/>
    <w:rsid w:val="00DF4A0F"/>
    <w:rsid w:val="00DF5171"/>
    <w:rsid w:val="00DF5BBB"/>
    <w:rsid w:val="00DF5F8D"/>
    <w:rsid w:val="00DF6EA1"/>
    <w:rsid w:val="00E12232"/>
    <w:rsid w:val="00E17507"/>
    <w:rsid w:val="00E23A6A"/>
    <w:rsid w:val="00E26971"/>
    <w:rsid w:val="00E27269"/>
    <w:rsid w:val="00E37820"/>
    <w:rsid w:val="00E42080"/>
    <w:rsid w:val="00E43204"/>
    <w:rsid w:val="00E462BC"/>
    <w:rsid w:val="00E5113A"/>
    <w:rsid w:val="00E514DB"/>
    <w:rsid w:val="00E52C0B"/>
    <w:rsid w:val="00E56AF0"/>
    <w:rsid w:val="00E56C56"/>
    <w:rsid w:val="00E60C04"/>
    <w:rsid w:val="00E65500"/>
    <w:rsid w:val="00E655CA"/>
    <w:rsid w:val="00E65A06"/>
    <w:rsid w:val="00E65A24"/>
    <w:rsid w:val="00E65C62"/>
    <w:rsid w:val="00E66C57"/>
    <w:rsid w:val="00E6780D"/>
    <w:rsid w:val="00E70ADC"/>
    <w:rsid w:val="00E72B0F"/>
    <w:rsid w:val="00E7316D"/>
    <w:rsid w:val="00E73E96"/>
    <w:rsid w:val="00E82DE4"/>
    <w:rsid w:val="00E83880"/>
    <w:rsid w:val="00E8588D"/>
    <w:rsid w:val="00E8632B"/>
    <w:rsid w:val="00E86778"/>
    <w:rsid w:val="00E90B46"/>
    <w:rsid w:val="00E916B2"/>
    <w:rsid w:val="00E94D6F"/>
    <w:rsid w:val="00E95A61"/>
    <w:rsid w:val="00EA0605"/>
    <w:rsid w:val="00EA45A0"/>
    <w:rsid w:val="00EA4A77"/>
    <w:rsid w:val="00EA51FF"/>
    <w:rsid w:val="00EA6F5A"/>
    <w:rsid w:val="00EA772A"/>
    <w:rsid w:val="00EB7567"/>
    <w:rsid w:val="00EC141E"/>
    <w:rsid w:val="00EC3879"/>
    <w:rsid w:val="00EC72D3"/>
    <w:rsid w:val="00EC7E0A"/>
    <w:rsid w:val="00ED0C8D"/>
    <w:rsid w:val="00ED1C97"/>
    <w:rsid w:val="00ED2D95"/>
    <w:rsid w:val="00ED4D7A"/>
    <w:rsid w:val="00ED5EC9"/>
    <w:rsid w:val="00EE01C7"/>
    <w:rsid w:val="00EE1253"/>
    <w:rsid w:val="00EE1703"/>
    <w:rsid w:val="00EE1C2F"/>
    <w:rsid w:val="00EE5B6B"/>
    <w:rsid w:val="00EE74BD"/>
    <w:rsid w:val="00EF24B1"/>
    <w:rsid w:val="00EF6A85"/>
    <w:rsid w:val="00EF6C20"/>
    <w:rsid w:val="00EF7571"/>
    <w:rsid w:val="00F00C27"/>
    <w:rsid w:val="00F03944"/>
    <w:rsid w:val="00F05920"/>
    <w:rsid w:val="00F067B5"/>
    <w:rsid w:val="00F1355D"/>
    <w:rsid w:val="00F15F34"/>
    <w:rsid w:val="00F17822"/>
    <w:rsid w:val="00F2034E"/>
    <w:rsid w:val="00F237A6"/>
    <w:rsid w:val="00F23888"/>
    <w:rsid w:val="00F36377"/>
    <w:rsid w:val="00F47E11"/>
    <w:rsid w:val="00F51579"/>
    <w:rsid w:val="00F54D4A"/>
    <w:rsid w:val="00F54DD6"/>
    <w:rsid w:val="00F5502A"/>
    <w:rsid w:val="00F6013D"/>
    <w:rsid w:val="00F60C4D"/>
    <w:rsid w:val="00F613A6"/>
    <w:rsid w:val="00F632A4"/>
    <w:rsid w:val="00F67092"/>
    <w:rsid w:val="00F67660"/>
    <w:rsid w:val="00F7343F"/>
    <w:rsid w:val="00F77BD8"/>
    <w:rsid w:val="00F8052E"/>
    <w:rsid w:val="00F94583"/>
    <w:rsid w:val="00F9526F"/>
    <w:rsid w:val="00FA322B"/>
    <w:rsid w:val="00FA4F9E"/>
    <w:rsid w:val="00FA766B"/>
    <w:rsid w:val="00FB100D"/>
    <w:rsid w:val="00FB115B"/>
    <w:rsid w:val="00FB49FE"/>
    <w:rsid w:val="00FB4E7E"/>
    <w:rsid w:val="00FB7F8E"/>
    <w:rsid w:val="00FC107A"/>
    <w:rsid w:val="00FC2E20"/>
    <w:rsid w:val="00FC774F"/>
    <w:rsid w:val="00FD235E"/>
    <w:rsid w:val="00FD26A9"/>
    <w:rsid w:val="00FD2B5A"/>
    <w:rsid w:val="00FE0189"/>
    <w:rsid w:val="00FE1BC1"/>
    <w:rsid w:val="00FF213D"/>
    <w:rsid w:val="00FF32EF"/>
    <w:rsid w:val="00FF4AA6"/>
    <w:rsid w:val="00FF6C10"/>
    <w:rsid w:val="00FF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E6B94"/>
  <w15:chartTrackingRefBased/>
  <w15:docId w15:val="{499C149B-1E43-4B2A-AC80-8A84DEAF6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9B1"/>
  </w:style>
  <w:style w:type="paragraph" w:styleId="Heading1">
    <w:name w:val="heading 1"/>
    <w:basedOn w:val="Normal"/>
    <w:next w:val="Normal"/>
    <w:link w:val="Heading1Char"/>
    <w:uiPriority w:val="9"/>
    <w:qFormat/>
    <w:rsid w:val="00E7316D"/>
    <w:pPr>
      <w:numPr>
        <w:numId w:val="29"/>
      </w:numPr>
      <w:outlineLvl w:val="0"/>
    </w:pPr>
    <w:rPr>
      <w:rFonts w:ascii="Times New Roman" w:hAnsi="Times New Roman" w:cs="Times New Roman"/>
      <w:b/>
      <w:sz w:val="28"/>
      <w:szCs w:val="28"/>
    </w:rPr>
  </w:style>
  <w:style w:type="paragraph" w:styleId="Heading2">
    <w:name w:val="heading 2"/>
    <w:basedOn w:val="ListParagraph"/>
    <w:link w:val="Heading2Char"/>
    <w:uiPriority w:val="9"/>
    <w:qFormat/>
    <w:rsid w:val="008B78C0"/>
    <w:pPr>
      <w:numPr>
        <w:ilvl w:val="1"/>
        <w:numId w:val="29"/>
      </w:numPr>
      <w:spacing w:before="100" w:beforeAutospacing="1" w:after="0" w:line="360" w:lineRule="auto"/>
      <w:outlineLvl w:val="1"/>
    </w:pPr>
    <w:rPr>
      <w:rFonts w:ascii="Times New Roman" w:hAnsi="Times New Roman" w:cs="Times New Roman"/>
      <w:b/>
      <w:sz w:val="24"/>
      <w:szCs w:val="24"/>
    </w:rPr>
  </w:style>
  <w:style w:type="paragraph" w:styleId="Heading3">
    <w:name w:val="heading 3"/>
    <w:basedOn w:val="ListParagraph"/>
    <w:next w:val="Normal"/>
    <w:link w:val="Heading3Char"/>
    <w:uiPriority w:val="9"/>
    <w:unhideWhenUsed/>
    <w:qFormat/>
    <w:rsid w:val="008B78C0"/>
    <w:pPr>
      <w:numPr>
        <w:ilvl w:val="2"/>
        <w:numId w:val="29"/>
      </w:numPr>
      <w:spacing w:before="100" w:beforeAutospacing="1" w:after="0" w:line="360" w:lineRule="auto"/>
      <w:outlineLvl w:val="2"/>
    </w:pPr>
    <w:rPr>
      <w:rFonts w:ascii="Times New Roman" w:hAnsi="Times New Roman" w:cs="Times New Roman"/>
      <w:b/>
      <w:sz w:val="24"/>
      <w:szCs w:val="24"/>
    </w:rPr>
  </w:style>
  <w:style w:type="paragraph" w:styleId="Heading4">
    <w:name w:val="heading 4"/>
    <w:basedOn w:val="ListParagraph"/>
    <w:next w:val="Normal"/>
    <w:link w:val="Heading4Char"/>
    <w:uiPriority w:val="9"/>
    <w:unhideWhenUsed/>
    <w:qFormat/>
    <w:rsid w:val="003E12CB"/>
    <w:pPr>
      <w:numPr>
        <w:ilvl w:val="3"/>
        <w:numId w:val="29"/>
      </w:numPr>
      <w:spacing w:before="100" w:beforeAutospacing="1" w:after="0" w:line="360" w:lineRule="auto"/>
      <w:outlineLvl w:val="3"/>
    </w:pPr>
    <w:rPr>
      <w:rFonts w:ascii="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5E75DE"/>
    <w:pPr>
      <w:keepNext/>
      <w:keepLines/>
      <w:numPr>
        <w:ilvl w:val="4"/>
        <w:numId w:val="2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E75DE"/>
    <w:pPr>
      <w:keepNext/>
      <w:keepLines/>
      <w:numPr>
        <w:ilvl w:val="5"/>
        <w:numId w:val="2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E75DE"/>
    <w:pPr>
      <w:keepNext/>
      <w:keepLines/>
      <w:numPr>
        <w:ilvl w:val="6"/>
        <w:numId w:val="2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E75DE"/>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E75DE"/>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6D"/>
    <w:rPr>
      <w:rFonts w:ascii="Times New Roman" w:hAnsi="Times New Roman" w:cs="Times New Roman"/>
      <w:b/>
      <w:sz w:val="28"/>
      <w:szCs w:val="28"/>
    </w:rPr>
  </w:style>
  <w:style w:type="paragraph" w:styleId="ListParagraph">
    <w:name w:val="List Paragraph"/>
    <w:basedOn w:val="Normal"/>
    <w:uiPriority w:val="34"/>
    <w:qFormat/>
    <w:rsid w:val="004D4755"/>
    <w:pPr>
      <w:ind w:left="720"/>
      <w:contextualSpacing/>
    </w:pPr>
  </w:style>
  <w:style w:type="character" w:customStyle="1" w:styleId="Heading2Char">
    <w:name w:val="Heading 2 Char"/>
    <w:basedOn w:val="DefaultParagraphFont"/>
    <w:link w:val="Heading2"/>
    <w:uiPriority w:val="9"/>
    <w:rsid w:val="008B78C0"/>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8B78C0"/>
    <w:rPr>
      <w:rFonts w:ascii="Times New Roman" w:hAnsi="Times New Roman" w:cs="Times New Roman"/>
      <w:b/>
      <w:sz w:val="24"/>
      <w:szCs w:val="24"/>
    </w:rPr>
  </w:style>
  <w:style w:type="character" w:customStyle="1" w:styleId="Heading4Char">
    <w:name w:val="Heading 4 Char"/>
    <w:basedOn w:val="DefaultParagraphFont"/>
    <w:link w:val="Heading4"/>
    <w:uiPriority w:val="9"/>
    <w:rsid w:val="003E12CB"/>
    <w:rPr>
      <w:rFonts w:ascii="Times New Roman" w:hAnsi="Times New Roman" w:cs="Times New Roman"/>
      <w:b/>
      <w:sz w:val="24"/>
      <w:szCs w:val="24"/>
    </w:rPr>
  </w:style>
  <w:style w:type="character" w:customStyle="1" w:styleId="Heading5Char">
    <w:name w:val="Heading 5 Char"/>
    <w:basedOn w:val="DefaultParagraphFont"/>
    <w:link w:val="Heading5"/>
    <w:uiPriority w:val="9"/>
    <w:semiHidden/>
    <w:rsid w:val="005E75D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E75D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E75D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E75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E75D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1002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00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02E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02E7"/>
    <w:rPr>
      <w:rFonts w:ascii="Courier New" w:eastAsia="Times New Roman" w:hAnsi="Courier New" w:cs="Courier New"/>
      <w:sz w:val="20"/>
      <w:szCs w:val="20"/>
    </w:rPr>
  </w:style>
  <w:style w:type="character" w:styleId="Hyperlink">
    <w:name w:val="Hyperlink"/>
    <w:basedOn w:val="DefaultParagraphFont"/>
    <w:uiPriority w:val="99"/>
    <w:unhideWhenUsed/>
    <w:rsid w:val="001002E7"/>
    <w:rPr>
      <w:color w:val="0000FF"/>
      <w:u w:val="single"/>
    </w:rPr>
  </w:style>
  <w:style w:type="character" w:styleId="Emphasis">
    <w:name w:val="Emphasis"/>
    <w:basedOn w:val="DefaultParagraphFont"/>
    <w:uiPriority w:val="20"/>
    <w:qFormat/>
    <w:rsid w:val="001002E7"/>
    <w:rPr>
      <w:i/>
      <w:iCs/>
    </w:rPr>
  </w:style>
  <w:style w:type="paragraph" w:styleId="Caption">
    <w:name w:val="caption"/>
    <w:basedOn w:val="Normal"/>
    <w:next w:val="Normal"/>
    <w:uiPriority w:val="35"/>
    <w:unhideWhenUsed/>
    <w:qFormat/>
    <w:rsid w:val="00F00C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A50B2"/>
    <w:rPr>
      <w:color w:val="808080"/>
    </w:rPr>
  </w:style>
  <w:style w:type="paragraph" w:styleId="TOCHeading">
    <w:name w:val="TOC Heading"/>
    <w:basedOn w:val="Heading1"/>
    <w:next w:val="Normal"/>
    <w:uiPriority w:val="39"/>
    <w:unhideWhenUsed/>
    <w:qFormat/>
    <w:rsid w:val="00701E2E"/>
    <w:pPr>
      <w:numPr>
        <w:numId w:val="0"/>
      </w:numPr>
      <w:outlineLvl w:val="9"/>
    </w:pPr>
  </w:style>
  <w:style w:type="paragraph" w:styleId="TOC1">
    <w:name w:val="toc 1"/>
    <w:basedOn w:val="Normal"/>
    <w:next w:val="Normal"/>
    <w:autoRedefine/>
    <w:uiPriority w:val="39"/>
    <w:unhideWhenUsed/>
    <w:rsid w:val="008B139E"/>
    <w:pPr>
      <w:spacing w:after="100"/>
    </w:pPr>
    <w:rPr>
      <w:rFonts w:ascii="Times New Roman" w:hAnsi="Times New Roman"/>
    </w:rPr>
  </w:style>
  <w:style w:type="paragraph" w:styleId="TOC2">
    <w:name w:val="toc 2"/>
    <w:basedOn w:val="Normal"/>
    <w:next w:val="Normal"/>
    <w:autoRedefine/>
    <w:uiPriority w:val="39"/>
    <w:unhideWhenUsed/>
    <w:rsid w:val="00C75546"/>
    <w:pPr>
      <w:spacing w:after="100"/>
      <w:ind w:left="220"/>
    </w:pPr>
    <w:rPr>
      <w:rFonts w:ascii="Times New Roman" w:hAnsi="Times New Roman"/>
    </w:rPr>
  </w:style>
  <w:style w:type="paragraph" w:customStyle="1" w:styleId="Textbody">
    <w:name w:val="Text body"/>
    <w:basedOn w:val="Normal"/>
    <w:rsid w:val="00F1355D"/>
    <w:pPr>
      <w:suppressAutoHyphens/>
      <w:spacing w:after="120" w:line="480" w:lineRule="auto"/>
    </w:pPr>
    <w:rPr>
      <w:rFonts w:ascii="Times New Roman" w:eastAsia="Times New Roman" w:hAnsi="Times New Roman" w:cs="Times New Roman"/>
      <w:kern w:val="1"/>
      <w:sz w:val="24"/>
      <w:szCs w:val="24"/>
      <w:lang w:val="en-GB" w:eastAsia="ar-SA"/>
    </w:rPr>
  </w:style>
  <w:style w:type="table" w:styleId="TableGrid">
    <w:name w:val="Table Grid"/>
    <w:basedOn w:val="TableNormal"/>
    <w:uiPriority w:val="39"/>
    <w:rsid w:val="00F13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F1355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7516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7516F"/>
    <w:rPr>
      <w:rFonts w:ascii="Times New Roman" w:hAnsi="Times New Roman" w:cs="Times New Roman"/>
      <w:sz w:val="18"/>
      <w:szCs w:val="18"/>
    </w:rPr>
  </w:style>
  <w:style w:type="paragraph" w:styleId="Header">
    <w:name w:val="header"/>
    <w:basedOn w:val="Normal"/>
    <w:link w:val="HeaderChar"/>
    <w:uiPriority w:val="99"/>
    <w:unhideWhenUsed/>
    <w:rsid w:val="009369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9A0"/>
  </w:style>
  <w:style w:type="paragraph" w:styleId="Footer">
    <w:name w:val="footer"/>
    <w:basedOn w:val="Normal"/>
    <w:link w:val="FooterChar"/>
    <w:uiPriority w:val="99"/>
    <w:unhideWhenUsed/>
    <w:rsid w:val="009369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9A0"/>
  </w:style>
  <w:style w:type="paragraph" w:customStyle="1" w:styleId="Figures">
    <w:name w:val="Figures"/>
    <w:basedOn w:val="Normal"/>
    <w:link w:val="FiguresChar"/>
    <w:autoRedefine/>
    <w:qFormat/>
    <w:rsid w:val="00D47230"/>
    <w:pPr>
      <w:jc w:val="center"/>
    </w:pPr>
    <w:rPr>
      <w:rFonts w:ascii="Times New Roman" w:hAnsi="Times New Roman"/>
      <w:b/>
      <w:sz w:val="24"/>
    </w:rPr>
  </w:style>
  <w:style w:type="character" w:customStyle="1" w:styleId="FiguresChar">
    <w:name w:val="Figures Char"/>
    <w:basedOn w:val="DefaultParagraphFont"/>
    <w:link w:val="Figures"/>
    <w:rsid w:val="00D47230"/>
    <w:rPr>
      <w:rFonts w:ascii="Times New Roman" w:hAnsi="Times New Roman"/>
      <w:b/>
      <w:sz w:val="24"/>
    </w:rPr>
  </w:style>
  <w:style w:type="paragraph" w:styleId="TableofFigures">
    <w:name w:val="table of figures"/>
    <w:basedOn w:val="Normal"/>
    <w:next w:val="Normal"/>
    <w:autoRedefine/>
    <w:uiPriority w:val="99"/>
    <w:unhideWhenUsed/>
    <w:rsid w:val="00725825"/>
    <w:pPr>
      <w:spacing w:after="0"/>
    </w:pPr>
    <w:rPr>
      <w:rFonts w:ascii="Times New Roman" w:hAnsi="Times New Roman"/>
      <w:sz w:val="24"/>
    </w:rPr>
  </w:style>
  <w:style w:type="character" w:styleId="FollowedHyperlink">
    <w:name w:val="FollowedHyperlink"/>
    <w:basedOn w:val="DefaultParagraphFont"/>
    <w:uiPriority w:val="99"/>
    <w:semiHidden/>
    <w:unhideWhenUsed/>
    <w:rsid w:val="007F2938"/>
    <w:rPr>
      <w:color w:val="954F72" w:themeColor="followedHyperlink"/>
      <w:u w:val="single"/>
    </w:rPr>
  </w:style>
  <w:style w:type="paragraph" w:customStyle="1" w:styleId="Default">
    <w:name w:val="Default"/>
    <w:qFormat/>
    <w:rsid w:val="002E0AB9"/>
    <w:pPr>
      <w:suppressAutoHyphens/>
      <w:spacing w:after="0" w:line="480" w:lineRule="auto"/>
    </w:pPr>
    <w:rPr>
      <w:rFonts w:ascii="Times New Roman" w:eastAsia="Times New Roman" w:hAnsi="Times New Roman" w:cs="Times New Roman"/>
      <w:kern w:val="1"/>
      <w:sz w:val="24"/>
      <w:szCs w:val="24"/>
      <w:lang w:val="en-GB" w:eastAsia="ar-SA"/>
    </w:rPr>
  </w:style>
  <w:style w:type="character" w:styleId="Strong">
    <w:name w:val="Strong"/>
    <w:basedOn w:val="DefaultParagraphFont"/>
    <w:uiPriority w:val="22"/>
    <w:qFormat/>
    <w:rsid w:val="00E7316D"/>
    <w:rPr>
      <w:b/>
      <w:bCs/>
    </w:rPr>
  </w:style>
  <w:style w:type="paragraph" w:styleId="TOC3">
    <w:name w:val="toc 3"/>
    <w:basedOn w:val="Normal"/>
    <w:next w:val="Normal"/>
    <w:autoRedefine/>
    <w:uiPriority w:val="39"/>
    <w:unhideWhenUsed/>
    <w:rsid w:val="00C75546"/>
    <w:pPr>
      <w:spacing w:after="100"/>
      <w:ind w:left="440"/>
    </w:pPr>
    <w:rPr>
      <w:rFonts w:ascii="Times New Roman" w:hAnsi="Times New Roman"/>
    </w:rPr>
  </w:style>
  <w:style w:type="paragraph" w:styleId="TOC4">
    <w:name w:val="toc 4"/>
    <w:basedOn w:val="Normal"/>
    <w:next w:val="Normal"/>
    <w:autoRedefine/>
    <w:uiPriority w:val="39"/>
    <w:unhideWhenUsed/>
    <w:rsid w:val="00C75546"/>
    <w:pPr>
      <w:spacing w:after="100"/>
      <w:ind w:left="660"/>
    </w:pPr>
    <w:rPr>
      <w:rFonts w:ascii="Times New Roman" w:eastAsiaTheme="minorEastAsia" w:hAnsi="Times New Roman"/>
    </w:rPr>
  </w:style>
  <w:style w:type="paragraph" w:styleId="TOC5">
    <w:name w:val="toc 5"/>
    <w:basedOn w:val="Normal"/>
    <w:next w:val="Normal"/>
    <w:autoRedefine/>
    <w:uiPriority w:val="39"/>
    <w:unhideWhenUsed/>
    <w:rsid w:val="00C75546"/>
    <w:pPr>
      <w:spacing w:after="100"/>
      <w:ind w:left="880"/>
    </w:pPr>
    <w:rPr>
      <w:rFonts w:ascii="Times New Roman" w:eastAsiaTheme="minorEastAsia" w:hAnsi="Times New Roman"/>
    </w:rPr>
  </w:style>
  <w:style w:type="paragraph" w:styleId="TOC6">
    <w:name w:val="toc 6"/>
    <w:basedOn w:val="Normal"/>
    <w:next w:val="Normal"/>
    <w:autoRedefine/>
    <w:uiPriority w:val="39"/>
    <w:unhideWhenUsed/>
    <w:rsid w:val="00C75546"/>
    <w:pPr>
      <w:spacing w:after="100"/>
      <w:ind w:left="1100"/>
    </w:pPr>
    <w:rPr>
      <w:rFonts w:ascii="Times New Roman" w:eastAsiaTheme="minorEastAsia" w:hAnsi="Times New Roman"/>
    </w:rPr>
  </w:style>
  <w:style w:type="paragraph" w:styleId="TOC7">
    <w:name w:val="toc 7"/>
    <w:basedOn w:val="Normal"/>
    <w:next w:val="Normal"/>
    <w:autoRedefine/>
    <w:uiPriority w:val="39"/>
    <w:unhideWhenUsed/>
    <w:rsid w:val="00C75546"/>
    <w:pPr>
      <w:spacing w:after="100"/>
      <w:ind w:left="1320"/>
    </w:pPr>
    <w:rPr>
      <w:rFonts w:ascii="Times New Roman" w:eastAsiaTheme="minorEastAsia" w:hAnsi="Times New Roman"/>
    </w:rPr>
  </w:style>
  <w:style w:type="paragraph" w:styleId="TOC8">
    <w:name w:val="toc 8"/>
    <w:basedOn w:val="Normal"/>
    <w:next w:val="Normal"/>
    <w:autoRedefine/>
    <w:uiPriority w:val="39"/>
    <w:unhideWhenUsed/>
    <w:rsid w:val="00C75546"/>
    <w:pPr>
      <w:spacing w:after="100"/>
      <w:ind w:left="1540"/>
    </w:pPr>
    <w:rPr>
      <w:rFonts w:ascii="Times New Roman" w:eastAsiaTheme="minorEastAsia" w:hAnsi="Times New Roman"/>
    </w:rPr>
  </w:style>
  <w:style w:type="paragraph" w:styleId="TOC9">
    <w:name w:val="toc 9"/>
    <w:basedOn w:val="Normal"/>
    <w:next w:val="Normal"/>
    <w:autoRedefine/>
    <w:uiPriority w:val="39"/>
    <w:unhideWhenUsed/>
    <w:rsid w:val="00C75546"/>
    <w:pPr>
      <w:spacing w:after="100"/>
      <w:ind w:left="1760"/>
    </w:pPr>
    <w:rPr>
      <w:rFonts w:ascii="Times New Roman" w:eastAsiaTheme="minorEastAsia" w:hAnsi="Times New Roman"/>
    </w:rPr>
  </w:style>
  <w:style w:type="character" w:styleId="CommentReference">
    <w:name w:val="annotation reference"/>
    <w:basedOn w:val="DefaultParagraphFont"/>
    <w:uiPriority w:val="99"/>
    <w:semiHidden/>
    <w:unhideWhenUsed/>
    <w:rsid w:val="00D7604C"/>
    <w:rPr>
      <w:sz w:val="16"/>
      <w:szCs w:val="16"/>
    </w:rPr>
  </w:style>
  <w:style w:type="paragraph" w:styleId="CommentText">
    <w:name w:val="annotation text"/>
    <w:basedOn w:val="Normal"/>
    <w:link w:val="CommentTextChar"/>
    <w:uiPriority w:val="99"/>
    <w:semiHidden/>
    <w:unhideWhenUsed/>
    <w:rsid w:val="00D7604C"/>
    <w:pPr>
      <w:spacing w:line="240" w:lineRule="auto"/>
    </w:pPr>
    <w:rPr>
      <w:sz w:val="20"/>
      <w:szCs w:val="20"/>
    </w:rPr>
  </w:style>
  <w:style w:type="character" w:customStyle="1" w:styleId="CommentTextChar">
    <w:name w:val="Comment Text Char"/>
    <w:basedOn w:val="DefaultParagraphFont"/>
    <w:link w:val="CommentText"/>
    <w:uiPriority w:val="99"/>
    <w:semiHidden/>
    <w:rsid w:val="00D7604C"/>
    <w:rPr>
      <w:sz w:val="20"/>
      <w:szCs w:val="20"/>
    </w:rPr>
  </w:style>
  <w:style w:type="paragraph" w:styleId="CommentSubject">
    <w:name w:val="annotation subject"/>
    <w:basedOn w:val="CommentText"/>
    <w:next w:val="CommentText"/>
    <w:link w:val="CommentSubjectChar"/>
    <w:uiPriority w:val="99"/>
    <w:semiHidden/>
    <w:unhideWhenUsed/>
    <w:rsid w:val="00D7604C"/>
    <w:rPr>
      <w:b/>
      <w:bCs/>
    </w:rPr>
  </w:style>
  <w:style w:type="character" w:customStyle="1" w:styleId="CommentSubjectChar">
    <w:name w:val="Comment Subject Char"/>
    <w:basedOn w:val="CommentTextChar"/>
    <w:link w:val="CommentSubject"/>
    <w:uiPriority w:val="99"/>
    <w:semiHidden/>
    <w:rsid w:val="00D7604C"/>
    <w:rPr>
      <w:b/>
      <w:bCs/>
      <w:sz w:val="20"/>
      <w:szCs w:val="20"/>
    </w:rPr>
  </w:style>
  <w:style w:type="character" w:customStyle="1" w:styleId="UnresolvedMention">
    <w:name w:val="Unresolved Mention"/>
    <w:basedOn w:val="DefaultParagraphFont"/>
    <w:uiPriority w:val="99"/>
    <w:semiHidden/>
    <w:unhideWhenUsed/>
    <w:rsid w:val="0067116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710738">
      <w:bodyDiv w:val="1"/>
      <w:marLeft w:val="0"/>
      <w:marRight w:val="0"/>
      <w:marTop w:val="0"/>
      <w:marBottom w:val="0"/>
      <w:divBdr>
        <w:top w:val="none" w:sz="0" w:space="0" w:color="auto"/>
        <w:left w:val="none" w:sz="0" w:space="0" w:color="auto"/>
        <w:bottom w:val="none" w:sz="0" w:space="0" w:color="auto"/>
        <w:right w:val="none" w:sz="0" w:space="0" w:color="auto"/>
      </w:divBdr>
    </w:div>
    <w:div w:id="1024331763">
      <w:bodyDiv w:val="1"/>
      <w:marLeft w:val="0"/>
      <w:marRight w:val="0"/>
      <w:marTop w:val="0"/>
      <w:marBottom w:val="0"/>
      <w:divBdr>
        <w:top w:val="none" w:sz="0" w:space="0" w:color="auto"/>
        <w:left w:val="none" w:sz="0" w:space="0" w:color="auto"/>
        <w:bottom w:val="none" w:sz="0" w:space="0" w:color="auto"/>
        <w:right w:val="none" w:sz="0" w:space="0" w:color="auto"/>
      </w:divBdr>
    </w:div>
    <w:div w:id="1047222086">
      <w:bodyDiv w:val="1"/>
      <w:marLeft w:val="0"/>
      <w:marRight w:val="0"/>
      <w:marTop w:val="0"/>
      <w:marBottom w:val="0"/>
      <w:divBdr>
        <w:top w:val="none" w:sz="0" w:space="0" w:color="auto"/>
        <w:left w:val="none" w:sz="0" w:space="0" w:color="auto"/>
        <w:bottom w:val="none" w:sz="0" w:space="0" w:color="auto"/>
        <w:right w:val="none" w:sz="0" w:space="0" w:color="auto"/>
      </w:divBdr>
    </w:div>
    <w:div w:id="1696076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io-bwa.sourceforge.net/" TargetMode="External"/><Relationship Id="rId18" Type="http://schemas.openxmlformats.org/officeDocument/2006/relationships/hyperlink" Target="http://sysbio.rnet.missouri.edu/bdm_download/GenomeFlow/hg19_genome/" TargetMode="External"/><Relationship Id="rId26" Type="http://schemas.openxmlformats.org/officeDocument/2006/relationships/hyperlink" Target="http://sysbio.rnet.missouri.edu/bdm_download/GenomeFlow/MiSeq_GM12878/bowtie2_align_Miseq/" TargetMode="External"/><Relationship Id="rId39" Type="http://schemas.openxmlformats.org/officeDocument/2006/relationships/hyperlink" Target="http://sysbio.rnet.missouri.edu/bdm_download/GenomeFlow/GM06990/bowtie2_mapped.filtered.bam" TargetMode="External"/><Relationship Id="rId21" Type="http://schemas.openxmlformats.org/officeDocument/2006/relationships/hyperlink" Target="http://bowtie-bio.sourceforge.net/bowtie2/manual.shtml" TargetMode="External"/><Relationship Id="rId34" Type="http://schemas.openxmlformats.org/officeDocument/2006/relationships/hyperlink" Target="http://sysbio.rnet.missouri.edu/bdm_download/GenomeFlow/MiSeq_GM12878/bwa_align_Miseq/" TargetMode="External"/><Relationship Id="rId42" Type="http://schemas.openxmlformats.org/officeDocument/2006/relationships/hyperlink" Target="http://samtools.github.io/hts-specs/SAMv1.pdf" TargetMode="External"/><Relationship Id="rId47" Type="http://schemas.openxmlformats.org/officeDocument/2006/relationships/hyperlink" Target="http://sysbio.rnet.missouri.edu/bdm_download/GenomeFlow/MiSeq_GM12878/GenomeFlow_Miseq_formatted.bowtie2.input" TargetMode="External"/><Relationship Id="rId50" Type="http://schemas.openxmlformats.org/officeDocument/2006/relationships/hyperlink" Target="http://sysbio.rnet.missouri.edu/bdm_download/GenomeFlow/GM06990/GenomeFlow_formatted.bwa.input" TargetMode="External"/><Relationship Id="rId55" Type="http://schemas.openxmlformats.org/officeDocument/2006/relationships/hyperlink" Target="http://sysbio.rnet.missouri.edu/bdm_download/GenomeFlow/MiSeq_GM12878/GenomeFlow_Miseq_formatted.bowtie2.input" TargetMode="External"/><Relationship Id="rId63" Type="http://schemas.openxmlformats.org/officeDocument/2006/relationships/hyperlink" Target="http://sysbio.rnet.missouri.edu/bdm_download/GenomeFlow/GM06990/" TargetMode="External"/><Relationship Id="rId68" Type="http://schemas.openxmlformats.org/officeDocument/2006/relationships/hyperlink" Target="https://www.encodeproject.org/files/ENCFF219YOB/@@download/ENCFF219YOB.hic" TargetMode="External"/><Relationship Id="rId76" Type="http://schemas.openxmlformats.org/officeDocument/2006/relationships/image" Target="media/image13.png"/><Relationship Id="rId84"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en.wikipedia.org/wiki/FASTA" TargetMode="External"/><Relationship Id="rId29" Type="http://schemas.openxmlformats.org/officeDocument/2006/relationships/hyperlink" Target="http://sysbio.rnet.missouri.edu/bdm_download/GenomeFlow/GM06990/bwa_align/" TargetMode="External"/><Relationship Id="rId11" Type="http://schemas.openxmlformats.org/officeDocument/2006/relationships/hyperlink" Target="http://www.cygwin.com/" TargetMode="External"/><Relationship Id="rId24" Type="http://schemas.openxmlformats.org/officeDocument/2006/relationships/hyperlink" Target="http://sysbio.rnet.missouri.edu/bdm_download/GenomeFlow/GM06990/GM06990_Data/" TargetMode="External"/><Relationship Id="rId32" Type="http://schemas.openxmlformats.org/officeDocument/2006/relationships/hyperlink" Target="http://bowtie-bio.sourceforge.net/bowtie2/manual.shtml" TargetMode="External"/><Relationship Id="rId37" Type="http://schemas.openxmlformats.org/officeDocument/2006/relationships/hyperlink" Target="http://sysbio.rnet.missouri.edu/bdm_download/GenomeFlow/MiSeq_GM12878/bowtie2_Miseq_mapped.filtered.bam" TargetMode="External"/><Relationship Id="rId40" Type="http://schemas.openxmlformats.org/officeDocument/2006/relationships/hyperlink" Target="http://sysbio.rnet.missouri.edu/bdm_download/GenomeFlow/GM06990/bwa_mapped.filtered.bam" TargetMode="External"/><Relationship Id="rId45" Type="http://schemas.openxmlformats.org/officeDocument/2006/relationships/hyperlink" Target="http://sysbio.rnet.missouri.edu/bdm_download/GenomeFlow/GM06990/bowtie2_mapped.filtered.bam" TargetMode="External"/><Relationship Id="rId53" Type="http://schemas.openxmlformats.org/officeDocument/2006/relationships/hyperlink" Target="http://sysbio.rnet.missouri.edu/bdm_download/GenomeFlow/MiSeq_GM12878/MiSeq_GM12878_Data/" TargetMode="External"/><Relationship Id="rId58" Type="http://schemas.openxmlformats.org/officeDocument/2006/relationships/hyperlink" Target="http://sysbio.rnet.missouri.edu/bdm_download/GenomeFlow/GM06990/GenomeFlow_formatted.bwa.input" TargetMode="External"/><Relationship Id="rId66" Type="http://schemas.openxmlformats.org/officeDocument/2006/relationships/hyperlink" Target="https://github.com/4dn-dcic/pairix/blob/master/pairs_format_specification.md" TargetMode="External"/><Relationship Id="rId74" Type="http://schemas.openxmlformats.org/officeDocument/2006/relationships/image" Target="media/image11.png"/><Relationship Id="rId79" Type="http://schemas.openxmlformats.org/officeDocument/2006/relationships/image" Target="media/image15.png"/><Relationship Id="rId87"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bowtie-bio.sourceforge.net/bowtie2/manual.shtml" TargetMode="External"/><Relationship Id="rId82" Type="http://schemas.openxmlformats.org/officeDocument/2006/relationships/hyperlink" Target="http://software.broadinstitute.org/cancer/software/genepattern/file-formats-guide"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tecadmin.net/install-oracle-java-8-jdk-8-ubuntu-via-ppa/" TargetMode="External"/><Relationship Id="rId14" Type="http://schemas.openxmlformats.org/officeDocument/2006/relationships/hyperlink" Target="http://samtools.sourceforge.net/" TargetMode="External"/><Relationship Id="rId22" Type="http://schemas.openxmlformats.org/officeDocument/2006/relationships/hyperlink" Target="https://en.wikipedia.org/wiki/FASTQ_format" TargetMode="External"/><Relationship Id="rId27" Type="http://schemas.openxmlformats.org/officeDocument/2006/relationships/hyperlink" Target="http://sysbio.rnet.missouri.edu/bdm_download/GenomeFlow/MiSeq_GM12878/bwa_align_Miseq/" TargetMode="External"/><Relationship Id="rId30" Type="http://schemas.openxmlformats.org/officeDocument/2006/relationships/image" Target="media/image2.png"/><Relationship Id="rId35" Type="http://schemas.openxmlformats.org/officeDocument/2006/relationships/hyperlink" Target="http://sysbio.rnet.missouri.edu/bdm_download/GenomeFlow/GM06990/bowtie2_align/" TargetMode="External"/><Relationship Id="rId43" Type="http://schemas.openxmlformats.org/officeDocument/2006/relationships/hyperlink" Target="http://sysbio.rnet.missouri.edu/bdm_download/GenomeFlow/MiSeq_GM12878/bowtie2_Miseq_mapped.filtered.bam" TargetMode="External"/><Relationship Id="rId48" Type="http://schemas.openxmlformats.org/officeDocument/2006/relationships/hyperlink" Target="http://sysbio.rnet.missouri.edu/bdm_download/GenomeFlow/MiSeq_GM12878/GenomeFlow_Miseq_formatted.bwa.input" TargetMode="External"/><Relationship Id="rId56" Type="http://schemas.openxmlformats.org/officeDocument/2006/relationships/hyperlink" Target="http://sysbio.rnet.missouri.edu/bdm_download/GenomeFlow/MiSeq_GM12878/GenomeFlow_Miseq_formatted.bwa.input" TargetMode="External"/><Relationship Id="rId64" Type="http://schemas.openxmlformats.org/officeDocument/2006/relationships/hyperlink" Target="http://sysbio.rnet.missouri.edu/bdm_download/GenomeFlow/GM06990/" TargetMode="External"/><Relationship Id="rId69" Type="http://schemas.openxmlformats.org/officeDocument/2006/relationships/image" Target="media/image7.png"/><Relationship Id="rId77" Type="http://schemas.openxmlformats.org/officeDocument/2006/relationships/image" Target="media/image14.png"/><Relationship Id="rId8" Type="http://schemas.openxmlformats.org/officeDocument/2006/relationships/hyperlink" Target="https://github.com/jianlin-cheng/GenomeFlow/releases" TargetMode="External"/><Relationship Id="rId51" Type="http://schemas.openxmlformats.org/officeDocument/2006/relationships/image" Target="media/image4.png"/><Relationship Id="rId72" Type="http://schemas.openxmlformats.org/officeDocument/2006/relationships/hyperlink" Target="http://chromosome.sdsc.edu/mouse/hi-c/download.html" TargetMode="External"/><Relationship Id="rId80" Type="http://schemas.openxmlformats.org/officeDocument/2006/relationships/image" Target="media/image1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bowtie-bio.sourceforge.net/index.shtml" TargetMode="External"/><Relationship Id="rId17" Type="http://schemas.openxmlformats.org/officeDocument/2006/relationships/hyperlink" Target="http://sysbio.rnet.missouri.edu/bdm_download/GenomeFlow/hg19_genome/hg19_genome_FASTA/" TargetMode="External"/><Relationship Id="rId25" Type="http://schemas.openxmlformats.org/officeDocument/2006/relationships/hyperlink" Target="http://samtools.sourceforge.net/" TargetMode="External"/><Relationship Id="rId33" Type="http://schemas.openxmlformats.org/officeDocument/2006/relationships/hyperlink" Target="http://samtools.sourceforge.net/" TargetMode="External"/><Relationship Id="rId38" Type="http://schemas.openxmlformats.org/officeDocument/2006/relationships/hyperlink" Target="http://sysbio.rnet.missouri.edu/bdm_download/GenomeFlow/MiSeq_GM12878/bwa_Miseq_mapped.filtered.bam" TargetMode="External"/><Relationship Id="rId46" Type="http://schemas.openxmlformats.org/officeDocument/2006/relationships/hyperlink" Target="http://sysbio.rnet.missouri.edu/bdm_download/GenomeFlow/GM06990/bwa_mapped.filtered.bam" TargetMode="External"/><Relationship Id="rId59" Type="http://schemas.openxmlformats.org/officeDocument/2006/relationships/image" Target="media/image5.png"/><Relationship Id="rId67" Type="http://schemas.openxmlformats.org/officeDocument/2006/relationships/image" Target="media/image6.png"/><Relationship Id="rId20" Type="http://schemas.openxmlformats.org/officeDocument/2006/relationships/hyperlink" Target="http://bio-bwa.sourceforge.net/bwa.shtml" TargetMode="External"/><Relationship Id="rId41" Type="http://schemas.openxmlformats.org/officeDocument/2006/relationships/image" Target="media/image3.png"/><Relationship Id="rId54" Type="http://schemas.openxmlformats.org/officeDocument/2006/relationships/hyperlink" Target="http://sysbio.rnet.missouri.edu/bdm_download/GenomeFlow/GM06990/GM06990_Data/" TargetMode="External"/><Relationship Id="rId62" Type="http://schemas.openxmlformats.org/officeDocument/2006/relationships/hyperlink" Target="http://samtools.github.io/hts-specs/SAMv1.pdf" TargetMode="External"/><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ysbio.rnet.missouri.edu/bdm_download/GenomeFlow/External_Tools/" TargetMode="External"/><Relationship Id="rId23" Type="http://schemas.openxmlformats.org/officeDocument/2006/relationships/hyperlink" Target="http://sysbio.rnet.missouri.edu/bdm_download/GenomeFlow/MiSeq_GM12878/MiSeq_GM12878_Data/" TargetMode="External"/><Relationship Id="rId28" Type="http://schemas.openxmlformats.org/officeDocument/2006/relationships/hyperlink" Target="http://sysbio.rnet.missouri.edu/bdm_download/GenomeFlow/GM06990/bowtie2_align/" TargetMode="External"/><Relationship Id="rId36" Type="http://schemas.openxmlformats.org/officeDocument/2006/relationships/hyperlink" Target="http://sysbio.rnet.missouri.edu/bdm_download/GenomeFlow/GM06990/bwa_align/" TargetMode="External"/><Relationship Id="rId49" Type="http://schemas.openxmlformats.org/officeDocument/2006/relationships/hyperlink" Target="http://sysbio.rnet.missouri.edu/bdm_download/GenomeFlow/GM06990/GenomeFlow_formatted.bowtie2.input" TargetMode="External"/><Relationship Id="rId57" Type="http://schemas.openxmlformats.org/officeDocument/2006/relationships/hyperlink" Target="http://sysbio.rnet.missouri.edu/bdm_download/GenomeFlow/GM06990/GenomeFlow_formatted.bowtie2.input" TargetMode="External"/><Relationship Id="rId10" Type="http://schemas.openxmlformats.org/officeDocument/2006/relationships/hyperlink" Target="http://java.com/en/download/help/sysreq.xml" TargetMode="External"/><Relationship Id="rId31" Type="http://schemas.openxmlformats.org/officeDocument/2006/relationships/hyperlink" Target="http://bio-bwa.sourceforge.net/bwa.shtml" TargetMode="External"/><Relationship Id="rId44" Type="http://schemas.openxmlformats.org/officeDocument/2006/relationships/hyperlink" Target="http://sysbio.rnet.missouri.edu/bdm_download/GenomeFlow/MiSeq_GM12878/bwa_Miseq_mapped.filtered.bam" TargetMode="External"/><Relationship Id="rId52" Type="http://schemas.openxmlformats.org/officeDocument/2006/relationships/hyperlink" Target="https://en.wikipedia.org/wiki/FASTQ_format" TargetMode="External"/><Relationship Id="rId60" Type="http://schemas.openxmlformats.org/officeDocument/2006/relationships/hyperlink" Target="http://bio-bwa.sourceforge.net/bwa.shtml" TargetMode="External"/><Relationship Id="rId65" Type="http://schemas.openxmlformats.org/officeDocument/2006/relationships/hyperlink" Target="https://github.com/theaidenlab/juicer" TargetMode="External"/><Relationship Id="rId73" Type="http://schemas.openxmlformats.org/officeDocument/2006/relationships/image" Target="media/image10.png"/><Relationship Id="rId78" Type="http://schemas.openxmlformats.org/officeDocument/2006/relationships/hyperlink" Target="https://github.com/jianlin-cheng/GenomeFlow/wiki/Data-Format" TargetMode="External"/><Relationship Id="rId81" Type="http://schemas.openxmlformats.org/officeDocument/2006/relationships/image" Target="media/image1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AD110-391A-4189-B03B-C5996313B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53</Pages>
  <Words>9709</Words>
  <Characters>55347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Trieu, Tuan Anh (MU-Student)</dc:creator>
  <cp:keywords/>
  <dc:description/>
  <cp:lastModifiedBy>oeow39</cp:lastModifiedBy>
  <cp:revision>48</cp:revision>
  <cp:lastPrinted>2018-02-15T03:31:00Z</cp:lastPrinted>
  <dcterms:created xsi:type="dcterms:W3CDTF">2018-04-02T17:36:00Z</dcterms:created>
  <dcterms:modified xsi:type="dcterms:W3CDTF">2018-04-03T23:10:00Z</dcterms:modified>
</cp:coreProperties>
</file>